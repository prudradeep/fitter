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22A8" w14:textId="77777777" w:rsidR="00ED5CC3" w:rsidRPr="008B7999" w:rsidRDefault="00ED5CC3" w:rsidP="00ED5CC3">
      <w:pPr>
        <w:rPr>
          <w:lang w:val="en-GB"/>
        </w:rPr>
      </w:pPr>
    </w:p>
    <w:p w14:paraId="3FD06F42" w14:textId="77777777" w:rsidR="00ED5CC3" w:rsidRPr="008B7999" w:rsidRDefault="00ED5CC3" w:rsidP="00ED5CC3">
      <w:pPr>
        <w:rPr>
          <w:lang w:val="en-GB"/>
        </w:rPr>
      </w:pPr>
    </w:p>
    <w:p w14:paraId="3A4903DB" w14:textId="77777777" w:rsidR="00ED5CC3" w:rsidRPr="008B7999" w:rsidRDefault="00ED5CC3" w:rsidP="00ED5CC3">
      <w:pPr>
        <w:jc w:val="center"/>
        <w:rPr>
          <w:lang w:val="en-GB"/>
        </w:rPr>
      </w:pPr>
      <w:r w:rsidRPr="008B7999">
        <w:rPr>
          <w:noProof/>
          <w:lang w:val="en-GB"/>
        </w:rPr>
        <w:drawing>
          <wp:inline distT="0" distB="0" distL="0" distR="0" wp14:anchorId="26EF4530" wp14:editId="443E12C3">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1E25A9F9" w14:textId="77777777" w:rsidR="00ED5CC3" w:rsidRPr="008B7999" w:rsidRDefault="00ED5CC3" w:rsidP="00ED5CC3">
      <w:pPr>
        <w:rPr>
          <w:lang w:val="en-GB"/>
        </w:rPr>
      </w:pPr>
    </w:p>
    <w:p w14:paraId="25F67EE4" w14:textId="77777777" w:rsidR="00ED5CC3" w:rsidRPr="008B7999" w:rsidRDefault="00ED5CC3" w:rsidP="00ED5CC3">
      <w:pPr>
        <w:rPr>
          <w:lang w:val="en-GB"/>
        </w:rPr>
      </w:pPr>
    </w:p>
    <w:p w14:paraId="7C6EA49A" w14:textId="77777777" w:rsidR="00ED5CC3" w:rsidRPr="008B7999" w:rsidRDefault="00ED5CC3" w:rsidP="00ED5CC3">
      <w:pPr>
        <w:rPr>
          <w:lang w:val="en-GB"/>
        </w:rPr>
      </w:pPr>
    </w:p>
    <w:p w14:paraId="3BAD957E" w14:textId="7921A308" w:rsidR="00ED5CC3" w:rsidRPr="008B7999" w:rsidRDefault="008D4155" w:rsidP="00ED5CC3">
      <w:pPr>
        <w:rPr>
          <w:lang w:val="en-GB"/>
        </w:rPr>
      </w:pPr>
      <w:r>
        <w:rPr>
          <w:noProof/>
        </w:rPr>
        <mc:AlternateContent>
          <mc:Choice Requires="wps">
            <w:drawing>
              <wp:anchor distT="0" distB="0" distL="114300" distR="114300" simplePos="0" relativeHeight="251660288" behindDoc="0" locked="0" layoutInCell="1" allowOverlap="1" wp14:anchorId="4F3C7906" wp14:editId="473FE42E">
                <wp:simplePos x="0" y="0"/>
                <wp:positionH relativeFrom="column">
                  <wp:posOffset>7620</wp:posOffset>
                </wp:positionH>
                <wp:positionV relativeFrom="paragraph">
                  <wp:posOffset>255270</wp:posOffset>
                </wp:positionV>
                <wp:extent cx="6004560" cy="635"/>
                <wp:effectExtent l="0" t="38100" r="34290" b="37465"/>
                <wp:wrapNone/>
                <wp:docPr id="44057606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01C20427">
                <v:path fillok="f" arrowok="t" o:connecttype="none"/>
                <o:lock v:ext="edit" shapetype="t"/>
              </v:shapetype>
              <v:shape id="Straight Arrow Connector 1"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a2f40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14:paraId="0D4CCBD5" w14:textId="77777777" w:rsidR="00ED5CC3" w:rsidRPr="008B7999" w:rsidRDefault="00ED5CC3" w:rsidP="00ED5CC3">
      <w:pPr>
        <w:rPr>
          <w:lang w:val="en-GB"/>
        </w:rPr>
      </w:pPr>
    </w:p>
    <w:p w14:paraId="563461AD" w14:textId="77777777" w:rsidR="00ED5CC3" w:rsidRPr="008B7999" w:rsidRDefault="00ED5CC3" w:rsidP="00ED5CC3">
      <w:pPr>
        <w:rPr>
          <w:lang w:val="en-GB"/>
        </w:rPr>
      </w:pPr>
    </w:p>
    <w:p w14:paraId="329405A3" w14:textId="77777777" w:rsidR="00ED5CC3" w:rsidRPr="008B7999" w:rsidRDefault="00ED5CC3" w:rsidP="00ED5CC3">
      <w:pPr>
        <w:rPr>
          <w:lang w:val="en-GB"/>
        </w:rPr>
      </w:pPr>
    </w:p>
    <w:p w14:paraId="73A9053E" w14:textId="77777777" w:rsidR="00ED5CC3" w:rsidRPr="008B7999" w:rsidRDefault="00ED5CC3" w:rsidP="00ED5CC3">
      <w:pPr>
        <w:rPr>
          <w:lang w:val="en-GB"/>
        </w:rPr>
      </w:pPr>
    </w:p>
    <w:p w14:paraId="363B2338" w14:textId="42E98749" w:rsidR="00ED5CC3" w:rsidRPr="008B7999" w:rsidRDefault="00ED5CC3" w:rsidP="00ED5CC3">
      <w:pPr>
        <w:pStyle w:val="NormalWeb"/>
        <w:tabs>
          <w:tab w:val="left" w:pos="9090"/>
        </w:tabs>
        <w:ind w:left="-90" w:right="-18"/>
        <w:jc w:val="center"/>
        <w:rPr>
          <w:rFonts w:ascii="Calibri" w:hAnsi="Calibri" w:cs="Calibri"/>
          <w:b/>
          <w:bCs/>
          <w:color w:val="0A2F41" w:themeColor="accent1" w:themeShade="80"/>
          <w:sz w:val="52"/>
          <w:szCs w:val="52"/>
          <w:lang w:val="en-GB"/>
        </w:rPr>
      </w:pPr>
      <w:r>
        <w:rPr>
          <w:rFonts w:ascii="Calibri" w:hAnsi="Calibri" w:cs="Calibri"/>
          <w:b/>
          <w:bCs/>
          <w:color w:val="0A2F41" w:themeColor="accent1" w:themeShade="80"/>
          <w:sz w:val="52"/>
          <w:szCs w:val="52"/>
          <w:lang w:val="en-GB"/>
        </w:rPr>
        <w:t>National Case Study: Energy Sector</w:t>
      </w:r>
    </w:p>
    <w:p w14:paraId="15C2F363" w14:textId="0F07334C" w:rsidR="00ED5CC3" w:rsidRPr="00ED5CC3" w:rsidRDefault="005035BE" w:rsidP="00ED5CC3">
      <w:pPr>
        <w:pStyle w:val="Subtitle"/>
        <w:ind w:right="369"/>
        <w:jc w:val="center"/>
        <w:rPr>
          <w:rFonts w:ascii="Calibri" w:hAnsi="Calibri" w:cs="Calibri"/>
          <w:color w:val="80340D" w:themeColor="accent2" w:themeShade="80"/>
          <w:lang w:val="en-GB"/>
        </w:rPr>
      </w:pPr>
      <w:r>
        <w:rPr>
          <w:rFonts w:ascii="Calibri" w:hAnsi="Calibri" w:cs="Calibri"/>
          <w:color w:val="80340D" w:themeColor="accent2" w:themeShade="80"/>
          <w:lang w:val="en-GB"/>
        </w:rPr>
        <w:t>Hungary</w:t>
      </w:r>
    </w:p>
    <w:p w14:paraId="72FFE0D9" w14:textId="5BB4D4F9" w:rsidR="00ED5CC3" w:rsidRPr="005035BE" w:rsidRDefault="005035BE" w:rsidP="00ED5CC3">
      <w:pPr>
        <w:pStyle w:val="Title"/>
        <w:tabs>
          <w:tab w:val="center" w:pos="4819"/>
          <w:tab w:val="right" w:pos="9720"/>
        </w:tabs>
        <w:ind w:left="-90" w:right="-41"/>
        <w:jc w:val="center"/>
        <w:rPr>
          <w:rFonts w:ascii="Calibri" w:eastAsia="Roboto Medium" w:hAnsi="Calibri" w:cs="Calibri"/>
          <w:b/>
          <w:sz w:val="40"/>
          <w:szCs w:val="40"/>
          <w:lang w:val="hu-HU"/>
        </w:rPr>
      </w:pPr>
      <w:r>
        <w:rPr>
          <w:rFonts w:ascii="Calibri" w:eastAsia="Roboto Medium" w:hAnsi="Calibri" w:cs="Calibri"/>
          <w:sz w:val="40"/>
          <w:szCs w:val="40"/>
          <w:lang w:val="hu-HU"/>
        </w:rPr>
        <w:t>Kitti Solti-Kerekes, SFC</w:t>
      </w:r>
    </w:p>
    <w:p w14:paraId="5D61D466" w14:textId="77777777" w:rsidR="00ED5CC3" w:rsidRPr="008B7999" w:rsidRDefault="00ED5CC3" w:rsidP="00ED5CC3">
      <w:pPr>
        <w:rPr>
          <w:lang w:val="en-GB" w:eastAsia="en-GB"/>
        </w:rPr>
      </w:pPr>
    </w:p>
    <w:p w14:paraId="0D1E38BB" w14:textId="77777777" w:rsidR="00ED5CC3" w:rsidRPr="008B7999" w:rsidRDefault="00ED5CC3" w:rsidP="00ED5CC3">
      <w:pPr>
        <w:rPr>
          <w:lang w:val="en-GB" w:eastAsia="en-GB"/>
        </w:rPr>
      </w:pPr>
    </w:p>
    <w:p w14:paraId="5B731215" w14:textId="77777777" w:rsidR="00ED5CC3" w:rsidRPr="008B7999" w:rsidRDefault="00ED5CC3" w:rsidP="00ED5CC3">
      <w:pPr>
        <w:rPr>
          <w:lang w:val="en-GB"/>
        </w:rPr>
      </w:pPr>
    </w:p>
    <w:p w14:paraId="688999A6" w14:textId="77777777" w:rsidR="00ED5CC3" w:rsidRPr="008B7999" w:rsidRDefault="00ED5CC3" w:rsidP="00ED5CC3">
      <w:pPr>
        <w:rPr>
          <w:lang w:val="en-GB"/>
        </w:rPr>
      </w:pPr>
    </w:p>
    <w:p w14:paraId="01D87656" w14:textId="77777777" w:rsidR="00ED5CC3" w:rsidRPr="008B7999" w:rsidRDefault="00ED5CC3" w:rsidP="00ED5CC3">
      <w:pPr>
        <w:rPr>
          <w:color w:val="002060"/>
          <w:lang w:val="en-GB"/>
        </w:rPr>
      </w:pPr>
    </w:p>
    <w:p w14:paraId="68406C79" w14:textId="77777777" w:rsidR="00ED5CC3" w:rsidRPr="008B7999" w:rsidRDefault="00ED5CC3" w:rsidP="00ED5CC3">
      <w:pPr>
        <w:rPr>
          <w:color w:val="002060"/>
          <w:sz w:val="18"/>
          <w:szCs w:val="18"/>
          <w:lang w:val="en-GB"/>
        </w:rPr>
      </w:pPr>
      <w:r w:rsidRPr="008B7999">
        <w:rPr>
          <w:noProof/>
          <w:sz w:val="18"/>
          <w:szCs w:val="18"/>
          <w:lang w:val="en-GB"/>
        </w:rPr>
        <w:drawing>
          <wp:anchor distT="0" distB="0" distL="114300" distR="114300" simplePos="0" relativeHeight="251659264" behindDoc="0" locked="0" layoutInCell="1" allowOverlap="1" wp14:anchorId="3124773D" wp14:editId="5EFF1DCC">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0A8E56BF" w14:textId="77777777" w:rsidR="00ED5CC3" w:rsidRPr="008B7999" w:rsidRDefault="00ED5CC3" w:rsidP="00ED5CC3">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11A2A060" w14:textId="77777777" w:rsidR="00ED5CC3" w:rsidRPr="008B7999" w:rsidRDefault="00ED5CC3" w:rsidP="00ED5CC3">
      <w:pPr>
        <w:rPr>
          <w:lang w:val="en-GB"/>
        </w:rPr>
      </w:pPr>
    </w:p>
    <w:p w14:paraId="3E046099" w14:textId="77777777" w:rsidR="008F02B2" w:rsidRDefault="008F02B2">
      <w:pPr>
        <w:rPr>
          <w:lang w:val="en-GB"/>
        </w:rPr>
      </w:pPr>
    </w:p>
    <w:p w14:paraId="3C39D1C1" w14:textId="77777777" w:rsidR="00ED5CC3" w:rsidRDefault="00ED5CC3">
      <w:pPr>
        <w:rPr>
          <w:lang w:val="en-GB"/>
        </w:rPr>
      </w:pPr>
    </w:p>
    <w:p w14:paraId="7CC15511" w14:textId="079B6544" w:rsidR="00ED5CC3" w:rsidRDefault="00ED5CC3" w:rsidP="35413D53">
      <w:pPr>
        <w:pStyle w:val="Stile1"/>
        <w:numPr>
          <w:ilvl w:val="0"/>
          <w:numId w:val="0"/>
        </w:numPr>
      </w:pPr>
      <w:bookmarkStart w:id="0" w:name="_Toc179193653"/>
      <w:r>
        <w:lastRenderedPageBreak/>
        <w:t>Steps required for the case study:</w:t>
      </w:r>
    </w:p>
    <w:bookmarkEnd w:id="0"/>
    <w:p w14:paraId="396C0C3A" w14:textId="4C67AAEF" w:rsidR="00ED5CC3" w:rsidRPr="00ED5CC3" w:rsidRDefault="00ED5CC3" w:rsidP="35413D53">
      <w:pPr>
        <w:pStyle w:val="Stile1"/>
        <w:ind w:left="0" w:firstLine="0"/>
        <w:rPr>
          <w:lang w:val="en-IE"/>
        </w:rPr>
      </w:pPr>
      <w:r>
        <w:t xml:space="preserve">Select a policy objective for each sector </w:t>
      </w:r>
    </w:p>
    <w:p w14:paraId="026A8A60" w14:textId="47C66A7C" w:rsidR="00ED5CC3" w:rsidRDefault="00ED5CC3" w:rsidP="35413D53">
      <w:pPr>
        <w:pStyle w:val="Stile1"/>
        <w:numPr>
          <w:ilvl w:val="0"/>
          <w:numId w:val="0"/>
        </w:numPr>
        <w:rPr>
          <w:color w:val="auto"/>
          <w:sz w:val="24"/>
          <w:szCs w:val="24"/>
        </w:rPr>
      </w:pPr>
      <w:r w:rsidRPr="35413D53">
        <w:rPr>
          <w:b w:val="0"/>
          <w:bCs w:val="0"/>
          <w:color w:val="auto"/>
          <w:sz w:val="24"/>
          <w:szCs w:val="24"/>
        </w:rPr>
        <w:t xml:space="preserve">Policy objectives identified through the research conducted as part of T3.1 – </w:t>
      </w:r>
      <w:r w:rsidRPr="35413D53">
        <w:rPr>
          <w:color w:val="auto"/>
          <w:sz w:val="24"/>
          <w:szCs w:val="24"/>
        </w:rPr>
        <w:t>Transition to Renewable Energy Sources (RES)</w:t>
      </w:r>
    </w:p>
    <w:p w14:paraId="1DAADD5D" w14:textId="5D3B6AA7" w:rsidR="00820C79" w:rsidRDefault="00820C79" w:rsidP="00820C79">
      <w:pPr>
        <w:pStyle w:val="Stile1"/>
        <w:numPr>
          <w:ilvl w:val="0"/>
          <w:numId w:val="0"/>
        </w:numPr>
        <w:outlineLvl w:val="9"/>
        <w:rPr>
          <w:b w:val="0"/>
          <w:bCs w:val="0"/>
          <w:color w:val="auto"/>
          <w:sz w:val="24"/>
          <w:szCs w:val="24"/>
        </w:rPr>
      </w:pPr>
      <w:r w:rsidRPr="001F28F2">
        <w:rPr>
          <w:b w:val="0"/>
          <w:bCs w:val="0"/>
          <w:color w:val="auto"/>
          <w:sz w:val="24"/>
          <w:szCs w:val="24"/>
        </w:rPr>
        <w:t>Since the introduction of the National Energy and Climate Plan (NECP) in 202</w:t>
      </w:r>
      <w:r w:rsidR="007878E2">
        <w:rPr>
          <w:b w:val="0"/>
          <w:bCs w:val="0"/>
          <w:color w:val="auto"/>
          <w:sz w:val="24"/>
          <w:szCs w:val="24"/>
        </w:rPr>
        <w:t>1</w:t>
      </w:r>
      <w:r w:rsidRPr="001F28F2">
        <w:rPr>
          <w:b w:val="0"/>
          <w:bCs w:val="0"/>
          <w:color w:val="auto"/>
          <w:sz w:val="24"/>
          <w:szCs w:val="24"/>
        </w:rPr>
        <w:t xml:space="preserve">, the energy sector currently undergoes the much-needed transformation to reduce GHG-emission and increase the sovereignty of the nation’s energy needs. NECP </w:t>
      </w:r>
      <w:r w:rsidR="001F28F2" w:rsidRPr="001F28F2">
        <w:rPr>
          <w:b w:val="0"/>
          <w:bCs w:val="0"/>
          <w:color w:val="auto"/>
          <w:sz w:val="24"/>
          <w:szCs w:val="24"/>
        </w:rPr>
        <w:t xml:space="preserve">is the primary strategy that contains guidelines, main objectives, energy efficiency improvement recommendations, and the declaration of increasing the share of RESs. By 2030, Hungary set the target of achieving at least 29% on the share of RES in the country’s energy mix. That means the cultivation of geothermal energy, biogas and hydrogen too. </w:t>
      </w:r>
    </w:p>
    <w:p w14:paraId="2884A870" w14:textId="58063BB1" w:rsidR="001F28F2" w:rsidRPr="001F28F2" w:rsidRDefault="001F28F2" w:rsidP="00820C79">
      <w:pPr>
        <w:pStyle w:val="Stile1"/>
        <w:numPr>
          <w:ilvl w:val="0"/>
          <w:numId w:val="0"/>
        </w:numPr>
        <w:outlineLvl w:val="9"/>
        <w:rPr>
          <w:b w:val="0"/>
          <w:bCs w:val="0"/>
          <w:color w:val="auto"/>
          <w:sz w:val="24"/>
          <w:szCs w:val="24"/>
          <w:lang w:val="en-IE"/>
        </w:rPr>
      </w:pPr>
      <w:r>
        <w:rPr>
          <w:b w:val="0"/>
          <w:bCs w:val="0"/>
          <w:color w:val="auto"/>
          <w:sz w:val="24"/>
          <w:szCs w:val="24"/>
        </w:rPr>
        <w:t xml:space="preserve">Some observers of these initiatives </w:t>
      </w:r>
      <w:proofErr w:type="gramStart"/>
      <w:r>
        <w:rPr>
          <w:b w:val="0"/>
          <w:bCs w:val="0"/>
          <w:color w:val="auto"/>
          <w:sz w:val="24"/>
          <w:szCs w:val="24"/>
        </w:rPr>
        <w:t>debates</w:t>
      </w:r>
      <w:proofErr w:type="gramEnd"/>
      <w:r>
        <w:rPr>
          <w:b w:val="0"/>
          <w:bCs w:val="0"/>
          <w:color w:val="auto"/>
          <w:sz w:val="24"/>
          <w:szCs w:val="24"/>
        </w:rPr>
        <w:t xml:space="preserve"> whether the set targets have the necessary ambition required to completely align with the EU’s energy goals. </w:t>
      </w:r>
    </w:p>
    <w:p w14:paraId="03339957" w14:textId="0D59E30A" w:rsidR="00ED5CC3" w:rsidRDefault="00ED5CC3" w:rsidP="35413D53">
      <w:pPr>
        <w:pStyle w:val="Stile1"/>
        <w:ind w:left="0" w:firstLine="0"/>
        <w:rPr>
          <w:lang w:val="en-IE"/>
        </w:rPr>
      </w:pPr>
      <w:r>
        <w:t xml:space="preserve">Identify key actions/mechanism to be assessed from each policy objective(s) </w:t>
      </w:r>
    </w:p>
    <w:p w14:paraId="1F71513A" w14:textId="596EE1DB" w:rsidR="00ED5CC3" w:rsidRPr="008D4155" w:rsidRDefault="00ED5CC3" w:rsidP="35413D53">
      <w:pPr>
        <w:jc w:val="both"/>
        <w:rPr>
          <w:rFonts w:ascii="Calibri" w:hAnsi="Calibri" w:cs="Calibri"/>
          <w:sz w:val="24"/>
          <w:szCs w:val="24"/>
          <w:lang w:val="en-IE"/>
        </w:rPr>
      </w:pPr>
      <w:r w:rsidRPr="62BE9FBD">
        <w:rPr>
          <w:rFonts w:ascii="Calibri" w:hAnsi="Calibri" w:cs="Calibri"/>
          <w:b/>
          <w:bCs/>
          <w:sz w:val="24"/>
          <w:szCs w:val="24"/>
          <w:lang w:val="en-IE"/>
        </w:rPr>
        <w:t>Key mechanisms</w:t>
      </w:r>
      <w:r w:rsidRPr="62BE9FBD">
        <w:rPr>
          <w:rFonts w:ascii="Calibri" w:hAnsi="Calibri" w:cs="Calibri"/>
          <w:sz w:val="24"/>
          <w:szCs w:val="24"/>
          <w:lang w:val="en-IE"/>
        </w:rPr>
        <w:t xml:space="preserve"> </w:t>
      </w:r>
      <w:r w:rsidR="00136EAF" w:rsidRPr="62BE9FBD">
        <w:rPr>
          <w:rFonts w:ascii="Calibri" w:hAnsi="Calibri" w:cs="Calibri"/>
          <w:sz w:val="24"/>
          <w:szCs w:val="24"/>
          <w:lang w:val="en-IE"/>
        </w:rPr>
        <w:t xml:space="preserve">identified as </w:t>
      </w:r>
      <w:r w:rsidR="00136EAF" w:rsidRPr="62BE9FBD">
        <w:rPr>
          <w:rFonts w:ascii="Calibri" w:hAnsi="Calibri" w:cs="Calibri"/>
          <w:b/>
          <w:bCs/>
          <w:sz w:val="24"/>
          <w:szCs w:val="24"/>
          <w:lang w:val="en-IE"/>
        </w:rPr>
        <w:t>supports for decentralised energy production</w:t>
      </w:r>
      <w:r w:rsidR="00136EAF" w:rsidRPr="62BE9FBD">
        <w:rPr>
          <w:rFonts w:ascii="Calibri" w:hAnsi="Calibri" w:cs="Calibri"/>
          <w:sz w:val="24"/>
          <w:szCs w:val="24"/>
          <w:lang w:val="en-IE"/>
        </w:rPr>
        <w:t xml:space="preserve"> (community and household level)</w:t>
      </w:r>
      <w:r w:rsidR="68DD6D56" w:rsidRPr="62BE9FBD">
        <w:rPr>
          <w:rFonts w:ascii="Calibri" w:hAnsi="Calibri" w:cs="Calibri"/>
          <w:sz w:val="24"/>
          <w:szCs w:val="24"/>
          <w:lang w:val="en-IE"/>
        </w:rPr>
        <w:t xml:space="preserve"> - specifically support for community group schemes (co-op model</w:t>
      </w:r>
      <w:r w:rsidR="26CABDFB" w:rsidRPr="62BE9FBD">
        <w:rPr>
          <w:rFonts w:ascii="Calibri" w:hAnsi="Calibri" w:cs="Calibri"/>
          <w:sz w:val="24"/>
          <w:szCs w:val="24"/>
          <w:lang w:val="en-IE"/>
        </w:rPr>
        <w:t>, e.g. wind energy</w:t>
      </w:r>
      <w:r w:rsidR="68DD6D56" w:rsidRPr="62BE9FBD">
        <w:rPr>
          <w:rFonts w:ascii="Calibri" w:hAnsi="Calibri" w:cs="Calibri"/>
          <w:sz w:val="24"/>
          <w:szCs w:val="24"/>
          <w:lang w:val="en-IE"/>
        </w:rPr>
        <w:t>) and supports for microgeneration at household level (e.g. solar panel installation in individual homes).</w:t>
      </w:r>
    </w:p>
    <w:p w14:paraId="153FB425" w14:textId="41C96AC8" w:rsidR="0EE323CC" w:rsidRDefault="0EE323CC" w:rsidP="62BE9FBD">
      <w:pPr>
        <w:jc w:val="both"/>
        <w:rPr>
          <w:rFonts w:ascii="Calibri" w:eastAsia="Calibri" w:hAnsi="Calibri" w:cs="Calibri"/>
          <w:sz w:val="24"/>
          <w:szCs w:val="24"/>
          <w:lang w:val="en-IE"/>
        </w:rPr>
      </w:pPr>
      <w:r w:rsidRPr="62BE9FBD">
        <w:rPr>
          <w:rFonts w:ascii="Calibri" w:hAnsi="Calibri" w:cs="Calibri"/>
          <w:b/>
          <w:bCs/>
          <w:sz w:val="24"/>
          <w:szCs w:val="24"/>
          <w:lang w:val="en-IE"/>
        </w:rPr>
        <w:t xml:space="preserve">Research Question: </w:t>
      </w:r>
      <w:r w:rsidRPr="62BE9FBD">
        <w:rPr>
          <w:rFonts w:ascii="Calibri" w:eastAsia="Calibri" w:hAnsi="Calibri" w:cs="Calibri"/>
          <w:sz w:val="24"/>
          <w:szCs w:val="24"/>
          <w:lang w:val="en-IE"/>
        </w:rPr>
        <w:t>To what extent current national policies (top-down approach) enabling RE adoption (for self-consumption) by citizens address or exacerbate existing vulnerabilities? How is the energy poverty addressed through these measures?</w:t>
      </w:r>
    </w:p>
    <w:p w14:paraId="6013F352" w14:textId="667DB872" w:rsidR="00ED5CC3" w:rsidRPr="008D4155" w:rsidRDefault="00136EAF" w:rsidP="35413D53">
      <w:pPr>
        <w:shd w:val="clear" w:color="auto" w:fill="DAE9F7" w:themeFill="text2" w:themeFillTint="1A"/>
        <w:jc w:val="both"/>
        <w:rPr>
          <w:rFonts w:ascii="Calibri" w:hAnsi="Calibri" w:cs="Calibri"/>
          <w:i/>
          <w:iCs/>
          <w:sz w:val="24"/>
          <w:szCs w:val="24"/>
          <w:u w:val="single"/>
          <w:lang w:val="en-IE"/>
        </w:rPr>
      </w:pPr>
      <w:r w:rsidRPr="35413D53">
        <w:rPr>
          <w:rFonts w:ascii="Calibri" w:hAnsi="Calibri" w:cs="Calibri"/>
          <w:i/>
          <w:iCs/>
          <w:sz w:val="24"/>
          <w:szCs w:val="24"/>
          <w:u w:val="single"/>
          <w:lang w:val="en-IE"/>
        </w:rPr>
        <w:t>At national level, please consult relevant policy documents (e.g. National Energy Plan</w:t>
      </w:r>
      <w:r w:rsidR="1B429F0C" w:rsidRPr="35413D53">
        <w:rPr>
          <w:rFonts w:ascii="Calibri" w:hAnsi="Calibri" w:cs="Calibri"/>
          <w:i/>
          <w:iCs/>
          <w:sz w:val="24"/>
          <w:szCs w:val="24"/>
          <w:u w:val="single"/>
          <w:lang w:val="en-IE"/>
        </w:rPr>
        <w:t xml:space="preserve">, which can be found here: </w:t>
      </w:r>
      <w:hyperlink r:id="rId13">
        <w:r w:rsidR="1B429F0C" w:rsidRPr="35413D53">
          <w:rPr>
            <w:rStyle w:val="Hyperlink"/>
            <w:rFonts w:ascii="Calibri" w:hAnsi="Calibri" w:cs="Calibri"/>
            <w:i/>
            <w:iCs/>
            <w:sz w:val="24"/>
            <w:szCs w:val="24"/>
            <w:lang w:val="en-IE"/>
          </w:rPr>
          <w:t>National Energy and Climate Plans 2021-2030</w:t>
        </w:r>
      </w:hyperlink>
      <w:r w:rsidRPr="35413D53">
        <w:rPr>
          <w:rFonts w:ascii="Calibri" w:hAnsi="Calibri" w:cs="Calibri"/>
          <w:i/>
          <w:iCs/>
          <w:sz w:val="24"/>
          <w:szCs w:val="24"/>
          <w:u w:val="single"/>
          <w:lang w:val="en-IE"/>
        </w:rPr>
        <w:t>) and provide answers to the following questions:</w:t>
      </w:r>
    </w:p>
    <w:p w14:paraId="4A775E83" w14:textId="00183759" w:rsidR="00ED5CC3" w:rsidRPr="008D4155" w:rsidRDefault="008D4155" w:rsidP="35413D53">
      <w:pPr>
        <w:pStyle w:val="ListParagraph"/>
        <w:numPr>
          <w:ilvl w:val="0"/>
          <w:numId w:val="1"/>
        </w:numPr>
        <w:shd w:val="clear" w:color="auto" w:fill="DAE9F7" w:themeFill="text2" w:themeFillTint="1A"/>
        <w:jc w:val="both"/>
        <w:rPr>
          <w:rFonts w:ascii="Calibri" w:hAnsi="Calibri" w:cs="Calibri"/>
          <w:i/>
          <w:iCs/>
          <w:lang w:val="en-IE"/>
        </w:rPr>
      </w:pPr>
      <w:r w:rsidRPr="35413D53">
        <w:rPr>
          <w:rFonts w:ascii="Calibri" w:hAnsi="Calibri" w:cs="Calibri"/>
          <w:i/>
          <w:iCs/>
          <w:sz w:val="24"/>
          <w:szCs w:val="24"/>
          <w:lang w:val="en-IE"/>
        </w:rPr>
        <w:t>What are the main mechanisms and support programmes for the decentralised energy production (renewables) at (a) community level and (b) individual/household level?</w:t>
      </w:r>
    </w:p>
    <w:p w14:paraId="7747D142" w14:textId="74D307CC" w:rsidR="00ED5CC3" w:rsidRPr="008D4155" w:rsidRDefault="008D4155" w:rsidP="35413D53">
      <w:pPr>
        <w:pStyle w:val="ListParagraph"/>
        <w:numPr>
          <w:ilvl w:val="0"/>
          <w:numId w:val="1"/>
        </w:numPr>
        <w:shd w:val="clear" w:color="auto" w:fill="DAE9F7" w:themeFill="text2" w:themeFillTint="1A"/>
        <w:jc w:val="both"/>
        <w:rPr>
          <w:rFonts w:ascii="Calibri" w:hAnsi="Calibri" w:cs="Calibri"/>
          <w:i/>
          <w:iCs/>
          <w:sz w:val="24"/>
          <w:szCs w:val="24"/>
          <w:lang w:val="en-IE"/>
        </w:rPr>
      </w:pPr>
      <w:r w:rsidRPr="35413D53">
        <w:rPr>
          <w:rFonts w:ascii="Calibri" w:hAnsi="Calibri" w:cs="Calibri"/>
          <w:i/>
          <w:iCs/>
          <w:sz w:val="24"/>
          <w:szCs w:val="24"/>
          <w:lang w:val="en-IE"/>
        </w:rPr>
        <w:t>What specific mechanisms are in place and which issues are addressed:</w:t>
      </w:r>
    </w:p>
    <w:p w14:paraId="2CC2306C" w14:textId="1E80FE1B" w:rsidR="008D4155" w:rsidRPr="008D4155" w:rsidRDefault="0213F8FA"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Financial incentives</w:t>
      </w:r>
      <w:r w:rsidR="3243DACA" w:rsidRPr="35413D53">
        <w:rPr>
          <w:rFonts w:ascii="Calibri" w:eastAsia="Calibri" w:hAnsi="Calibri" w:cs="Calibri"/>
          <w:i/>
          <w:iCs/>
          <w:sz w:val="24"/>
          <w:szCs w:val="24"/>
          <w:lang w:val="en-US"/>
        </w:rPr>
        <w:t xml:space="preserve"> (grants or other, also note whether universal or means tested)</w:t>
      </w:r>
    </w:p>
    <w:p w14:paraId="30C8661E" w14:textId="77777777" w:rsidR="008D4155" w:rsidRP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Level of investment required (upfront/after the grant)</w:t>
      </w:r>
    </w:p>
    <w:p w14:paraId="1302604C" w14:textId="77777777" w:rsidR="008D4155" w:rsidRP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Other supports available (e.g. one stop shop, access to installers, simplified administration)</w:t>
      </w:r>
    </w:p>
    <w:p w14:paraId="5D34FD74" w14:textId="77777777" w:rsidR="008D4155" w:rsidRDefault="008D4155" w:rsidP="35413D53">
      <w:pPr>
        <w:pStyle w:val="ListParagraph"/>
        <w:numPr>
          <w:ilvl w:val="0"/>
          <w:numId w:val="6"/>
        </w:numPr>
        <w:shd w:val="clear" w:color="auto" w:fill="DAE9F7" w:themeFill="text2" w:themeFillTint="1A"/>
        <w:jc w:val="both"/>
        <w:rPr>
          <w:rFonts w:ascii="Calibri" w:eastAsia="Calibri" w:hAnsi="Calibri" w:cs="Calibri"/>
          <w:i/>
          <w:iCs/>
          <w:sz w:val="24"/>
          <w:szCs w:val="24"/>
          <w:lang w:val="en-US"/>
        </w:rPr>
      </w:pPr>
      <w:r w:rsidRPr="35413D53">
        <w:rPr>
          <w:rFonts w:ascii="Calibri" w:eastAsia="Calibri" w:hAnsi="Calibri" w:cs="Calibri"/>
          <w:i/>
          <w:iCs/>
          <w:sz w:val="24"/>
          <w:szCs w:val="24"/>
          <w:lang w:val="en-US"/>
        </w:rPr>
        <w:t>Implications for households (e.g. possibility to sell the excess energy back to the grid, reduction in energy bills)</w:t>
      </w:r>
    </w:p>
    <w:p w14:paraId="42CAD032" w14:textId="08CB4A1F" w:rsidR="007878E2" w:rsidRPr="005F164E" w:rsidRDefault="005F164E" w:rsidP="007878E2">
      <w:pPr>
        <w:jc w:val="both"/>
        <w:rPr>
          <w:rFonts w:ascii="Calibri" w:hAnsi="Calibri" w:cs="Calibri"/>
          <w:sz w:val="24"/>
          <w:szCs w:val="24"/>
          <w:lang w:val="en-IE"/>
        </w:rPr>
      </w:pPr>
      <w:r w:rsidRPr="005F164E">
        <w:rPr>
          <w:rFonts w:ascii="Calibri" w:hAnsi="Calibri" w:cs="Calibri"/>
          <w:sz w:val="24"/>
          <w:szCs w:val="24"/>
          <w:lang w:val="en-IE"/>
        </w:rPr>
        <w:t xml:space="preserve">The NECP acknowledges the necessity and potential of catering to energy communities to achieve the national climate goals by 2050. The Plan in this sense created a legal framework </w:t>
      </w:r>
      <w:r w:rsidRPr="005F164E">
        <w:rPr>
          <w:rFonts w:ascii="Calibri" w:hAnsi="Calibri" w:cs="Calibri"/>
          <w:sz w:val="24"/>
          <w:szCs w:val="24"/>
          <w:lang w:val="en-IE"/>
        </w:rPr>
        <w:lastRenderedPageBreak/>
        <w:t xml:space="preserve">for RE communities, that defines it as entities engaging in the cycle of production, consumption, storage and resale energy made from RS. The foundation is sound and works in theory, but it has yet to grow to be nation-wide phenomena and remains in a rudimentary stage. </w:t>
      </w:r>
    </w:p>
    <w:p w14:paraId="355826C2" w14:textId="73A399D5" w:rsidR="005F164E" w:rsidRDefault="005F164E" w:rsidP="007878E2">
      <w:pPr>
        <w:jc w:val="both"/>
        <w:rPr>
          <w:rFonts w:ascii="Calibri" w:hAnsi="Calibri" w:cs="Calibri"/>
          <w:sz w:val="24"/>
          <w:szCs w:val="24"/>
          <w:lang w:val="en-IE"/>
        </w:rPr>
      </w:pPr>
      <w:r w:rsidRPr="005F164E">
        <w:rPr>
          <w:rFonts w:ascii="Calibri" w:hAnsi="Calibri" w:cs="Calibri"/>
          <w:sz w:val="24"/>
          <w:szCs w:val="24"/>
          <w:lang w:val="en-IE"/>
        </w:rPr>
        <w:t xml:space="preserve">The government </w:t>
      </w:r>
      <w:r w:rsidR="00125C6E">
        <w:rPr>
          <w:rFonts w:ascii="Calibri" w:hAnsi="Calibri" w:cs="Calibri"/>
          <w:sz w:val="24"/>
          <w:szCs w:val="24"/>
          <w:lang w:val="en-IE"/>
        </w:rPr>
        <w:t>accounts with</w:t>
      </w:r>
      <w:r w:rsidRPr="005F164E">
        <w:rPr>
          <w:rFonts w:ascii="Calibri" w:hAnsi="Calibri" w:cs="Calibri"/>
          <w:sz w:val="24"/>
          <w:szCs w:val="24"/>
          <w:lang w:val="en-IE"/>
        </w:rPr>
        <w:t xml:space="preserve"> the EU’s financial support for building energy communities across the country. </w:t>
      </w:r>
      <w:r>
        <w:rPr>
          <w:rFonts w:ascii="Calibri" w:hAnsi="Calibri" w:cs="Calibri"/>
          <w:sz w:val="24"/>
          <w:szCs w:val="24"/>
          <w:lang w:val="en-IE"/>
        </w:rPr>
        <w:t xml:space="preserve">The Operational Programmes </w:t>
      </w:r>
      <w:r w:rsidR="00125C6E">
        <w:rPr>
          <w:rFonts w:ascii="Calibri" w:hAnsi="Calibri" w:cs="Calibri"/>
          <w:sz w:val="24"/>
          <w:szCs w:val="24"/>
          <w:lang w:val="en-IE"/>
        </w:rPr>
        <w:t xml:space="preserve">(tendering of indirect EU funding) </w:t>
      </w:r>
      <w:r>
        <w:rPr>
          <w:rFonts w:ascii="Calibri" w:hAnsi="Calibri" w:cs="Calibri"/>
          <w:sz w:val="24"/>
          <w:szCs w:val="24"/>
          <w:lang w:val="en-IE"/>
        </w:rPr>
        <w:t xml:space="preserve">of 2021-2027 envisioned the support of community owned RE projects </w:t>
      </w:r>
      <w:r w:rsidR="00125C6E">
        <w:rPr>
          <w:rFonts w:ascii="Calibri" w:hAnsi="Calibri" w:cs="Calibri"/>
          <w:sz w:val="24"/>
          <w:szCs w:val="24"/>
          <w:lang w:val="en-IE"/>
        </w:rPr>
        <w:t xml:space="preserve">to stimulate private investments, acceptance of RES and the decentralisation of Hungary’s energy system. </w:t>
      </w:r>
    </w:p>
    <w:p w14:paraId="27A6521E" w14:textId="75EA7186" w:rsidR="001344C3" w:rsidRDefault="001344C3" w:rsidP="007878E2">
      <w:pPr>
        <w:jc w:val="both"/>
        <w:rPr>
          <w:rFonts w:ascii="Calibri" w:hAnsi="Calibri" w:cs="Calibri"/>
          <w:sz w:val="24"/>
          <w:szCs w:val="24"/>
          <w:lang w:val="en-IE"/>
        </w:rPr>
      </w:pPr>
      <w:r>
        <w:rPr>
          <w:rFonts w:ascii="Calibri" w:hAnsi="Calibri" w:cs="Calibri"/>
          <w:sz w:val="24"/>
          <w:szCs w:val="24"/>
          <w:lang w:val="en-IE"/>
        </w:rPr>
        <w:t>(See more: in the document for T3.1, the Hungarian case study of the framework for Energy and Mobility sectors)</w:t>
      </w:r>
    </w:p>
    <w:p w14:paraId="5D5A617F" w14:textId="6104B3A2" w:rsidR="00125C6E" w:rsidRDefault="00125C6E" w:rsidP="007878E2">
      <w:pPr>
        <w:jc w:val="both"/>
        <w:rPr>
          <w:rFonts w:ascii="Calibri" w:hAnsi="Calibri" w:cs="Calibri"/>
          <w:sz w:val="24"/>
          <w:szCs w:val="24"/>
          <w:lang w:val="en-IE"/>
        </w:rPr>
      </w:pPr>
      <w:r>
        <w:rPr>
          <w:rFonts w:ascii="Calibri" w:hAnsi="Calibri" w:cs="Calibri"/>
          <w:sz w:val="24"/>
          <w:szCs w:val="24"/>
          <w:lang w:val="en-IE"/>
        </w:rPr>
        <w:t xml:space="preserve">Main community level initiatives of Hungary: </w:t>
      </w:r>
    </w:p>
    <w:tbl>
      <w:tblPr>
        <w:tblStyle w:val="GridTable5Dark-Accent4"/>
        <w:tblW w:w="0" w:type="dxa"/>
        <w:tblLook w:val="04A0" w:firstRow="1" w:lastRow="0" w:firstColumn="1" w:lastColumn="0" w:noHBand="0" w:noVBand="1"/>
      </w:tblPr>
      <w:tblGrid>
        <w:gridCol w:w="1799"/>
        <w:gridCol w:w="1319"/>
        <w:gridCol w:w="1298"/>
        <w:gridCol w:w="1854"/>
        <w:gridCol w:w="1236"/>
        <w:gridCol w:w="1510"/>
      </w:tblGrid>
      <w:tr w:rsidR="00125C6E" w:rsidRPr="00125C6E" w14:paraId="3EE229F0" w14:textId="77777777" w:rsidTr="00125C6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9B5EFE"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Program/Initiative Name</w:t>
            </w:r>
          </w:p>
        </w:tc>
        <w:tc>
          <w:tcPr>
            <w:tcW w:w="0" w:type="auto"/>
            <w:hideMark/>
          </w:tcPr>
          <w:p w14:paraId="3E97F404" w14:textId="77777777" w:rsidR="00125C6E" w:rsidRPr="00125C6E" w:rsidRDefault="00125C6E" w:rsidP="00125C6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125C6E">
              <w:rPr>
                <w:rFonts w:ascii="Abadi" w:eastAsia="Calibri" w:hAnsi="Abadi" w:cs="Calibri"/>
                <w:color w:val="auto"/>
                <w:sz w:val="18"/>
                <w:szCs w:val="18"/>
                <w:lang w:val="en-GB"/>
              </w:rPr>
              <w:t>Type of Support</w:t>
            </w:r>
          </w:p>
        </w:tc>
        <w:tc>
          <w:tcPr>
            <w:tcW w:w="0" w:type="auto"/>
            <w:hideMark/>
          </w:tcPr>
          <w:p w14:paraId="66790AB4" w14:textId="77777777" w:rsidR="00125C6E" w:rsidRPr="00125C6E" w:rsidRDefault="00125C6E" w:rsidP="00125C6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125C6E">
              <w:rPr>
                <w:rFonts w:ascii="Abadi" w:eastAsia="Calibri" w:hAnsi="Abadi" w:cs="Calibri"/>
                <w:color w:val="auto"/>
                <w:sz w:val="18"/>
                <w:szCs w:val="18"/>
                <w:lang w:val="en-GB"/>
              </w:rPr>
              <w:t>Focus</w:t>
            </w:r>
          </w:p>
        </w:tc>
        <w:tc>
          <w:tcPr>
            <w:tcW w:w="0" w:type="auto"/>
            <w:hideMark/>
          </w:tcPr>
          <w:p w14:paraId="4C9C7FA5" w14:textId="77777777" w:rsidR="00125C6E" w:rsidRPr="00125C6E" w:rsidRDefault="00125C6E" w:rsidP="00125C6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125C6E">
              <w:rPr>
                <w:rFonts w:ascii="Abadi" w:eastAsia="Calibri" w:hAnsi="Abadi" w:cs="Calibri"/>
                <w:color w:val="auto"/>
                <w:sz w:val="18"/>
                <w:szCs w:val="18"/>
                <w:lang w:val="en-GB"/>
              </w:rPr>
              <w:t>Key Features</w:t>
            </w:r>
          </w:p>
        </w:tc>
        <w:tc>
          <w:tcPr>
            <w:tcW w:w="0" w:type="auto"/>
            <w:hideMark/>
          </w:tcPr>
          <w:p w14:paraId="2AD9B821" w14:textId="77777777" w:rsidR="00125C6E" w:rsidRPr="00125C6E" w:rsidRDefault="00125C6E" w:rsidP="00125C6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125C6E">
              <w:rPr>
                <w:rFonts w:ascii="Abadi" w:eastAsia="Calibri" w:hAnsi="Abadi" w:cs="Calibri"/>
                <w:color w:val="auto"/>
                <w:sz w:val="18"/>
                <w:szCs w:val="18"/>
                <w:lang w:val="en-GB"/>
              </w:rPr>
              <w:t>Level of Investment (if available)</w:t>
            </w:r>
          </w:p>
        </w:tc>
        <w:tc>
          <w:tcPr>
            <w:tcW w:w="0" w:type="auto"/>
            <w:hideMark/>
          </w:tcPr>
          <w:p w14:paraId="7D79A5FF" w14:textId="77777777" w:rsidR="00125C6E" w:rsidRPr="00125C6E" w:rsidRDefault="00125C6E" w:rsidP="00125C6E">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125C6E">
              <w:rPr>
                <w:rFonts w:ascii="Abadi" w:eastAsia="Calibri" w:hAnsi="Abadi" w:cs="Calibri"/>
                <w:color w:val="auto"/>
                <w:sz w:val="18"/>
                <w:szCs w:val="18"/>
                <w:lang w:val="en-GB"/>
              </w:rPr>
              <w:t>Potential Benefits for Communities</w:t>
            </w:r>
          </w:p>
        </w:tc>
      </w:tr>
      <w:tr w:rsidR="00125C6E" w:rsidRPr="00125C6E" w14:paraId="5814750B" w14:textId="77777777" w:rsidTr="00125C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6FB13C"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Draft Operational Programmes (2021-2027)</w:t>
            </w:r>
          </w:p>
        </w:tc>
        <w:tc>
          <w:tcPr>
            <w:tcW w:w="0" w:type="auto"/>
            <w:hideMark/>
          </w:tcPr>
          <w:p w14:paraId="28EF047E"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Financial</w:t>
            </w:r>
          </w:p>
        </w:tc>
        <w:tc>
          <w:tcPr>
            <w:tcW w:w="0" w:type="auto"/>
            <w:hideMark/>
          </w:tcPr>
          <w:p w14:paraId="748C2A5D"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Multiple Renewables</w:t>
            </w:r>
          </w:p>
        </w:tc>
        <w:tc>
          <w:tcPr>
            <w:tcW w:w="0" w:type="auto"/>
            <w:hideMark/>
          </w:tcPr>
          <w:p w14:paraId="404234C3"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Support for community-owned projects through EU funds</w:t>
            </w:r>
          </w:p>
        </w:tc>
        <w:tc>
          <w:tcPr>
            <w:tcW w:w="0" w:type="auto"/>
            <w:hideMark/>
          </w:tcPr>
          <w:p w14:paraId="46EEE3CC"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Varies by program and region</w:t>
            </w:r>
          </w:p>
        </w:tc>
        <w:tc>
          <w:tcPr>
            <w:tcW w:w="0" w:type="auto"/>
            <w:hideMark/>
          </w:tcPr>
          <w:p w14:paraId="55A5E379"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Increased renewable energy capacity, local economic benefits</w:t>
            </w:r>
          </w:p>
        </w:tc>
      </w:tr>
      <w:tr w:rsidR="00125C6E" w:rsidRPr="00125C6E" w14:paraId="40E0CFD5" w14:textId="77777777" w:rsidTr="00125C6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3DB09E7"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Renewable Energy Support Scheme (METÁR)</w:t>
            </w:r>
          </w:p>
        </w:tc>
        <w:tc>
          <w:tcPr>
            <w:tcW w:w="0" w:type="auto"/>
            <w:hideMark/>
          </w:tcPr>
          <w:p w14:paraId="2517B3C4"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Financial</w:t>
            </w:r>
          </w:p>
        </w:tc>
        <w:tc>
          <w:tcPr>
            <w:tcW w:w="0" w:type="auto"/>
            <w:hideMark/>
          </w:tcPr>
          <w:p w14:paraId="19583FAC"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All Renewables</w:t>
            </w:r>
          </w:p>
        </w:tc>
        <w:tc>
          <w:tcPr>
            <w:tcW w:w="0" w:type="auto"/>
            <w:hideMark/>
          </w:tcPr>
          <w:p w14:paraId="698F5850"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Technology-neutral scheme, eligible for community projects</w:t>
            </w:r>
          </w:p>
        </w:tc>
        <w:tc>
          <w:tcPr>
            <w:tcW w:w="0" w:type="auto"/>
            <w:hideMark/>
          </w:tcPr>
          <w:p w14:paraId="3B3BE30F"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Varies by tender and project</w:t>
            </w:r>
          </w:p>
        </w:tc>
        <w:tc>
          <w:tcPr>
            <w:tcW w:w="0" w:type="auto"/>
            <w:hideMark/>
          </w:tcPr>
          <w:p w14:paraId="038282CE"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Revenue generation, contribution to national renewable energy targets</w:t>
            </w:r>
          </w:p>
        </w:tc>
      </w:tr>
      <w:tr w:rsidR="00125C6E" w:rsidRPr="00125C6E" w14:paraId="3CE3F965" w14:textId="77777777" w:rsidTr="00125C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9204A9"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National Tender (2020)</w:t>
            </w:r>
          </w:p>
        </w:tc>
        <w:tc>
          <w:tcPr>
            <w:tcW w:w="0" w:type="auto"/>
            <w:hideMark/>
          </w:tcPr>
          <w:p w14:paraId="7BC9788B"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Financial</w:t>
            </w:r>
          </w:p>
        </w:tc>
        <w:tc>
          <w:tcPr>
            <w:tcW w:w="0" w:type="auto"/>
            <w:hideMark/>
          </w:tcPr>
          <w:p w14:paraId="7B2272B0"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Multiple Renewables</w:t>
            </w:r>
          </w:p>
        </w:tc>
        <w:tc>
          <w:tcPr>
            <w:tcW w:w="0" w:type="auto"/>
            <w:hideMark/>
          </w:tcPr>
          <w:p w14:paraId="7396D66D"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Aimed at creating pilot energy communities</w:t>
            </w:r>
          </w:p>
        </w:tc>
        <w:tc>
          <w:tcPr>
            <w:tcW w:w="0" w:type="auto"/>
            <w:hideMark/>
          </w:tcPr>
          <w:p w14:paraId="7CAD039D"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Funding amounts not specified</w:t>
            </w:r>
          </w:p>
        </w:tc>
        <w:tc>
          <w:tcPr>
            <w:tcW w:w="0" w:type="auto"/>
            <w:hideMark/>
          </w:tcPr>
          <w:p w14:paraId="14708D28"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Development of innovative community energy models</w:t>
            </w:r>
          </w:p>
        </w:tc>
      </w:tr>
      <w:tr w:rsidR="00125C6E" w:rsidRPr="00125C6E" w14:paraId="4CE9C3CE" w14:textId="77777777" w:rsidTr="00125C6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E36492"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CO-POWER Project</w:t>
            </w:r>
          </w:p>
        </w:tc>
        <w:tc>
          <w:tcPr>
            <w:tcW w:w="0" w:type="auto"/>
            <w:hideMark/>
          </w:tcPr>
          <w:p w14:paraId="7E95F673"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Technical, Awareness</w:t>
            </w:r>
          </w:p>
        </w:tc>
        <w:tc>
          <w:tcPr>
            <w:tcW w:w="0" w:type="auto"/>
            <w:hideMark/>
          </w:tcPr>
          <w:p w14:paraId="5A1C8992"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Multiple Renewables</w:t>
            </w:r>
          </w:p>
        </w:tc>
        <w:tc>
          <w:tcPr>
            <w:tcW w:w="0" w:type="auto"/>
            <w:hideMark/>
          </w:tcPr>
          <w:p w14:paraId="13D6802E"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Public campaigns to facilitate community energy initiatives</w:t>
            </w:r>
          </w:p>
        </w:tc>
        <w:tc>
          <w:tcPr>
            <w:tcW w:w="0" w:type="auto"/>
            <w:hideMark/>
          </w:tcPr>
          <w:p w14:paraId="27002BE5"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Project-based funding</w:t>
            </w:r>
          </w:p>
        </w:tc>
        <w:tc>
          <w:tcPr>
            <w:tcW w:w="0" w:type="auto"/>
            <w:hideMark/>
          </w:tcPr>
          <w:p w14:paraId="4CA0B919"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Increased awareness, capacity building for community projects</w:t>
            </w:r>
          </w:p>
        </w:tc>
      </w:tr>
      <w:tr w:rsidR="00125C6E" w:rsidRPr="00125C6E" w14:paraId="7FB2056C" w14:textId="77777777" w:rsidTr="00125C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0999DE"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 xml:space="preserve">"Bringing Germany's </w:t>
            </w:r>
            <w:proofErr w:type="spellStart"/>
            <w:r w:rsidRPr="00125C6E">
              <w:rPr>
                <w:rFonts w:ascii="Abadi" w:eastAsia="Calibri" w:hAnsi="Abadi" w:cs="Calibri"/>
                <w:color w:val="auto"/>
                <w:sz w:val="18"/>
                <w:szCs w:val="18"/>
                <w:lang w:val="en-GB"/>
              </w:rPr>
              <w:t>Bürgerenergie</w:t>
            </w:r>
            <w:proofErr w:type="spellEnd"/>
            <w:r w:rsidRPr="00125C6E">
              <w:rPr>
                <w:rFonts w:ascii="Abadi" w:eastAsia="Calibri" w:hAnsi="Abadi" w:cs="Calibri"/>
                <w:color w:val="auto"/>
                <w:sz w:val="18"/>
                <w:szCs w:val="18"/>
                <w:lang w:val="en-GB"/>
              </w:rPr>
              <w:t xml:space="preserve"> to New Regions in Europe"</w:t>
            </w:r>
          </w:p>
        </w:tc>
        <w:tc>
          <w:tcPr>
            <w:tcW w:w="0" w:type="auto"/>
            <w:hideMark/>
          </w:tcPr>
          <w:p w14:paraId="6E609FEE"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Technical, Knowledge</w:t>
            </w:r>
          </w:p>
        </w:tc>
        <w:tc>
          <w:tcPr>
            <w:tcW w:w="0" w:type="auto"/>
            <w:hideMark/>
          </w:tcPr>
          <w:p w14:paraId="0BE455D7"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Multiple Renewables</w:t>
            </w:r>
          </w:p>
        </w:tc>
        <w:tc>
          <w:tcPr>
            <w:tcW w:w="0" w:type="auto"/>
            <w:hideMark/>
          </w:tcPr>
          <w:p w14:paraId="51BDCDA1"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Handbook on community energy, promoting public renewable initiatives</w:t>
            </w:r>
          </w:p>
        </w:tc>
        <w:tc>
          <w:tcPr>
            <w:tcW w:w="0" w:type="auto"/>
            <w:hideMark/>
          </w:tcPr>
          <w:p w14:paraId="79867FFD"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Project-based resources</w:t>
            </w:r>
          </w:p>
        </w:tc>
        <w:tc>
          <w:tcPr>
            <w:tcW w:w="0" w:type="auto"/>
            <w:hideMark/>
          </w:tcPr>
          <w:p w14:paraId="37E8F955"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Guidance on establishing and operating community energy projects</w:t>
            </w:r>
          </w:p>
        </w:tc>
      </w:tr>
      <w:tr w:rsidR="00125C6E" w:rsidRPr="00125C6E" w14:paraId="0F718B25" w14:textId="77777777" w:rsidTr="00125C6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86EE60" w14:textId="77777777" w:rsidR="00125C6E" w:rsidRPr="00125C6E" w:rsidRDefault="00125C6E" w:rsidP="00125C6E">
            <w:pPr>
              <w:spacing w:after="160" w:line="259" w:lineRule="auto"/>
              <w:jc w:val="both"/>
              <w:rPr>
                <w:rFonts w:ascii="Abadi" w:eastAsia="Calibri" w:hAnsi="Abadi" w:cs="Calibri"/>
                <w:color w:val="auto"/>
                <w:sz w:val="18"/>
                <w:szCs w:val="18"/>
                <w:lang w:val="en-GB"/>
              </w:rPr>
            </w:pPr>
            <w:r w:rsidRPr="00125C6E">
              <w:rPr>
                <w:rFonts w:ascii="Abadi" w:eastAsia="Calibri" w:hAnsi="Abadi" w:cs="Calibri"/>
                <w:color w:val="auto"/>
                <w:sz w:val="18"/>
                <w:szCs w:val="18"/>
                <w:lang w:val="en-GB"/>
              </w:rPr>
              <w:t>ESINERGY Project</w:t>
            </w:r>
          </w:p>
        </w:tc>
        <w:tc>
          <w:tcPr>
            <w:tcW w:w="0" w:type="auto"/>
            <w:hideMark/>
          </w:tcPr>
          <w:p w14:paraId="3273D9AE"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Technical, Pilot</w:t>
            </w:r>
          </w:p>
        </w:tc>
        <w:tc>
          <w:tcPr>
            <w:tcW w:w="0" w:type="auto"/>
            <w:hideMark/>
          </w:tcPr>
          <w:p w14:paraId="2172A4FB"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Renewable Energy Communities</w:t>
            </w:r>
          </w:p>
        </w:tc>
        <w:tc>
          <w:tcPr>
            <w:tcW w:w="0" w:type="auto"/>
            <w:hideMark/>
          </w:tcPr>
          <w:p w14:paraId="462FF093"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 xml:space="preserve">Creating a renewable energy community framework in </w:t>
            </w:r>
            <w:proofErr w:type="spellStart"/>
            <w:r w:rsidRPr="00125C6E">
              <w:rPr>
                <w:rFonts w:ascii="Abadi" w:eastAsia="Calibri" w:hAnsi="Abadi" w:cs="Calibri"/>
                <w:sz w:val="18"/>
                <w:szCs w:val="18"/>
                <w:lang w:val="en-GB"/>
              </w:rPr>
              <w:t>Lentiszombathely</w:t>
            </w:r>
            <w:proofErr w:type="spellEnd"/>
            <w:r w:rsidRPr="00125C6E">
              <w:rPr>
                <w:rFonts w:ascii="Abadi" w:eastAsia="Calibri" w:hAnsi="Abadi" w:cs="Calibri"/>
                <w:sz w:val="18"/>
                <w:szCs w:val="18"/>
                <w:lang w:val="en-GB"/>
              </w:rPr>
              <w:t xml:space="preserve"> region</w:t>
            </w:r>
          </w:p>
        </w:tc>
        <w:tc>
          <w:tcPr>
            <w:tcW w:w="0" w:type="auto"/>
            <w:hideMark/>
          </w:tcPr>
          <w:p w14:paraId="382D0481"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EU funded, Hungarian state co-financing</w:t>
            </w:r>
          </w:p>
        </w:tc>
        <w:tc>
          <w:tcPr>
            <w:tcW w:w="0" w:type="auto"/>
            <w:hideMark/>
          </w:tcPr>
          <w:p w14:paraId="32129F2F" w14:textId="77777777" w:rsidR="00125C6E" w:rsidRPr="00125C6E" w:rsidRDefault="00125C6E" w:rsidP="00125C6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Local energy autonomy, reduced energy dependence</w:t>
            </w:r>
          </w:p>
        </w:tc>
      </w:tr>
      <w:tr w:rsidR="00125C6E" w:rsidRPr="00125C6E" w14:paraId="0890C722" w14:textId="77777777" w:rsidTr="00125C6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F3BF58" w14:textId="77777777" w:rsidR="00125C6E" w:rsidRPr="00125C6E" w:rsidRDefault="00125C6E" w:rsidP="00125C6E">
            <w:pPr>
              <w:spacing w:after="160" w:line="259" w:lineRule="auto"/>
              <w:jc w:val="both"/>
              <w:rPr>
                <w:rFonts w:ascii="Abadi" w:eastAsia="Calibri" w:hAnsi="Abadi" w:cs="Calibri"/>
                <w:color w:val="auto"/>
                <w:sz w:val="18"/>
                <w:szCs w:val="18"/>
                <w:lang w:val="en-GB"/>
              </w:rPr>
            </w:pPr>
            <w:proofErr w:type="spellStart"/>
            <w:r w:rsidRPr="00125C6E">
              <w:rPr>
                <w:rFonts w:ascii="Abadi" w:eastAsia="Calibri" w:hAnsi="Abadi" w:cs="Calibri"/>
                <w:color w:val="auto"/>
                <w:sz w:val="18"/>
                <w:szCs w:val="18"/>
                <w:lang w:val="en-GB"/>
              </w:rPr>
              <w:t>REPowerEU</w:t>
            </w:r>
            <w:proofErr w:type="spellEnd"/>
            <w:r w:rsidRPr="00125C6E">
              <w:rPr>
                <w:rFonts w:ascii="Abadi" w:eastAsia="Calibri" w:hAnsi="Abadi" w:cs="Calibri"/>
                <w:color w:val="auto"/>
                <w:sz w:val="18"/>
                <w:szCs w:val="18"/>
                <w:lang w:val="en-GB"/>
              </w:rPr>
              <w:t xml:space="preserve"> Chapter Reforms</w:t>
            </w:r>
          </w:p>
        </w:tc>
        <w:tc>
          <w:tcPr>
            <w:tcW w:w="0" w:type="auto"/>
            <w:hideMark/>
          </w:tcPr>
          <w:p w14:paraId="4F004F96"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Informational, Facilitation</w:t>
            </w:r>
          </w:p>
        </w:tc>
        <w:tc>
          <w:tcPr>
            <w:tcW w:w="0" w:type="auto"/>
            <w:hideMark/>
          </w:tcPr>
          <w:p w14:paraId="59FA054F"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Multiple Renewables</w:t>
            </w:r>
          </w:p>
        </w:tc>
        <w:tc>
          <w:tcPr>
            <w:tcW w:w="0" w:type="auto"/>
            <w:hideMark/>
          </w:tcPr>
          <w:p w14:paraId="67AA7D0A"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Establishment of one-stop shops for energy communities</w:t>
            </w:r>
          </w:p>
        </w:tc>
        <w:tc>
          <w:tcPr>
            <w:tcW w:w="0" w:type="auto"/>
            <w:hideMark/>
          </w:tcPr>
          <w:p w14:paraId="128BE491"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 xml:space="preserve">Part of broader </w:t>
            </w:r>
            <w:proofErr w:type="spellStart"/>
            <w:r w:rsidRPr="00125C6E">
              <w:rPr>
                <w:rFonts w:ascii="Abadi" w:eastAsia="Calibri" w:hAnsi="Abadi" w:cs="Calibri"/>
                <w:sz w:val="18"/>
                <w:szCs w:val="18"/>
                <w:lang w:val="en-GB"/>
              </w:rPr>
              <w:t>REPowerEU</w:t>
            </w:r>
            <w:proofErr w:type="spellEnd"/>
            <w:r w:rsidRPr="00125C6E">
              <w:rPr>
                <w:rFonts w:ascii="Abadi" w:eastAsia="Calibri" w:hAnsi="Abadi" w:cs="Calibri"/>
                <w:sz w:val="18"/>
                <w:szCs w:val="18"/>
                <w:lang w:val="en-GB"/>
              </w:rPr>
              <w:t xml:space="preserve"> funding</w:t>
            </w:r>
          </w:p>
        </w:tc>
        <w:tc>
          <w:tcPr>
            <w:tcW w:w="0" w:type="auto"/>
            <w:hideMark/>
          </w:tcPr>
          <w:p w14:paraId="1BCC52CA" w14:textId="77777777" w:rsidR="00125C6E" w:rsidRPr="00125C6E" w:rsidRDefault="00125C6E" w:rsidP="00125C6E">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125C6E">
              <w:rPr>
                <w:rFonts w:ascii="Abadi" w:eastAsia="Calibri" w:hAnsi="Abadi" w:cs="Calibri"/>
                <w:sz w:val="18"/>
                <w:szCs w:val="18"/>
                <w:lang w:val="en-GB"/>
              </w:rPr>
              <w:t>Simplified access to financing and information</w:t>
            </w:r>
          </w:p>
        </w:tc>
      </w:tr>
    </w:tbl>
    <w:p w14:paraId="2C66A109" w14:textId="73D447C8" w:rsidR="00125C6E" w:rsidRDefault="00125C6E" w:rsidP="007878E2">
      <w:pPr>
        <w:jc w:val="both"/>
        <w:rPr>
          <w:rFonts w:ascii="Calibri" w:eastAsia="Calibri" w:hAnsi="Calibri" w:cs="Calibri"/>
          <w:sz w:val="24"/>
          <w:szCs w:val="24"/>
          <w:lang w:val="en-GB"/>
        </w:rPr>
      </w:pPr>
    </w:p>
    <w:p w14:paraId="737AD7DE" w14:textId="1E5E65B6" w:rsidR="00C53C14" w:rsidRDefault="00C53C14" w:rsidP="007878E2">
      <w:pPr>
        <w:jc w:val="both"/>
        <w:rPr>
          <w:rFonts w:ascii="Calibri" w:eastAsia="Calibri" w:hAnsi="Calibri" w:cs="Calibri"/>
          <w:sz w:val="24"/>
          <w:szCs w:val="24"/>
          <w:lang w:val="en-GB"/>
        </w:rPr>
      </w:pPr>
      <w:r>
        <w:rPr>
          <w:rFonts w:ascii="Calibri" w:eastAsia="Calibri" w:hAnsi="Calibri" w:cs="Calibri"/>
          <w:sz w:val="24"/>
          <w:szCs w:val="24"/>
          <w:lang w:val="en-GB"/>
        </w:rPr>
        <w:lastRenderedPageBreak/>
        <w:t xml:space="preserve">From the government POV the financial support of the household level is more preferred than the community level. There are several working mechanisms and support programs implemented in place to encourage the civilians to take part in RE generation – focused </w:t>
      </w:r>
      <w:proofErr w:type="gramStart"/>
      <w:r>
        <w:rPr>
          <w:rFonts w:ascii="Calibri" w:eastAsia="Calibri" w:hAnsi="Calibri" w:cs="Calibri"/>
          <w:sz w:val="24"/>
          <w:szCs w:val="24"/>
          <w:lang w:val="en-GB"/>
        </w:rPr>
        <w:t>in</w:t>
      </w:r>
      <w:proofErr w:type="gramEnd"/>
      <w:r>
        <w:rPr>
          <w:rFonts w:ascii="Calibri" w:eastAsia="Calibri" w:hAnsi="Calibri" w:cs="Calibri"/>
          <w:sz w:val="24"/>
          <w:szCs w:val="24"/>
          <w:lang w:val="en-GB"/>
        </w:rPr>
        <w:t xml:space="preserve"> PV installations. The </w:t>
      </w:r>
      <w:proofErr w:type="spellStart"/>
      <w:r>
        <w:rPr>
          <w:rFonts w:ascii="Calibri" w:eastAsia="Calibri" w:hAnsi="Calibri" w:cs="Calibri"/>
          <w:sz w:val="24"/>
          <w:szCs w:val="24"/>
          <w:lang w:val="en-GB"/>
        </w:rPr>
        <w:t>Napenergia</w:t>
      </w:r>
      <w:proofErr w:type="spellEnd"/>
      <w:r>
        <w:rPr>
          <w:rFonts w:ascii="Calibri" w:eastAsia="Calibri" w:hAnsi="Calibri" w:cs="Calibri"/>
          <w:sz w:val="24"/>
          <w:szCs w:val="24"/>
          <w:lang w:val="en-GB"/>
        </w:rPr>
        <w:t xml:space="preserve"> </w:t>
      </w:r>
      <w:proofErr w:type="spellStart"/>
      <w:r>
        <w:rPr>
          <w:rFonts w:ascii="Calibri" w:eastAsia="Calibri" w:hAnsi="Calibri" w:cs="Calibri"/>
          <w:sz w:val="24"/>
          <w:szCs w:val="24"/>
          <w:lang w:val="en-GB"/>
        </w:rPr>
        <w:t>Plusz</w:t>
      </w:r>
      <w:proofErr w:type="spellEnd"/>
      <w:r>
        <w:rPr>
          <w:rFonts w:ascii="Calibri" w:eastAsia="Calibri" w:hAnsi="Calibri" w:cs="Calibri"/>
          <w:sz w:val="24"/>
          <w:szCs w:val="24"/>
          <w:lang w:val="en-GB"/>
        </w:rPr>
        <w:t xml:space="preserve"> Program offer non-refundable support up to HUF 5 million per property to invest in the production and storage of solar energy for households. This aid covers the main portion of the costs, up to 65% of the total price</w:t>
      </w:r>
      <w:r w:rsidR="007421EA">
        <w:rPr>
          <w:rFonts w:ascii="Calibri" w:eastAsia="Calibri" w:hAnsi="Calibri" w:cs="Calibri"/>
          <w:sz w:val="24"/>
          <w:szCs w:val="24"/>
          <w:lang w:val="en-GB"/>
        </w:rPr>
        <w:t xml:space="preserve"> – thus the applicants </w:t>
      </w:r>
      <w:proofErr w:type="gramStart"/>
      <w:r w:rsidR="007421EA">
        <w:rPr>
          <w:rFonts w:ascii="Calibri" w:eastAsia="Calibri" w:hAnsi="Calibri" w:cs="Calibri"/>
          <w:sz w:val="24"/>
          <w:szCs w:val="24"/>
          <w:lang w:val="en-GB"/>
        </w:rPr>
        <w:t>have to</w:t>
      </w:r>
      <w:proofErr w:type="gramEnd"/>
      <w:r w:rsidR="007421EA">
        <w:rPr>
          <w:rFonts w:ascii="Calibri" w:eastAsia="Calibri" w:hAnsi="Calibri" w:cs="Calibri"/>
          <w:sz w:val="24"/>
          <w:szCs w:val="24"/>
          <w:lang w:val="en-GB"/>
        </w:rPr>
        <w:t xml:space="preserve"> cover at least 35% of the instalment’s price</w:t>
      </w:r>
      <w:r>
        <w:rPr>
          <w:rFonts w:ascii="Calibri" w:eastAsia="Calibri" w:hAnsi="Calibri" w:cs="Calibri"/>
          <w:sz w:val="24"/>
          <w:szCs w:val="24"/>
          <w:lang w:val="en-GB"/>
        </w:rPr>
        <w:t xml:space="preserve">. While the program’s goal is to benefit most of the population, it still favours those who have the initial means to invest in solar panels and get some of it back after successfully applying for cash-back. (See for more information: T2.2 Good Practices – Hungary). </w:t>
      </w:r>
    </w:p>
    <w:p w14:paraId="596ACF5A" w14:textId="77777777" w:rsidR="007421EA" w:rsidRDefault="00C53C14" w:rsidP="007878E2">
      <w:pPr>
        <w:jc w:val="both"/>
        <w:rPr>
          <w:rFonts w:ascii="Calibri" w:eastAsia="Calibri" w:hAnsi="Calibri" w:cs="Calibri"/>
          <w:sz w:val="24"/>
          <w:szCs w:val="24"/>
          <w:lang w:val="en-GB"/>
        </w:rPr>
      </w:pPr>
      <w:r>
        <w:rPr>
          <w:rFonts w:ascii="Calibri" w:eastAsia="Calibri" w:hAnsi="Calibri" w:cs="Calibri"/>
          <w:sz w:val="24"/>
          <w:szCs w:val="24"/>
          <w:lang w:val="en-GB"/>
        </w:rPr>
        <w:t>The Home Renovation Program launched in 2024 offers interest free loans and non-refundable financial assistance fo</w:t>
      </w:r>
      <w:r w:rsidR="007421EA">
        <w:rPr>
          <w:rFonts w:ascii="Calibri" w:eastAsia="Calibri" w:hAnsi="Calibri" w:cs="Calibri"/>
          <w:sz w:val="24"/>
          <w:szCs w:val="24"/>
          <w:lang w:val="en-GB"/>
        </w:rPr>
        <w:t>r those who want to make their houses more energy efficient. However, the grant is income-based, and ranges from HUF 2.8 to 3.5 million depending on the household’s average income.</w:t>
      </w:r>
    </w:p>
    <w:p w14:paraId="3C91C3E9" w14:textId="6D249166" w:rsidR="00C53C14" w:rsidRDefault="007421EA" w:rsidP="007878E2">
      <w:pPr>
        <w:jc w:val="both"/>
        <w:rPr>
          <w:rFonts w:ascii="Calibri" w:eastAsia="Calibri" w:hAnsi="Calibri" w:cs="Calibri"/>
          <w:sz w:val="24"/>
          <w:szCs w:val="24"/>
          <w:lang w:val="en-GB"/>
        </w:rPr>
      </w:pPr>
      <w:r>
        <w:rPr>
          <w:rFonts w:ascii="Calibri" w:eastAsia="Calibri" w:hAnsi="Calibri" w:cs="Calibri"/>
          <w:sz w:val="24"/>
          <w:szCs w:val="24"/>
          <w:lang w:val="en-GB"/>
        </w:rPr>
        <w:t xml:space="preserve">The spread of decentralised RESs, mainly PVs, had some implication for the Hungarian households. Most notable one, was the possibility of selling the excess energy back. There was a net metering scheme for residential renewable installations with the capacity up to 50kVA. Under this, the surplus energy generated was completely compensated by the electricity supplier – in retail price. This method was however cancelled and phased out by the governments (for the new users). The new compensation system for surplus energy </w:t>
      </w:r>
      <w:r w:rsidR="001344C3">
        <w:rPr>
          <w:rFonts w:ascii="Calibri" w:eastAsia="Calibri" w:hAnsi="Calibri" w:cs="Calibri"/>
          <w:sz w:val="24"/>
          <w:szCs w:val="24"/>
          <w:lang w:val="en-GB"/>
        </w:rPr>
        <w:t xml:space="preserve">is yet to be specified but expected to be met the EU requirements for fair compensation (e.g. adhering to the market value). </w:t>
      </w:r>
      <w:r>
        <w:rPr>
          <w:rFonts w:ascii="Calibri" w:eastAsia="Calibri" w:hAnsi="Calibri" w:cs="Calibri"/>
          <w:sz w:val="24"/>
          <w:szCs w:val="24"/>
          <w:lang w:val="en-GB"/>
        </w:rPr>
        <w:t xml:space="preserve"> </w:t>
      </w:r>
    </w:p>
    <w:p w14:paraId="02F10207" w14:textId="4164201E" w:rsidR="001344C3" w:rsidRDefault="001344C3" w:rsidP="007878E2">
      <w:pPr>
        <w:jc w:val="both"/>
        <w:rPr>
          <w:rFonts w:ascii="Calibri" w:eastAsia="Calibri" w:hAnsi="Calibri" w:cs="Calibri"/>
          <w:sz w:val="24"/>
          <w:szCs w:val="24"/>
          <w:lang w:val="en-GB"/>
        </w:rPr>
      </w:pPr>
      <w:r>
        <w:rPr>
          <w:rFonts w:ascii="Calibri" w:eastAsia="Calibri" w:hAnsi="Calibri" w:cs="Calibri"/>
          <w:sz w:val="24"/>
          <w:szCs w:val="24"/>
          <w:lang w:val="en-GB"/>
        </w:rPr>
        <w:t>Regardless, t</w:t>
      </w:r>
      <w:r w:rsidRPr="001344C3">
        <w:rPr>
          <w:rFonts w:ascii="Calibri" w:eastAsia="Calibri" w:hAnsi="Calibri" w:cs="Calibri"/>
          <w:sz w:val="24"/>
          <w:szCs w:val="24"/>
          <w:lang w:val="en-GB"/>
        </w:rPr>
        <w:t xml:space="preserve">he government's </w:t>
      </w:r>
      <w:r>
        <w:rPr>
          <w:rFonts w:ascii="Calibri" w:eastAsia="Calibri" w:hAnsi="Calibri" w:cs="Calibri"/>
          <w:sz w:val="24"/>
          <w:szCs w:val="24"/>
          <w:lang w:val="en-GB"/>
        </w:rPr>
        <w:t xml:space="preserve">end goal </w:t>
      </w:r>
      <w:r w:rsidRPr="001344C3">
        <w:rPr>
          <w:rFonts w:ascii="Calibri" w:eastAsia="Calibri" w:hAnsi="Calibri" w:cs="Calibri"/>
          <w:sz w:val="24"/>
          <w:szCs w:val="24"/>
          <w:lang w:val="en-GB"/>
        </w:rPr>
        <w:t>is to maintain reduce</w:t>
      </w:r>
      <w:r>
        <w:rPr>
          <w:rFonts w:ascii="Calibri" w:eastAsia="Calibri" w:hAnsi="Calibri" w:cs="Calibri"/>
          <w:sz w:val="24"/>
          <w:szCs w:val="24"/>
          <w:lang w:val="en-GB"/>
        </w:rPr>
        <w:t xml:space="preserve"> the</w:t>
      </w:r>
      <w:r w:rsidRPr="001344C3">
        <w:rPr>
          <w:rFonts w:ascii="Calibri" w:eastAsia="Calibri" w:hAnsi="Calibri" w:cs="Calibri"/>
          <w:sz w:val="24"/>
          <w:szCs w:val="24"/>
          <w:lang w:val="en-GB"/>
        </w:rPr>
        <w:t xml:space="preserve"> overhead costs for energy, </w:t>
      </w:r>
      <w:r>
        <w:rPr>
          <w:rFonts w:ascii="Calibri" w:eastAsia="Calibri" w:hAnsi="Calibri" w:cs="Calibri"/>
          <w:sz w:val="24"/>
          <w:szCs w:val="24"/>
          <w:lang w:val="en-GB"/>
        </w:rPr>
        <w:t>thus</w:t>
      </w:r>
      <w:r w:rsidRPr="001344C3">
        <w:rPr>
          <w:rFonts w:ascii="Calibri" w:eastAsia="Calibri" w:hAnsi="Calibri" w:cs="Calibri"/>
          <w:sz w:val="24"/>
          <w:szCs w:val="24"/>
          <w:lang w:val="en-GB"/>
        </w:rPr>
        <w:t xml:space="preserve"> benefiting</w:t>
      </w:r>
      <w:r>
        <w:rPr>
          <w:rFonts w:ascii="Calibri" w:eastAsia="Calibri" w:hAnsi="Calibri" w:cs="Calibri"/>
          <w:sz w:val="24"/>
          <w:szCs w:val="24"/>
          <w:lang w:val="en-GB"/>
        </w:rPr>
        <w:t xml:space="preserve"> (mostly middle- and upper-class)</w:t>
      </w:r>
      <w:r w:rsidRPr="001344C3">
        <w:rPr>
          <w:rFonts w:ascii="Calibri" w:eastAsia="Calibri" w:hAnsi="Calibri" w:cs="Calibri"/>
          <w:sz w:val="24"/>
          <w:szCs w:val="24"/>
          <w:lang w:val="en-GB"/>
        </w:rPr>
        <w:t xml:space="preserve"> households</w:t>
      </w:r>
      <w:r>
        <w:rPr>
          <w:rFonts w:ascii="Calibri" w:eastAsia="Calibri" w:hAnsi="Calibri" w:cs="Calibri"/>
          <w:sz w:val="24"/>
          <w:szCs w:val="24"/>
          <w:lang w:val="en-GB"/>
        </w:rPr>
        <w:t xml:space="preserve">. </w:t>
      </w:r>
    </w:p>
    <w:p w14:paraId="0508DB40" w14:textId="66BB2320" w:rsidR="007421EA" w:rsidRDefault="007421EA" w:rsidP="007878E2">
      <w:pPr>
        <w:jc w:val="both"/>
        <w:rPr>
          <w:rFonts w:ascii="Calibri" w:eastAsia="Calibri" w:hAnsi="Calibri" w:cs="Calibri"/>
          <w:sz w:val="24"/>
          <w:szCs w:val="24"/>
          <w:lang w:val="en-GB"/>
        </w:rPr>
      </w:pPr>
      <w:r>
        <w:rPr>
          <w:rFonts w:ascii="Calibri" w:eastAsia="Calibri" w:hAnsi="Calibri" w:cs="Calibri"/>
          <w:sz w:val="24"/>
          <w:szCs w:val="24"/>
          <w:lang w:val="en-GB"/>
        </w:rPr>
        <w:t xml:space="preserve">Notable household level initiatives: </w:t>
      </w:r>
    </w:p>
    <w:tbl>
      <w:tblPr>
        <w:tblStyle w:val="GridTable5Dark-Accent4"/>
        <w:tblW w:w="0" w:type="dxa"/>
        <w:tblLook w:val="04A0" w:firstRow="1" w:lastRow="0" w:firstColumn="1" w:lastColumn="0" w:noHBand="0" w:noVBand="1"/>
      </w:tblPr>
      <w:tblGrid>
        <w:gridCol w:w="1131"/>
        <w:gridCol w:w="1186"/>
        <w:gridCol w:w="987"/>
        <w:gridCol w:w="956"/>
        <w:gridCol w:w="1239"/>
        <w:gridCol w:w="1091"/>
        <w:gridCol w:w="1123"/>
        <w:gridCol w:w="1303"/>
      </w:tblGrid>
      <w:tr w:rsidR="007421EA" w:rsidRPr="007421EA" w14:paraId="33D5D88B" w14:textId="77777777" w:rsidTr="007421E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4D3700" w14:textId="77777777" w:rsidR="007421EA" w:rsidRPr="007421EA" w:rsidRDefault="007421EA" w:rsidP="007421EA">
            <w:pPr>
              <w:spacing w:after="160" w:line="259" w:lineRule="auto"/>
              <w:jc w:val="both"/>
              <w:rPr>
                <w:rFonts w:ascii="Abadi" w:eastAsia="Calibri" w:hAnsi="Abadi" w:cs="Calibri"/>
                <w:color w:val="auto"/>
                <w:sz w:val="18"/>
                <w:szCs w:val="18"/>
                <w:lang w:val="en-GB"/>
              </w:rPr>
            </w:pPr>
            <w:r w:rsidRPr="007421EA">
              <w:rPr>
                <w:rFonts w:ascii="Abadi" w:eastAsia="Calibri" w:hAnsi="Abadi" w:cs="Calibri"/>
                <w:color w:val="auto"/>
                <w:sz w:val="18"/>
                <w:szCs w:val="18"/>
                <w:lang w:val="en-GB"/>
              </w:rPr>
              <w:t>Program Name</w:t>
            </w:r>
          </w:p>
        </w:tc>
        <w:tc>
          <w:tcPr>
            <w:tcW w:w="0" w:type="auto"/>
            <w:hideMark/>
          </w:tcPr>
          <w:p w14:paraId="4843DDAE"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Type of Incentive</w:t>
            </w:r>
          </w:p>
        </w:tc>
        <w:tc>
          <w:tcPr>
            <w:tcW w:w="0" w:type="auto"/>
            <w:hideMark/>
          </w:tcPr>
          <w:p w14:paraId="6E9C3E84"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Maximum Amount of Support</w:t>
            </w:r>
          </w:p>
        </w:tc>
        <w:tc>
          <w:tcPr>
            <w:tcW w:w="0" w:type="auto"/>
            <w:hideMark/>
          </w:tcPr>
          <w:p w14:paraId="7B1733C7"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Coverage of Costs</w:t>
            </w:r>
          </w:p>
        </w:tc>
        <w:tc>
          <w:tcPr>
            <w:tcW w:w="0" w:type="auto"/>
            <w:hideMark/>
          </w:tcPr>
          <w:p w14:paraId="442A53CD"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Eligibility Criteria</w:t>
            </w:r>
          </w:p>
        </w:tc>
        <w:tc>
          <w:tcPr>
            <w:tcW w:w="0" w:type="auto"/>
            <w:hideMark/>
          </w:tcPr>
          <w:p w14:paraId="26DDB8B7"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Investment Required (estimated)</w:t>
            </w:r>
          </w:p>
        </w:tc>
        <w:tc>
          <w:tcPr>
            <w:tcW w:w="0" w:type="auto"/>
            <w:hideMark/>
          </w:tcPr>
          <w:p w14:paraId="230404C5"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Other Supports Available</w:t>
            </w:r>
          </w:p>
        </w:tc>
        <w:tc>
          <w:tcPr>
            <w:tcW w:w="0" w:type="auto"/>
            <w:hideMark/>
          </w:tcPr>
          <w:p w14:paraId="6C37CD8F" w14:textId="77777777" w:rsidR="007421EA" w:rsidRPr="007421EA" w:rsidRDefault="007421EA" w:rsidP="007421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badi" w:eastAsia="Calibri" w:hAnsi="Abadi" w:cs="Calibri"/>
                <w:color w:val="auto"/>
                <w:sz w:val="18"/>
                <w:szCs w:val="18"/>
                <w:lang w:val="en-GB"/>
              </w:rPr>
            </w:pPr>
            <w:r w:rsidRPr="007421EA">
              <w:rPr>
                <w:rFonts w:ascii="Abadi" w:eastAsia="Calibri" w:hAnsi="Abadi" w:cs="Calibri"/>
                <w:color w:val="auto"/>
                <w:sz w:val="18"/>
                <w:szCs w:val="18"/>
                <w:lang w:val="en-GB"/>
              </w:rPr>
              <w:t>Implications for Households</w:t>
            </w:r>
          </w:p>
        </w:tc>
      </w:tr>
      <w:tr w:rsidR="007421EA" w:rsidRPr="007421EA" w14:paraId="295279E3" w14:textId="77777777" w:rsidTr="007421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E10E0F" w14:textId="77777777" w:rsidR="007421EA" w:rsidRPr="007421EA" w:rsidRDefault="007421EA" w:rsidP="007421EA">
            <w:pPr>
              <w:spacing w:after="160" w:line="259" w:lineRule="auto"/>
              <w:jc w:val="both"/>
              <w:rPr>
                <w:rFonts w:ascii="Abadi" w:eastAsia="Calibri" w:hAnsi="Abadi" w:cs="Calibri"/>
                <w:color w:val="auto"/>
                <w:sz w:val="18"/>
                <w:szCs w:val="18"/>
                <w:lang w:val="en-GB"/>
              </w:rPr>
            </w:pPr>
            <w:r w:rsidRPr="007421EA">
              <w:rPr>
                <w:rFonts w:ascii="Abadi" w:eastAsia="Calibri" w:hAnsi="Abadi" w:cs="Calibri"/>
                <w:color w:val="auto"/>
                <w:sz w:val="18"/>
                <w:szCs w:val="18"/>
                <w:lang w:val="en-GB"/>
              </w:rPr>
              <w:t>Solar Energy Plus Programme</w:t>
            </w:r>
          </w:p>
        </w:tc>
        <w:tc>
          <w:tcPr>
            <w:tcW w:w="0" w:type="auto"/>
            <w:hideMark/>
          </w:tcPr>
          <w:p w14:paraId="2DE52CD1"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Grant</w:t>
            </w:r>
          </w:p>
        </w:tc>
        <w:tc>
          <w:tcPr>
            <w:tcW w:w="0" w:type="auto"/>
            <w:hideMark/>
          </w:tcPr>
          <w:p w14:paraId="4BF51FD2"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HUF 5 million</w:t>
            </w:r>
          </w:p>
        </w:tc>
        <w:tc>
          <w:tcPr>
            <w:tcW w:w="0" w:type="auto"/>
            <w:hideMark/>
          </w:tcPr>
          <w:p w14:paraId="15D2A996"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Up to 65%</w:t>
            </w:r>
          </w:p>
        </w:tc>
        <w:tc>
          <w:tcPr>
            <w:tcW w:w="0" w:type="auto"/>
            <w:hideMark/>
          </w:tcPr>
          <w:p w14:paraId="4DC0A15B"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Private homeowners</w:t>
            </w:r>
          </w:p>
        </w:tc>
        <w:tc>
          <w:tcPr>
            <w:tcW w:w="0" w:type="auto"/>
            <w:hideMark/>
          </w:tcPr>
          <w:p w14:paraId="71FAECEF"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~35% of total cost</w:t>
            </w:r>
          </w:p>
        </w:tc>
        <w:tc>
          <w:tcPr>
            <w:tcW w:w="0" w:type="auto"/>
            <w:hideMark/>
          </w:tcPr>
          <w:p w14:paraId="4260749A"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Contractor registration</w:t>
            </w:r>
          </w:p>
        </w:tc>
        <w:tc>
          <w:tcPr>
            <w:tcW w:w="0" w:type="auto"/>
            <w:hideMark/>
          </w:tcPr>
          <w:p w14:paraId="09660174"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Self-consumption, potential for grid feed-in (transitioning from net metering), reduced energy bills</w:t>
            </w:r>
          </w:p>
        </w:tc>
      </w:tr>
      <w:tr w:rsidR="007421EA" w:rsidRPr="007421EA" w14:paraId="7A4CE623" w14:textId="77777777" w:rsidTr="007421E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1ABC86" w14:textId="77777777" w:rsidR="007421EA" w:rsidRPr="007421EA" w:rsidRDefault="007421EA" w:rsidP="007421EA">
            <w:pPr>
              <w:spacing w:after="160" w:line="259" w:lineRule="auto"/>
              <w:jc w:val="both"/>
              <w:rPr>
                <w:rFonts w:ascii="Abadi" w:eastAsia="Calibri" w:hAnsi="Abadi" w:cs="Calibri"/>
                <w:color w:val="auto"/>
                <w:sz w:val="18"/>
                <w:szCs w:val="18"/>
                <w:lang w:val="en-GB"/>
              </w:rPr>
            </w:pPr>
            <w:r w:rsidRPr="007421EA">
              <w:rPr>
                <w:rFonts w:ascii="Abadi" w:eastAsia="Calibri" w:hAnsi="Abadi" w:cs="Calibri"/>
                <w:color w:val="auto"/>
                <w:sz w:val="18"/>
                <w:szCs w:val="18"/>
                <w:lang w:val="en-GB"/>
              </w:rPr>
              <w:t>Home Renovation Subsidy (for families with children)</w:t>
            </w:r>
          </w:p>
        </w:tc>
        <w:tc>
          <w:tcPr>
            <w:tcW w:w="0" w:type="auto"/>
            <w:hideMark/>
          </w:tcPr>
          <w:p w14:paraId="08BF5054"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Grant</w:t>
            </w:r>
          </w:p>
        </w:tc>
        <w:tc>
          <w:tcPr>
            <w:tcW w:w="0" w:type="auto"/>
            <w:hideMark/>
          </w:tcPr>
          <w:p w14:paraId="2E794C5B"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HUF 3 million</w:t>
            </w:r>
          </w:p>
        </w:tc>
        <w:tc>
          <w:tcPr>
            <w:tcW w:w="0" w:type="auto"/>
            <w:hideMark/>
          </w:tcPr>
          <w:p w14:paraId="7E730E7B"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50%</w:t>
            </w:r>
          </w:p>
        </w:tc>
        <w:tc>
          <w:tcPr>
            <w:tcW w:w="0" w:type="auto"/>
            <w:hideMark/>
          </w:tcPr>
          <w:p w14:paraId="1EFF7335"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Households with at least one child</w:t>
            </w:r>
          </w:p>
        </w:tc>
        <w:tc>
          <w:tcPr>
            <w:tcW w:w="0" w:type="auto"/>
            <w:hideMark/>
          </w:tcPr>
          <w:p w14:paraId="48F368BB"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50% of total cost</w:t>
            </w:r>
          </w:p>
        </w:tc>
        <w:tc>
          <w:tcPr>
            <w:tcW w:w="0" w:type="auto"/>
            <w:hideMark/>
          </w:tcPr>
          <w:p w14:paraId="3D05BBC7"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proofErr w:type="spellStart"/>
            <w:r w:rsidRPr="007421EA">
              <w:rPr>
                <w:rFonts w:ascii="Abadi" w:eastAsia="Calibri" w:hAnsi="Abadi" w:cs="Calibri"/>
                <w:sz w:val="18"/>
                <w:szCs w:val="18"/>
                <w:lang w:val="en-GB"/>
              </w:rPr>
              <w:t>RenoPont</w:t>
            </w:r>
            <w:proofErr w:type="spellEnd"/>
          </w:p>
        </w:tc>
        <w:tc>
          <w:tcPr>
            <w:tcW w:w="0" w:type="auto"/>
            <w:hideMark/>
          </w:tcPr>
          <w:p w14:paraId="2001A613"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Potential for self-consumption if used for solar, reduced energy bills</w:t>
            </w:r>
          </w:p>
        </w:tc>
      </w:tr>
      <w:tr w:rsidR="007421EA" w:rsidRPr="007421EA" w14:paraId="00BD1BDB" w14:textId="77777777" w:rsidTr="007421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25D89A" w14:textId="77777777" w:rsidR="007421EA" w:rsidRPr="007421EA" w:rsidRDefault="007421EA" w:rsidP="007421EA">
            <w:pPr>
              <w:spacing w:after="160" w:line="259" w:lineRule="auto"/>
              <w:jc w:val="both"/>
              <w:rPr>
                <w:rFonts w:ascii="Abadi" w:eastAsia="Calibri" w:hAnsi="Abadi" w:cs="Calibri"/>
                <w:color w:val="auto"/>
                <w:sz w:val="18"/>
                <w:szCs w:val="18"/>
                <w:lang w:val="en-GB"/>
              </w:rPr>
            </w:pPr>
            <w:r w:rsidRPr="007421EA">
              <w:rPr>
                <w:rFonts w:ascii="Abadi" w:eastAsia="Calibri" w:hAnsi="Abadi" w:cs="Calibri"/>
                <w:color w:val="auto"/>
                <w:sz w:val="18"/>
                <w:szCs w:val="18"/>
                <w:lang w:val="en-GB"/>
              </w:rPr>
              <w:lastRenderedPageBreak/>
              <w:t>Home Renovation Program (2024)</w:t>
            </w:r>
          </w:p>
        </w:tc>
        <w:tc>
          <w:tcPr>
            <w:tcW w:w="0" w:type="auto"/>
            <w:hideMark/>
          </w:tcPr>
          <w:p w14:paraId="0DF390F2"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Grant &amp; Loan</w:t>
            </w:r>
          </w:p>
        </w:tc>
        <w:tc>
          <w:tcPr>
            <w:tcW w:w="0" w:type="auto"/>
            <w:hideMark/>
          </w:tcPr>
          <w:p w14:paraId="540C5746"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Grant: HUF 2.5-3.5 million; Loan: Up to HUF 6 million (interest-free)</w:t>
            </w:r>
          </w:p>
        </w:tc>
        <w:tc>
          <w:tcPr>
            <w:tcW w:w="0" w:type="auto"/>
            <w:hideMark/>
          </w:tcPr>
          <w:p w14:paraId="787CFD94"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Varies based on income and project</w:t>
            </w:r>
          </w:p>
        </w:tc>
        <w:tc>
          <w:tcPr>
            <w:tcW w:w="0" w:type="auto"/>
            <w:hideMark/>
          </w:tcPr>
          <w:p w14:paraId="6E191F35"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Homeowners of properties built before 1990</w:t>
            </w:r>
          </w:p>
        </w:tc>
        <w:tc>
          <w:tcPr>
            <w:tcW w:w="0" w:type="auto"/>
            <w:hideMark/>
          </w:tcPr>
          <w:p w14:paraId="54CF2B9D"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Varies based on project scope and grant amount</w:t>
            </w:r>
          </w:p>
        </w:tc>
        <w:tc>
          <w:tcPr>
            <w:tcW w:w="0" w:type="auto"/>
            <w:hideMark/>
          </w:tcPr>
          <w:p w14:paraId="2AC90D83"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proofErr w:type="spellStart"/>
            <w:r w:rsidRPr="007421EA">
              <w:rPr>
                <w:rFonts w:ascii="Abadi" w:eastAsia="Calibri" w:hAnsi="Abadi" w:cs="Calibri"/>
                <w:sz w:val="18"/>
                <w:szCs w:val="18"/>
                <w:lang w:val="en-GB"/>
              </w:rPr>
              <w:t>RenoPont</w:t>
            </w:r>
            <w:proofErr w:type="spellEnd"/>
          </w:p>
        </w:tc>
        <w:tc>
          <w:tcPr>
            <w:tcW w:w="0" w:type="auto"/>
            <w:hideMark/>
          </w:tcPr>
          <w:p w14:paraId="7E182E82" w14:textId="77777777" w:rsidR="007421EA" w:rsidRPr="007421EA" w:rsidRDefault="007421EA" w:rsidP="007421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Potential for self-consumption if used for solar, reduced energy bills</w:t>
            </w:r>
          </w:p>
        </w:tc>
      </w:tr>
      <w:tr w:rsidR="007421EA" w:rsidRPr="007421EA" w14:paraId="5BA53C0D" w14:textId="77777777" w:rsidTr="007421E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E23FF3" w14:textId="77777777" w:rsidR="007421EA" w:rsidRPr="007421EA" w:rsidRDefault="007421EA" w:rsidP="007421EA">
            <w:pPr>
              <w:spacing w:after="160" w:line="259" w:lineRule="auto"/>
              <w:jc w:val="both"/>
              <w:rPr>
                <w:rFonts w:ascii="Abadi" w:eastAsia="Calibri" w:hAnsi="Abadi" w:cs="Calibri"/>
                <w:color w:val="auto"/>
                <w:sz w:val="18"/>
                <w:szCs w:val="18"/>
                <w:lang w:val="en-GB"/>
              </w:rPr>
            </w:pPr>
            <w:proofErr w:type="spellStart"/>
            <w:r w:rsidRPr="007421EA">
              <w:rPr>
                <w:rFonts w:ascii="Abadi" w:eastAsia="Calibri" w:hAnsi="Abadi" w:cs="Calibri"/>
                <w:color w:val="auto"/>
                <w:sz w:val="18"/>
                <w:szCs w:val="18"/>
                <w:lang w:val="en-GB"/>
              </w:rPr>
              <w:t>RenoPont</w:t>
            </w:r>
            <w:proofErr w:type="spellEnd"/>
          </w:p>
        </w:tc>
        <w:tc>
          <w:tcPr>
            <w:tcW w:w="0" w:type="auto"/>
            <w:hideMark/>
          </w:tcPr>
          <w:p w14:paraId="0FBC519B"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Consultancy, Information</w:t>
            </w:r>
          </w:p>
        </w:tc>
        <w:tc>
          <w:tcPr>
            <w:tcW w:w="0" w:type="auto"/>
            <w:hideMark/>
          </w:tcPr>
          <w:p w14:paraId="46935DC8" w14:textId="50E5DB25"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Pr>
                <w:rFonts w:ascii="Abadi" w:eastAsia="Calibri" w:hAnsi="Abadi" w:cs="Calibri"/>
                <w:sz w:val="18"/>
                <w:szCs w:val="18"/>
                <w:lang w:val="en-GB"/>
              </w:rPr>
              <w:t>-</w:t>
            </w:r>
          </w:p>
        </w:tc>
        <w:tc>
          <w:tcPr>
            <w:tcW w:w="0" w:type="auto"/>
            <w:hideMark/>
          </w:tcPr>
          <w:p w14:paraId="1E819D85"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Free service</w:t>
            </w:r>
          </w:p>
        </w:tc>
        <w:tc>
          <w:tcPr>
            <w:tcW w:w="0" w:type="auto"/>
            <w:hideMark/>
          </w:tcPr>
          <w:p w14:paraId="6D84C550"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Homeowners planning energy renovations</w:t>
            </w:r>
          </w:p>
        </w:tc>
        <w:tc>
          <w:tcPr>
            <w:tcW w:w="0" w:type="auto"/>
            <w:hideMark/>
          </w:tcPr>
          <w:p w14:paraId="199291A4" w14:textId="47064A2D"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Pr>
                <w:rFonts w:ascii="Abadi" w:eastAsia="Calibri" w:hAnsi="Abadi" w:cs="Calibri"/>
                <w:sz w:val="18"/>
                <w:szCs w:val="18"/>
                <w:lang w:val="en-GB"/>
              </w:rPr>
              <w:t>-</w:t>
            </w:r>
          </w:p>
        </w:tc>
        <w:tc>
          <w:tcPr>
            <w:tcW w:w="0" w:type="auto"/>
            <w:hideMark/>
          </w:tcPr>
          <w:p w14:paraId="26E9F28F"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Online platform, advisory offices, expert network</w:t>
            </w:r>
          </w:p>
        </w:tc>
        <w:tc>
          <w:tcPr>
            <w:tcW w:w="0" w:type="auto"/>
            <w:hideMark/>
          </w:tcPr>
          <w:p w14:paraId="780B1157" w14:textId="77777777" w:rsidR="007421EA" w:rsidRPr="007421EA" w:rsidRDefault="007421EA" w:rsidP="007421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badi" w:eastAsia="Calibri" w:hAnsi="Abadi" w:cs="Calibri"/>
                <w:sz w:val="18"/>
                <w:szCs w:val="18"/>
                <w:lang w:val="en-GB"/>
              </w:rPr>
            </w:pPr>
            <w:r w:rsidRPr="007421EA">
              <w:rPr>
                <w:rFonts w:ascii="Abadi" w:eastAsia="Calibri" w:hAnsi="Abadi" w:cs="Calibri"/>
                <w:sz w:val="18"/>
                <w:szCs w:val="18"/>
                <w:lang w:val="en-GB"/>
              </w:rPr>
              <w:t>Guidance on renewable energy adoption, financial options, installer selection</w:t>
            </w:r>
          </w:p>
        </w:tc>
      </w:tr>
    </w:tbl>
    <w:p w14:paraId="5C3C8570" w14:textId="77777777" w:rsidR="007421EA" w:rsidRDefault="007421EA" w:rsidP="007878E2">
      <w:pPr>
        <w:jc w:val="both"/>
        <w:rPr>
          <w:rFonts w:ascii="Calibri" w:eastAsia="Calibri" w:hAnsi="Calibri" w:cs="Calibri"/>
          <w:sz w:val="24"/>
          <w:szCs w:val="24"/>
          <w:lang w:val="en-GB"/>
        </w:rPr>
      </w:pPr>
    </w:p>
    <w:p w14:paraId="598DD8C6" w14:textId="31C203B0" w:rsidR="0080135B" w:rsidRPr="00125C6E" w:rsidRDefault="001344C3" w:rsidP="007878E2">
      <w:pPr>
        <w:jc w:val="both"/>
        <w:rPr>
          <w:rFonts w:ascii="Calibri" w:eastAsia="Calibri" w:hAnsi="Calibri" w:cs="Calibri"/>
          <w:sz w:val="24"/>
          <w:szCs w:val="24"/>
          <w:lang w:val="en-GB"/>
        </w:rPr>
      </w:pPr>
      <w:r>
        <w:rPr>
          <w:rFonts w:ascii="Calibri" w:eastAsia="Calibri" w:hAnsi="Calibri" w:cs="Calibri"/>
          <w:sz w:val="24"/>
          <w:szCs w:val="24"/>
          <w:lang w:val="en-GB"/>
        </w:rPr>
        <w:t xml:space="preserve">Although the national policies encourage the adoption of decentralised renewable energy – mainly for the household level -, the addressing of existing vulnerabilities (energy poverty) is something that has yet to be done by the government. The </w:t>
      </w:r>
      <w:proofErr w:type="spellStart"/>
      <w:r>
        <w:rPr>
          <w:rFonts w:ascii="Calibri" w:eastAsia="Calibri" w:hAnsi="Calibri" w:cs="Calibri"/>
          <w:sz w:val="24"/>
          <w:szCs w:val="24"/>
          <w:lang w:val="en-GB"/>
        </w:rPr>
        <w:t>Napenergia</w:t>
      </w:r>
      <w:proofErr w:type="spellEnd"/>
      <w:r>
        <w:rPr>
          <w:rFonts w:ascii="Calibri" w:eastAsia="Calibri" w:hAnsi="Calibri" w:cs="Calibri"/>
          <w:sz w:val="24"/>
          <w:szCs w:val="24"/>
          <w:lang w:val="en-GB"/>
        </w:rPr>
        <w:t xml:space="preserve"> </w:t>
      </w:r>
      <w:proofErr w:type="spellStart"/>
      <w:r>
        <w:rPr>
          <w:rFonts w:ascii="Calibri" w:eastAsia="Calibri" w:hAnsi="Calibri" w:cs="Calibri"/>
          <w:sz w:val="24"/>
          <w:szCs w:val="24"/>
          <w:lang w:val="en-GB"/>
        </w:rPr>
        <w:t>Plusz</w:t>
      </w:r>
      <w:proofErr w:type="spellEnd"/>
      <w:r>
        <w:rPr>
          <w:rFonts w:ascii="Calibri" w:eastAsia="Calibri" w:hAnsi="Calibri" w:cs="Calibri"/>
          <w:sz w:val="24"/>
          <w:szCs w:val="24"/>
          <w:lang w:val="en-GB"/>
        </w:rPr>
        <w:t xml:space="preserve"> progra</w:t>
      </w:r>
      <w:r w:rsidR="0080135B">
        <w:rPr>
          <w:rFonts w:ascii="Calibri" w:eastAsia="Calibri" w:hAnsi="Calibri" w:cs="Calibri"/>
          <w:sz w:val="24"/>
          <w:szCs w:val="24"/>
          <w:lang w:val="en-GB"/>
        </w:rPr>
        <w:t xml:space="preserve">m’s primary beneficiaries are those who have enough capital to cover and or prefinance the costs of the solar panel installations – even without receiving grant. This widens the gap in accessing affordable clean energy, worsen existing vulnerabilities for low-income </w:t>
      </w:r>
      <w:proofErr w:type="spellStart"/>
      <w:r w:rsidR="0080135B">
        <w:rPr>
          <w:rFonts w:ascii="Calibri" w:eastAsia="Calibri" w:hAnsi="Calibri" w:cs="Calibri"/>
          <w:sz w:val="24"/>
          <w:szCs w:val="24"/>
          <w:lang w:val="en-GB"/>
        </w:rPr>
        <w:t>housholds</w:t>
      </w:r>
      <w:proofErr w:type="spellEnd"/>
      <w:r w:rsidR="0080135B">
        <w:rPr>
          <w:rFonts w:ascii="Calibri" w:eastAsia="Calibri" w:hAnsi="Calibri" w:cs="Calibri"/>
          <w:sz w:val="24"/>
          <w:szCs w:val="24"/>
          <w:lang w:val="en-GB"/>
        </w:rPr>
        <w:t xml:space="preserve"> – who simply do not have the capital to cover the remaining portion of the price of PVs. (The same issue can be observed with the other programs.)</w:t>
      </w:r>
    </w:p>
    <w:p w14:paraId="73782715" w14:textId="6071ACAB" w:rsidR="00ED5CC3" w:rsidRPr="00136EAF" w:rsidRDefault="00ED5CC3" w:rsidP="35413D53">
      <w:pPr>
        <w:pStyle w:val="Stile1"/>
        <w:ind w:left="0" w:firstLine="0"/>
        <w:rPr>
          <w:lang w:val="en-IE"/>
        </w:rPr>
      </w:pPr>
      <w:r>
        <w:lastRenderedPageBreak/>
        <w:t xml:space="preserve">What are the key eco-social dimensions for just twin transition to be </w:t>
      </w:r>
      <w:proofErr w:type="gramStart"/>
      <w:r>
        <w:t>considered</w:t>
      </w:r>
      <w:proofErr w:type="gramEnd"/>
      <w:r>
        <w:t xml:space="preserve"> does the action align with them? </w:t>
      </w:r>
    </w:p>
    <w:p w14:paraId="278E8DD8" w14:textId="24CD63BD" w:rsidR="00ED5CC3" w:rsidRDefault="00136EAF" w:rsidP="0080135B">
      <w:pPr>
        <w:pStyle w:val="Stile1"/>
        <w:numPr>
          <w:ilvl w:val="0"/>
          <w:numId w:val="0"/>
        </w:numPr>
        <w:outlineLvl w:val="9"/>
        <w:rPr>
          <w:b w:val="0"/>
          <w:bCs w:val="0"/>
          <w:color w:val="auto"/>
          <w:sz w:val="24"/>
          <w:szCs w:val="24"/>
        </w:rPr>
      </w:pPr>
      <w:r w:rsidRPr="35413D53">
        <w:rPr>
          <w:b w:val="0"/>
          <w:bCs w:val="0"/>
          <w:color w:val="auto"/>
          <w:sz w:val="24"/>
          <w:szCs w:val="24"/>
        </w:rPr>
        <w:t xml:space="preserve">To be identified after the analysis of relevant policy mechanisms/support </w:t>
      </w:r>
      <w:proofErr w:type="spellStart"/>
      <w:r w:rsidRPr="35413D53">
        <w:rPr>
          <w:b w:val="0"/>
          <w:bCs w:val="0"/>
          <w:color w:val="auto"/>
          <w:sz w:val="24"/>
          <w:szCs w:val="24"/>
        </w:rPr>
        <w:t>programmes</w:t>
      </w:r>
      <w:proofErr w:type="spellEnd"/>
      <w:r w:rsidRPr="35413D53">
        <w:rPr>
          <w:b w:val="0"/>
          <w:bCs w:val="0"/>
          <w:color w:val="auto"/>
          <w:sz w:val="24"/>
          <w:szCs w:val="24"/>
        </w:rPr>
        <w:t xml:space="preserve"> in point 2.</w:t>
      </w:r>
    </w:p>
    <w:p w14:paraId="065476C1" w14:textId="1737D467" w:rsidR="0080135B" w:rsidRDefault="0080135B" w:rsidP="0080135B">
      <w:pPr>
        <w:pStyle w:val="Stile1"/>
        <w:numPr>
          <w:ilvl w:val="0"/>
          <w:numId w:val="7"/>
        </w:numPr>
        <w:outlineLvl w:val="9"/>
        <w:rPr>
          <w:b w:val="0"/>
          <w:bCs w:val="0"/>
          <w:color w:val="auto"/>
          <w:sz w:val="24"/>
          <w:szCs w:val="24"/>
          <w:lang w:val="en-IE"/>
        </w:rPr>
      </w:pPr>
      <w:r>
        <w:rPr>
          <w:b w:val="0"/>
          <w:bCs w:val="0"/>
          <w:color w:val="auto"/>
          <w:sz w:val="24"/>
          <w:szCs w:val="24"/>
          <w:lang w:val="en-IE"/>
        </w:rPr>
        <w:t xml:space="preserve">Affordability and accessibility: The initiatives should be available for income levels, not just those who can cover upfront costs. </w:t>
      </w:r>
    </w:p>
    <w:p w14:paraId="3FB03228" w14:textId="7B4C0837" w:rsidR="0080135B" w:rsidRDefault="0080135B" w:rsidP="0080135B">
      <w:pPr>
        <w:pStyle w:val="Stile1"/>
        <w:numPr>
          <w:ilvl w:val="0"/>
          <w:numId w:val="7"/>
        </w:numPr>
        <w:outlineLvl w:val="9"/>
        <w:rPr>
          <w:b w:val="0"/>
          <w:bCs w:val="0"/>
          <w:color w:val="auto"/>
          <w:sz w:val="24"/>
          <w:szCs w:val="24"/>
          <w:lang w:val="en-IE"/>
        </w:rPr>
      </w:pPr>
      <w:r>
        <w:rPr>
          <w:b w:val="0"/>
          <w:bCs w:val="0"/>
          <w:color w:val="auto"/>
          <w:sz w:val="24"/>
          <w:szCs w:val="24"/>
          <w:lang w:val="en-IE"/>
        </w:rPr>
        <w:t xml:space="preserve">Involvement of community, granting community ownership: Communities should be empowered to participate in and benefit from the energy transition </w:t>
      </w:r>
      <w:proofErr w:type="spellStart"/>
      <w:r>
        <w:rPr>
          <w:b w:val="0"/>
          <w:bCs w:val="0"/>
          <w:color w:val="auto"/>
          <w:sz w:val="24"/>
          <w:szCs w:val="24"/>
          <w:lang w:val="en-IE"/>
        </w:rPr>
        <w:t>initiativies</w:t>
      </w:r>
      <w:proofErr w:type="spellEnd"/>
      <w:r>
        <w:rPr>
          <w:b w:val="0"/>
          <w:bCs w:val="0"/>
          <w:color w:val="auto"/>
          <w:sz w:val="24"/>
          <w:szCs w:val="24"/>
          <w:lang w:val="en-IE"/>
        </w:rPr>
        <w:t xml:space="preserve">. Although the EU funds </w:t>
      </w:r>
      <w:proofErr w:type="gramStart"/>
      <w:r>
        <w:rPr>
          <w:b w:val="0"/>
          <w:bCs w:val="0"/>
          <w:color w:val="auto"/>
          <w:sz w:val="24"/>
          <w:szCs w:val="24"/>
          <w:lang w:val="en-IE"/>
        </w:rPr>
        <w:t>aligns</w:t>
      </w:r>
      <w:proofErr w:type="gramEnd"/>
      <w:r>
        <w:rPr>
          <w:b w:val="0"/>
          <w:bCs w:val="0"/>
          <w:color w:val="auto"/>
          <w:sz w:val="24"/>
          <w:szCs w:val="24"/>
          <w:lang w:val="en-IE"/>
        </w:rPr>
        <w:t xml:space="preserve"> with this goal, the national level support requires further strengthening. </w:t>
      </w:r>
    </w:p>
    <w:p w14:paraId="7EC82B34" w14:textId="45A09ADD" w:rsidR="0080135B" w:rsidRDefault="0080135B" w:rsidP="0080135B">
      <w:pPr>
        <w:pStyle w:val="Stile1"/>
        <w:numPr>
          <w:ilvl w:val="0"/>
          <w:numId w:val="7"/>
        </w:numPr>
        <w:outlineLvl w:val="9"/>
        <w:rPr>
          <w:b w:val="0"/>
          <w:bCs w:val="0"/>
          <w:color w:val="auto"/>
          <w:sz w:val="24"/>
          <w:szCs w:val="24"/>
          <w:lang w:val="en-IE"/>
        </w:rPr>
      </w:pPr>
      <w:r>
        <w:rPr>
          <w:b w:val="0"/>
          <w:bCs w:val="0"/>
          <w:color w:val="auto"/>
          <w:sz w:val="24"/>
          <w:szCs w:val="24"/>
          <w:lang w:val="en-IE"/>
        </w:rPr>
        <w:t xml:space="preserve">Mitigation of social impacts of fossil fuel phase-out: The costs and benefits of energy transition should be fairly distributed among all levels of the society. </w:t>
      </w:r>
    </w:p>
    <w:p w14:paraId="6FFDE3B1" w14:textId="5F4D74A2" w:rsidR="0080135B" w:rsidRPr="0080135B" w:rsidRDefault="0080135B" w:rsidP="0080135B">
      <w:pPr>
        <w:pStyle w:val="Stile1"/>
        <w:numPr>
          <w:ilvl w:val="0"/>
          <w:numId w:val="7"/>
        </w:numPr>
        <w:outlineLvl w:val="9"/>
        <w:rPr>
          <w:b w:val="0"/>
          <w:bCs w:val="0"/>
          <w:color w:val="auto"/>
          <w:sz w:val="24"/>
          <w:szCs w:val="24"/>
          <w:lang w:val="en-IE"/>
        </w:rPr>
      </w:pPr>
      <w:r>
        <w:rPr>
          <w:b w:val="0"/>
          <w:bCs w:val="0"/>
          <w:color w:val="auto"/>
          <w:sz w:val="24"/>
          <w:szCs w:val="24"/>
          <w:lang w:val="en-IE"/>
        </w:rPr>
        <w:t xml:space="preserve">Green job creation: RE-sector </w:t>
      </w:r>
      <w:r w:rsidR="00654A47">
        <w:rPr>
          <w:b w:val="0"/>
          <w:bCs w:val="0"/>
          <w:color w:val="auto"/>
          <w:sz w:val="24"/>
          <w:szCs w:val="24"/>
          <w:lang w:val="en-IE"/>
        </w:rPr>
        <w:t xml:space="preserve">offers new jobs that has the potential to stimulate economic growth, but it is yet to be promoted by policies, including the development of new skills and the structuring of new training </w:t>
      </w:r>
      <w:proofErr w:type="spellStart"/>
      <w:r w:rsidR="00654A47">
        <w:rPr>
          <w:b w:val="0"/>
          <w:bCs w:val="0"/>
          <w:color w:val="auto"/>
          <w:sz w:val="24"/>
          <w:szCs w:val="24"/>
          <w:lang w:val="en-IE"/>
        </w:rPr>
        <w:t>programms</w:t>
      </w:r>
      <w:proofErr w:type="spellEnd"/>
      <w:r w:rsidR="00654A47">
        <w:rPr>
          <w:b w:val="0"/>
          <w:bCs w:val="0"/>
          <w:color w:val="auto"/>
          <w:sz w:val="24"/>
          <w:szCs w:val="24"/>
          <w:lang w:val="en-IE"/>
        </w:rPr>
        <w:t xml:space="preserve">. </w:t>
      </w:r>
    </w:p>
    <w:p w14:paraId="0BBBB50F" w14:textId="77777777" w:rsidR="00136EAF" w:rsidRPr="00136EAF" w:rsidRDefault="00ED5CC3" w:rsidP="35413D53">
      <w:pPr>
        <w:pStyle w:val="Stile1"/>
        <w:ind w:left="0" w:firstLine="0"/>
        <w:rPr>
          <w:lang w:val="en-IE"/>
        </w:rPr>
      </w:pPr>
      <w:r>
        <w:t>Identify target groups and possible Disadvantaged Groups (DGs) considering an operational dimension for eco-social justice principles</w:t>
      </w:r>
      <w:r w:rsidR="00136EAF">
        <w:t xml:space="preserve">: </w:t>
      </w:r>
    </w:p>
    <w:p w14:paraId="7CF123C0" w14:textId="0B85FBBD" w:rsidR="00136EAF" w:rsidRPr="008D4155" w:rsidRDefault="00136EAF" w:rsidP="35413D53">
      <w:pPr>
        <w:jc w:val="both"/>
        <w:rPr>
          <w:rFonts w:ascii="Calibri" w:hAnsi="Calibri" w:cs="Calibri"/>
          <w:i/>
          <w:iCs/>
          <w:sz w:val="24"/>
          <w:szCs w:val="24"/>
        </w:rPr>
      </w:pPr>
      <w:r w:rsidRPr="35413D53">
        <w:rPr>
          <w:rFonts w:ascii="Calibri" w:hAnsi="Calibri" w:cs="Calibri"/>
          <w:i/>
          <w:iCs/>
          <w:sz w:val="24"/>
          <w:szCs w:val="24"/>
        </w:rPr>
        <w:t xml:space="preserve">Based on the analysis conducted as part of point 2, please provide examples of possible DGs with the operational dimensions considered. Digital dimension of the </w:t>
      </w:r>
      <w:r w:rsidR="008D4155" w:rsidRPr="35413D53">
        <w:rPr>
          <w:rFonts w:ascii="Calibri" w:hAnsi="Calibri" w:cs="Calibri"/>
          <w:i/>
          <w:iCs/>
          <w:sz w:val="24"/>
          <w:szCs w:val="24"/>
        </w:rPr>
        <w:t xml:space="preserve">social accessibility also to be considered as part of this point. </w:t>
      </w:r>
    </w:p>
    <w:p w14:paraId="1102E260" w14:textId="5FFED708" w:rsidR="00ED5CC3" w:rsidRDefault="79ADEEFC" w:rsidP="35413D53">
      <w:pPr>
        <w:jc w:val="both"/>
        <w:rPr>
          <w:rFonts w:ascii="Calibri" w:hAnsi="Calibri" w:cs="Calibri"/>
          <w:i/>
          <w:iCs/>
          <w:sz w:val="24"/>
          <w:szCs w:val="24"/>
          <w:lang w:val="en-US"/>
        </w:rPr>
      </w:pPr>
      <w:r w:rsidRPr="35413D53">
        <w:rPr>
          <w:rFonts w:ascii="Calibri" w:hAnsi="Calibri" w:cs="Calibri"/>
          <w:b/>
          <w:bCs/>
          <w:i/>
          <w:iCs/>
          <w:sz w:val="24"/>
          <w:szCs w:val="24"/>
          <w:lang w:val="en-US"/>
        </w:rPr>
        <w:t>Operational Dimensions to be considered:</w:t>
      </w:r>
      <w:ins w:id="1" w:author="Alicja Bobek" w:date="2025-03-19T09:23:00Z">
        <w:r w:rsidRPr="35413D53">
          <w:rPr>
            <w:rFonts w:ascii="Calibri" w:hAnsi="Calibri" w:cs="Calibri"/>
            <w:b/>
            <w:bCs/>
            <w:i/>
            <w:iCs/>
            <w:sz w:val="24"/>
            <w:szCs w:val="24"/>
            <w:lang w:val="en-US"/>
          </w:rPr>
          <w:t xml:space="preserve"> </w:t>
        </w:r>
      </w:ins>
      <w:r w:rsidRPr="35413D53">
        <w:rPr>
          <w:rFonts w:ascii="Calibri" w:hAnsi="Calibri" w:cs="Calibri"/>
          <w:i/>
          <w:iCs/>
          <w:sz w:val="24"/>
          <w:szCs w:val="24"/>
          <w:lang w:val="en-US"/>
        </w:rPr>
        <w:t xml:space="preserve">(1) </w:t>
      </w:r>
      <w:r w:rsidR="00ED5CC3" w:rsidRPr="35413D53">
        <w:rPr>
          <w:rFonts w:ascii="Calibri" w:hAnsi="Calibri" w:cs="Calibri"/>
          <w:i/>
          <w:iCs/>
          <w:sz w:val="24"/>
          <w:szCs w:val="24"/>
          <w:lang w:val="en-US"/>
        </w:rPr>
        <w:t xml:space="preserve">Affordability, </w:t>
      </w:r>
      <w:r w:rsidR="37B62A7A" w:rsidRPr="35413D53">
        <w:rPr>
          <w:rFonts w:ascii="Calibri" w:hAnsi="Calibri" w:cs="Calibri"/>
          <w:i/>
          <w:iCs/>
          <w:sz w:val="24"/>
          <w:szCs w:val="24"/>
          <w:lang w:val="en-US"/>
        </w:rPr>
        <w:t xml:space="preserve">(2) </w:t>
      </w:r>
      <w:r w:rsidR="00ED5CC3" w:rsidRPr="35413D53">
        <w:rPr>
          <w:rFonts w:ascii="Calibri" w:hAnsi="Calibri" w:cs="Calibri"/>
          <w:i/>
          <w:iCs/>
          <w:sz w:val="24"/>
          <w:szCs w:val="24"/>
          <w:lang w:val="en-US"/>
        </w:rPr>
        <w:t xml:space="preserve">Social accessibility, </w:t>
      </w:r>
      <w:r w:rsidR="2C4E8240" w:rsidRPr="35413D53">
        <w:rPr>
          <w:rFonts w:ascii="Calibri" w:hAnsi="Calibri" w:cs="Calibri"/>
          <w:i/>
          <w:iCs/>
          <w:sz w:val="24"/>
          <w:szCs w:val="24"/>
          <w:lang w:val="en-US"/>
        </w:rPr>
        <w:t xml:space="preserve">(3) </w:t>
      </w:r>
      <w:r w:rsidR="00ED5CC3" w:rsidRPr="35413D53">
        <w:rPr>
          <w:rFonts w:ascii="Calibri" w:hAnsi="Calibri" w:cs="Calibri"/>
          <w:i/>
          <w:iCs/>
          <w:sz w:val="24"/>
          <w:szCs w:val="24"/>
          <w:lang w:val="en-US"/>
        </w:rPr>
        <w:t xml:space="preserve">Geographical accessibility, </w:t>
      </w:r>
      <w:r w:rsidR="71241617" w:rsidRPr="35413D53">
        <w:rPr>
          <w:rFonts w:ascii="Calibri" w:hAnsi="Calibri" w:cs="Calibri"/>
          <w:i/>
          <w:iCs/>
          <w:sz w:val="24"/>
          <w:szCs w:val="24"/>
          <w:lang w:val="en-US"/>
        </w:rPr>
        <w:t xml:space="preserve">(4) </w:t>
      </w:r>
      <w:r w:rsidR="00ED5CC3" w:rsidRPr="35413D53">
        <w:rPr>
          <w:rFonts w:ascii="Calibri" w:hAnsi="Calibri" w:cs="Calibri"/>
          <w:i/>
          <w:iCs/>
          <w:sz w:val="24"/>
          <w:szCs w:val="24"/>
          <w:lang w:val="en-US"/>
        </w:rPr>
        <w:t>Reliability and EHS (see risk matrix proposed in methodology workshop slides</w:t>
      </w:r>
      <w:r w:rsidR="1A990BF2" w:rsidRPr="35413D53">
        <w:rPr>
          <w:rFonts w:ascii="Calibri" w:hAnsi="Calibri" w:cs="Calibri"/>
          <w:i/>
          <w:iCs/>
          <w:sz w:val="24"/>
          <w:szCs w:val="24"/>
          <w:lang w:val="en-US"/>
        </w:rPr>
        <w:t xml:space="preserve">: </w:t>
      </w:r>
      <w:hyperlink r:id="rId14">
        <w:proofErr w:type="spellStart"/>
        <w:r w:rsidR="1A990BF2" w:rsidRPr="35413D53">
          <w:rPr>
            <w:rStyle w:val="Hyperlink"/>
            <w:rFonts w:ascii="Calibri" w:hAnsi="Calibri" w:cs="Calibri"/>
            <w:i/>
            <w:iCs/>
            <w:sz w:val="24"/>
            <w:szCs w:val="24"/>
            <w:lang w:val="en-US"/>
          </w:rPr>
          <w:t>Methodolgoy</w:t>
        </w:r>
        <w:proofErr w:type="spellEnd"/>
        <w:r w:rsidR="1A990BF2" w:rsidRPr="35413D53">
          <w:rPr>
            <w:rStyle w:val="Hyperlink"/>
            <w:rFonts w:ascii="Calibri" w:hAnsi="Calibri" w:cs="Calibri"/>
            <w:i/>
            <w:iCs/>
            <w:sz w:val="24"/>
            <w:szCs w:val="24"/>
            <w:lang w:val="en-US"/>
          </w:rPr>
          <w:t xml:space="preserve"> Step By Step</w:t>
        </w:r>
      </w:hyperlink>
      <w:r w:rsidR="00ED5CC3" w:rsidRPr="35413D53">
        <w:rPr>
          <w:rFonts w:ascii="Calibri" w:hAnsi="Calibri" w:cs="Calibri"/>
          <w:i/>
          <w:iCs/>
          <w:sz w:val="24"/>
          <w:szCs w:val="24"/>
          <w:lang w:val="en-US"/>
        </w:rPr>
        <w:t>)</w:t>
      </w:r>
    </w:p>
    <w:p w14:paraId="3EA27492" w14:textId="740AAE0D" w:rsidR="00654A47" w:rsidRPr="00654A47" w:rsidRDefault="00654A47" w:rsidP="35413D53">
      <w:pPr>
        <w:jc w:val="both"/>
        <w:rPr>
          <w:rFonts w:ascii="Calibri" w:hAnsi="Calibri" w:cs="Calibri"/>
          <w:b/>
          <w:bCs/>
          <w:sz w:val="24"/>
          <w:szCs w:val="24"/>
          <w:u w:val="single"/>
          <w:lang w:val="en-US"/>
        </w:rPr>
      </w:pPr>
      <w:r w:rsidRPr="00654A47">
        <w:rPr>
          <w:rFonts w:ascii="Calibri" w:hAnsi="Calibri" w:cs="Calibri"/>
          <w:b/>
          <w:bCs/>
          <w:sz w:val="24"/>
          <w:szCs w:val="24"/>
          <w:u w:val="single"/>
          <w:lang w:val="en-US"/>
        </w:rPr>
        <w:t xml:space="preserve">Target groups: </w:t>
      </w:r>
    </w:p>
    <w:p w14:paraId="1B46CE9B" w14:textId="564C264D" w:rsidR="00654A47" w:rsidRPr="00654A47" w:rsidRDefault="00654A47" w:rsidP="00654A47">
      <w:pPr>
        <w:numPr>
          <w:ilvl w:val="0"/>
          <w:numId w:val="8"/>
        </w:numPr>
        <w:rPr>
          <w:lang w:val="en-GB"/>
        </w:rPr>
      </w:pPr>
      <w:r w:rsidRPr="00654A47">
        <w:rPr>
          <w:lang w:val="en-GB"/>
        </w:rPr>
        <w:t xml:space="preserve">Private </w:t>
      </w:r>
      <w:r w:rsidRPr="005A7996">
        <w:rPr>
          <w:lang w:val="en-GB"/>
        </w:rPr>
        <w:t>persons</w:t>
      </w:r>
      <w:r w:rsidRPr="00654A47">
        <w:rPr>
          <w:lang w:val="en-GB"/>
        </w:rPr>
        <w:t xml:space="preserve"> with privately owned residential properties</w:t>
      </w:r>
    </w:p>
    <w:p w14:paraId="0670C8F5" w14:textId="0C9071C9" w:rsidR="00654A47" w:rsidRPr="00654A47" w:rsidRDefault="00654A47" w:rsidP="00654A47">
      <w:pPr>
        <w:numPr>
          <w:ilvl w:val="0"/>
          <w:numId w:val="8"/>
        </w:numPr>
        <w:rPr>
          <w:lang w:val="en-GB"/>
        </w:rPr>
      </w:pPr>
      <w:r w:rsidRPr="00654A47">
        <w:rPr>
          <w:lang w:val="en-GB"/>
        </w:rPr>
        <w:t xml:space="preserve">Households with at least one child </w:t>
      </w:r>
    </w:p>
    <w:p w14:paraId="2FDA1EC5" w14:textId="0EC3CDA6" w:rsidR="00654A47" w:rsidRPr="00654A47" w:rsidRDefault="00654A47" w:rsidP="00654A47">
      <w:pPr>
        <w:numPr>
          <w:ilvl w:val="0"/>
          <w:numId w:val="8"/>
        </w:numPr>
        <w:rPr>
          <w:lang w:val="en-GB"/>
        </w:rPr>
      </w:pPr>
      <w:r w:rsidRPr="00654A47">
        <w:rPr>
          <w:lang w:val="en-GB"/>
        </w:rPr>
        <w:t>Owners of residential properties built before 1990</w:t>
      </w:r>
      <w:r w:rsidRPr="005A7996">
        <w:rPr>
          <w:lang w:val="en-GB"/>
        </w:rPr>
        <w:t xml:space="preserve"> (E</w:t>
      </w:r>
      <w:r w:rsidRPr="00654A47">
        <w:rPr>
          <w:lang w:val="en-GB"/>
        </w:rPr>
        <w:t>ligible for the Home Renovation Program</w:t>
      </w:r>
      <w:r w:rsidRPr="005A7996">
        <w:rPr>
          <w:lang w:val="en-GB"/>
        </w:rPr>
        <w:t>)</w:t>
      </w:r>
    </w:p>
    <w:p w14:paraId="5DDB3525" w14:textId="4A0DDF0A" w:rsidR="00654A47" w:rsidRPr="00654A47" w:rsidRDefault="00654A47" w:rsidP="00654A47">
      <w:pPr>
        <w:numPr>
          <w:ilvl w:val="0"/>
          <w:numId w:val="8"/>
        </w:numPr>
        <w:rPr>
          <w:lang w:val="en-GB"/>
        </w:rPr>
      </w:pPr>
      <w:r w:rsidRPr="00654A47">
        <w:rPr>
          <w:lang w:val="en-GB"/>
        </w:rPr>
        <w:t>Residents of smaller settlements (under 5,000 inhabitants)</w:t>
      </w:r>
      <w:r w:rsidRPr="005A7996">
        <w:rPr>
          <w:lang w:val="en-GB"/>
        </w:rPr>
        <w:t xml:space="preserve"> – home renovation grant program</w:t>
      </w:r>
    </w:p>
    <w:p w14:paraId="3D92B484" w14:textId="0B78E048" w:rsidR="00654A47" w:rsidRPr="00654A47" w:rsidRDefault="00654A47" w:rsidP="00654A47">
      <w:pPr>
        <w:numPr>
          <w:ilvl w:val="0"/>
          <w:numId w:val="8"/>
        </w:numPr>
        <w:rPr>
          <w:lang w:val="en-GB"/>
        </w:rPr>
      </w:pPr>
      <w:r w:rsidRPr="00654A47">
        <w:rPr>
          <w:lang w:val="en-GB"/>
        </w:rPr>
        <w:t>Married couples (</w:t>
      </w:r>
      <w:r w:rsidRPr="005A7996">
        <w:rPr>
          <w:lang w:val="en-GB"/>
        </w:rPr>
        <w:t>excluding</w:t>
      </w:r>
      <w:r w:rsidRPr="00654A47">
        <w:rPr>
          <w:lang w:val="en-GB"/>
        </w:rPr>
        <w:t xml:space="preserve"> those </w:t>
      </w:r>
      <w:r w:rsidRPr="005A7996">
        <w:rPr>
          <w:lang w:val="en-GB"/>
        </w:rPr>
        <w:t xml:space="preserve">who are </w:t>
      </w:r>
      <w:r w:rsidRPr="00654A47">
        <w:rPr>
          <w:lang w:val="en-GB"/>
        </w:rPr>
        <w:t>without children</w:t>
      </w:r>
      <w:r w:rsidRPr="005A7996">
        <w:rPr>
          <w:lang w:val="en-GB"/>
        </w:rPr>
        <w:t xml:space="preserve"> and not planning to have even at least one</w:t>
      </w:r>
      <w:r w:rsidRPr="00654A47">
        <w:rPr>
          <w:lang w:val="en-GB"/>
        </w:rPr>
        <w:t xml:space="preserve">): The "CSOK </w:t>
      </w:r>
      <w:proofErr w:type="spellStart"/>
      <w:r w:rsidRPr="00654A47">
        <w:rPr>
          <w:lang w:val="en-GB"/>
        </w:rPr>
        <w:t>Plusz</w:t>
      </w:r>
      <w:proofErr w:type="spellEnd"/>
      <w:r w:rsidRPr="00654A47">
        <w:rPr>
          <w:lang w:val="en-GB"/>
        </w:rPr>
        <w:t xml:space="preserve">" scheme provides a </w:t>
      </w:r>
      <w:r w:rsidR="005A7996">
        <w:rPr>
          <w:lang w:val="en-GB"/>
        </w:rPr>
        <w:t>“cheap”</w:t>
      </w:r>
      <w:r w:rsidRPr="00654A47">
        <w:rPr>
          <w:lang w:val="en-GB"/>
        </w:rPr>
        <w:t xml:space="preserve"> sta</w:t>
      </w:r>
      <w:r w:rsidRPr="005A7996">
        <w:rPr>
          <w:lang w:val="en-GB"/>
        </w:rPr>
        <w:t>te</w:t>
      </w:r>
      <w:r w:rsidRPr="00654A47">
        <w:rPr>
          <w:lang w:val="en-GB"/>
        </w:rPr>
        <w:t xml:space="preserve"> loan for </w:t>
      </w:r>
      <w:r w:rsidRPr="00654A47">
        <w:rPr>
          <w:lang w:val="en-GB"/>
        </w:rPr>
        <w:lastRenderedPageBreak/>
        <w:t>purchasing or building properties, which could indirectly support renewable energy adoption in new</w:t>
      </w:r>
      <w:r w:rsidRPr="005A7996">
        <w:rPr>
          <w:lang w:val="en-GB"/>
        </w:rPr>
        <w:t>ly build or renovated homes.</w:t>
      </w:r>
    </w:p>
    <w:p w14:paraId="40241142" w14:textId="1ACA4B56" w:rsidR="00654A47" w:rsidRPr="00654A47" w:rsidRDefault="00654A47" w:rsidP="00654A47">
      <w:pPr>
        <w:numPr>
          <w:ilvl w:val="0"/>
          <w:numId w:val="8"/>
        </w:numPr>
        <w:rPr>
          <w:lang w:val="en-GB"/>
        </w:rPr>
      </w:pPr>
      <w:r w:rsidRPr="00654A47">
        <w:rPr>
          <w:lang w:val="en-GB"/>
        </w:rPr>
        <w:t>Energy communities</w:t>
      </w:r>
    </w:p>
    <w:p w14:paraId="42B6DAA2" w14:textId="38EDD66B" w:rsidR="00654A47" w:rsidRPr="00654A47" w:rsidRDefault="00654A47" w:rsidP="00654A47">
      <w:pPr>
        <w:numPr>
          <w:ilvl w:val="0"/>
          <w:numId w:val="8"/>
        </w:numPr>
        <w:rPr>
          <w:lang w:val="en-GB"/>
        </w:rPr>
      </w:pPr>
      <w:r w:rsidRPr="00654A47">
        <w:rPr>
          <w:lang w:val="en-GB"/>
        </w:rPr>
        <w:t xml:space="preserve">Families with children in need living in social housing: The National Recovery Plan </w:t>
      </w:r>
      <w:r w:rsidRPr="005A7996">
        <w:rPr>
          <w:lang w:val="en-GB"/>
        </w:rPr>
        <w:t>have initiatives f</w:t>
      </w:r>
      <w:r w:rsidRPr="00654A47">
        <w:rPr>
          <w:lang w:val="en-GB"/>
        </w:rPr>
        <w:t>or installing community renewable energy projects in social housing</w:t>
      </w:r>
      <w:r w:rsidRPr="005A7996">
        <w:rPr>
          <w:lang w:val="en-GB"/>
        </w:rPr>
        <w:t>.</w:t>
      </w:r>
    </w:p>
    <w:p w14:paraId="7BEE4187" w14:textId="0DFC8EF9" w:rsidR="00654A47" w:rsidRPr="00654A47" w:rsidRDefault="00654A47" w:rsidP="00654A47">
      <w:pPr>
        <w:rPr>
          <w:u w:val="single"/>
          <w:lang w:val="en-GB"/>
        </w:rPr>
      </w:pPr>
      <w:r w:rsidRPr="00654A47">
        <w:rPr>
          <w:b/>
          <w:bCs/>
          <w:u w:val="single"/>
          <w:lang w:val="en-GB"/>
        </w:rPr>
        <w:t xml:space="preserve">Possible </w:t>
      </w:r>
      <w:r w:rsidRPr="005A7996">
        <w:rPr>
          <w:b/>
          <w:bCs/>
          <w:u w:val="single"/>
          <w:lang w:val="en-GB"/>
        </w:rPr>
        <w:t>d</w:t>
      </w:r>
      <w:r w:rsidRPr="00654A47">
        <w:rPr>
          <w:b/>
          <w:bCs/>
          <w:u w:val="single"/>
          <w:lang w:val="en-GB"/>
        </w:rPr>
        <w:t xml:space="preserve">isadvantaged </w:t>
      </w:r>
      <w:r w:rsidRPr="005A7996">
        <w:rPr>
          <w:b/>
          <w:bCs/>
          <w:u w:val="single"/>
          <w:lang w:val="en-GB"/>
        </w:rPr>
        <w:t>g</w:t>
      </w:r>
      <w:r w:rsidRPr="00654A47">
        <w:rPr>
          <w:b/>
          <w:bCs/>
          <w:u w:val="single"/>
          <w:lang w:val="en-GB"/>
        </w:rPr>
        <w:t>roups:</w:t>
      </w:r>
    </w:p>
    <w:p w14:paraId="7833AA76" w14:textId="77570548" w:rsidR="00654A47" w:rsidRPr="00654A47" w:rsidRDefault="00654A47" w:rsidP="00654A47">
      <w:pPr>
        <w:numPr>
          <w:ilvl w:val="0"/>
          <w:numId w:val="9"/>
        </w:numPr>
        <w:rPr>
          <w:lang w:val="en-GB"/>
        </w:rPr>
      </w:pPr>
      <w:r w:rsidRPr="00654A47">
        <w:rPr>
          <w:lang w:val="en-GB"/>
        </w:rPr>
        <w:t>Low-income households</w:t>
      </w:r>
      <w:r w:rsidRPr="005A7996">
        <w:rPr>
          <w:lang w:val="en-GB"/>
        </w:rPr>
        <w:t xml:space="preserve"> </w:t>
      </w:r>
    </w:p>
    <w:p w14:paraId="711F5F62" w14:textId="0C664F53" w:rsidR="00654A47" w:rsidRPr="00654A47" w:rsidRDefault="00654A47" w:rsidP="00654A47">
      <w:pPr>
        <w:numPr>
          <w:ilvl w:val="0"/>
          <w:numId w:val="9"/>
        </w:numPr>
        <w:rPr>
          <w:lang w:val="en-GB"/>
        </w:rPr>
      </w:pPr>
      <w:r w:rsidRPr="00654A47">
        <w:rPr>
          <w:lang w:val="en-GB"/>
        </w:rPr>
        <w:t>Elderly individuals (over 75 years old)</w:t>
      </w:r>
      <w:r w:rsidR="005A7996" w:rsidRPr="005A7996">
        <w:rPr>
          <w:lang w:val="en-GB"/>
        </w:rPr>
        <w:t>, e.g. t</w:t>
      </w:r>
      <w:r w:rsidRPr="00654A47">
        <w:rPr>
          <w:lang w:val="en-GB"/>
        </w:rPr>
        <w:t>he eligibility criteria for the Home Renovation Program exclude individuals over this age.</w:t>
      </w:r>
    </w:p>
    <w:p w14:paraId="5B9B2FCE" w14:textId="1879A2F3" w:rsidR="00654A47" w:rsidRPr="005A7996" w:rsidRDefault="00654A47" w:rsidP="00654A47">
      <w:pPr>
        <w:numPr>
          <w:ilvl w:val="0"/>
          <w:numId w:val="9"/>
        </w:numPr>
        <w:rPr>
          <w:lang w:val="en-GB"/>
        </w:rPr>
      </w:pPr>
      <w:r w:rsidRPr="00654A47">
        <w:rPr>
          <w:lang w:val="en-GB"/>
        </w:rPr>
        <w:t xml:space="preserve">Households in older, energy-inefficient homes: </w:t>
      </w:r>
      <w:r w:rsidRPr="005A7996">
        <w:rPr>
          <w:lang w:val="en-GB"/>
        </w:rPr>
        <w:t>Although</w:t>
      </w:r>
      <w:r w:rsidRPr="00654A47">
        <w:rPr>
          <w:lang w:val="en-GB"/>
        </w:rPr>
        <w:t xml:space="preserve"> Home Renovation Program target these properties, the level of grant funding and the requirement for an interest-free loan component not sufficient for the most vulnerable households </w:t>
      </w:r>
      <w:r w:rsidRPr="005A7996">
        <w:rPr>
          <w:lang w:val="en-GB"/>
        </w:rPr>
        <w:t>to afford the</w:t>
      </w:r>
      <w:r w:rsidRPr="00654A47">
        <w:rPr>
          <w:lang w:val="en-GB"/>
        </w:rPr>
        <w:t xml:space="preserve"> necessary upgrades</w:t>
      </w:r>
      <w:r w:rsidRPr="005A7996">
        <w:rPr>
          <w:lang w:val="en-GB"/>
        </w:rPr>
        <w:t>.</w:t>
      </w:r>
    </w:p>
    <w:p w14:paraId="4DE6155A" w14:textId="00EA5BB3" w:rsidR="00654A47" w:rsidRPr="00654A47" w:rsidRDefault="00654A47" w:rsidP="00654A47">
      <w:pPr>
        <w:numPr>
          <w:ilvl w:val="0"/>
          <w:numId w:val="9"/>
        </w:numPr>
        <w:rPr>
          <w:lang w:val="en-GB"/>
        </w:rPr>
      </w:pPr>
      <w:r w:rsidRPr="005A7996">
        <w:rPr>
          <w:lang w:val="en-GB"/>
        </w:rPr>
        <w:t>Married couples without children</w:t>
      </w:r>
      <w:r w:rsidR="005A7996" w:rsidRPr="005A7996">
        <w:rPr>
          <w:lang w:val="en-GB"/>
        </w:rPr>
        <w:t xml:space="preserve"> (see above: CSOK)</w:t>
      </w:r>
    </w:p>
    <w:p w14:paraId="6B85DFC1" w14:textId="2AF36063" w:rsidR="00654A47" w:rsidRPr="00654A47" w:rsidRDefault="00654A47" w:rsidP="00654A47">
      <w:pPr>
        <w:numPr>
          <w:ilvl w:val="0"/>
          <w:numId w:val="9"/>
        </w:numPr>
        <w:rPr>
          <w:lang w:val="en-GB"/>
        </w:rPr>
      </w:pPr>
      <w:r w:rsidRPr="00654A47">
        <w:rPr>
          <w:lang w:val="en-GB"/>
        </w:rPr>
        <w:t>Families living in unfit housing in rural areas</w:t>
      </w:r>
    </w:p>
    <w:p w14:paraId="09E5DADD" w14:textId="59D5E36C" w:rsidR="00654A47" w:rsidRPr="00654A47" w:rsidRDefault="00654A47" w:rsidP="00654A47">
      <w:pPr>
        <w:numPr>
          <w:ilvl w:val="0"/>
          <w:numId w:val="9"/>
        </w:numPr>
        <w:rPr>
          <w:lang w:val="en-GB"/>
        </w:rPr>
      </w:pPr>
      <w:r w:rsidRPr="00654A47">
        <w:rPr>
          <w:lang w:val="en-GB"/>
        </w:rPr>
        <w:t>Residents of the most disadvantaged settlements</w:t>
      </w:r>
      <w:r w:rsidR="005A7996" w:rsidRPr="005A7996">
        <w:rPr>
          <w:lang w:val="en-GB"/>
        </w:rPr>
        <w:t xml:space="preserve"> (</w:t>
      </w:r>
    </w:p>
    <w:p w14:paraId="520A0B8D" w14:textId="490061AE" w:rsidR="00654A47" w:rsidRPr="00654A47" w:rsidRDefault="00654A47" w:rsidP="00654A47">
      <w:pPr>
        <w:numPr>
          <w:ilvl w:val="0"/>
          <w:numId w:val="9"/>
        </w:numPr>
        <w:rPr>
          <w:lang w:val="en-GB"/>
        </w:rPr>
      </w:pPr>
      <w:r w:rsidRPr="00654A47">
        <w:rPr>
          <w:lang w:val="en-GB"/>
        </w:rPr>
        <w:t>Individuals with limited digital literacy or access</w:t>
      </w:r>
    </w:p>
    <w:p w14:paraId="666A140F" w14:textId="4580E638" w:rsidR="00654A47" w:rsidRPr="00654A47" w:rsidRDefault="00654A47" w:rsidP="00654A47">
      <w:pPr>
        <w:numPr>
          <w:ilvl w:val="0"/>
          <w:numId w:val="9"/>
        </w:numPr>
        <w:rPr>
          <w:lang w:val="en-GB"/>
        </w:rPr>
      </w:pPr>
      <w:r w:rsidRPr="00654A47">
        <w:rPr>
          <w:lang w:val="en-GB"/>
        </w:rPr>
        <w:t>Tenants</w:t>
      </w:r>
      <w:r w:rsidR="005A7996" w:rsidRPr="005A7996">
        <w:rPr>
          <w:lang w:val="en-GB"/>
        </w:rPr>
        <w:t>, who simply cannot afford to own a house, or buy one with the help of loan</w:t>
      </w:r>
    </w:p>
    <w:p w14:paraId="6496540A" w14:textId="77777777" w:rsidR="005A7996" w:rsidRDefault="005A7996" w:rsidP="00654A47">
      <w:pPr>
        <w:rPr>
          <w:lang w:val="en-GB"/>
        </w:rPr>
      </w:pPr>
    </w:p>
    <w:p w14:paraId="383FFB73" w14:textId="77777777" w:rsidR="005A7996" w:rsidRDefault="005A7996" w:rsidP="00654A47">
      <w:pPr>
        <w:rPr>
          <w:lang w:val="en-GB"/>
        </w:rPr>
      </w:pPr>
    </w:p>
    <w:p w14:paraId="0E907C9D" w14:textId="7623033C" w:rsidR="00654A47" w:rsidRDefault="005A7996" w:rsidP="00654A47">
      <w:pPr>
        <w:rPr>
          <w:lang w:val="en-GB"/>
        </w:rPr>
      </w:pPr>
      <w:r>
        <w:rPr>
          <w:lang w:val="en-GB"/>
        </w:rPr>
        <w:t xml:space="preserve">Sources: </w:t>
      </w:r>
    </w:p>
    <w:p w14:paraId="780604C0" w14:textId="46C748B9" w:rsidR="005A7996" w:rsidRPr="00654A47" w:rsidRDefault="005A7996" w:rsidP="005A7996">
      <w:pPr>
        <w:rPr>
          <w:lang w:val="en-GB"/>
        </w:rPr>
      </w:pPr>
      <w:r w:rsidRPr="005A7996">
        <w:rPr>
          <w:lang w:val="en-GB"/>
        </w:rPr>
        <w:t>NECP gas analysis: Hungary</w:t>
      </w:r>
      <w:r w:rsidRPr="005A7996">
        <w:rPr>
          <w:lang w:val="en-GB"/>
        </w:rPr>
        <w:t xml:space="preserve"> </w:t>
      </w:r>
      <w:r w:rsidRPr="005A7996">
        <w:rPr>
          <w:lang w:val="en-GB"/>
        </w:rPr>
        <w:t xml:space="preserve"> </w:t>
      </w:r>
      <w:hyperlink r:id="rId15" w:tgtFrame="_blank" w:history="1">
        <w:r w:rsidRPr="005A7996">
          <w:rPr>
            <w:rStyle w:val="Hyperlink"/>
            <w:lang w:val="en-GB"/>
          </w:rPr>
          <w:t>https://www.e3g.org/wp-content/uploads/E3G-Briefing-NECP-gas-analysis-Hungary.pdf</w:t>
        </w:r>
      </w:hyperlink>
    </w:p>
    <w:p w14:paraId="1162ADF1" w14:textId="059AA745" w:rsidR="00ED5CC3" w:rsidRPr="005A7996" w:rsidRDefault="005A7996">
      <w:pPr>
        <w:rPr>
          <w:lang w:val="en-GB"/>
        </w:rPr>
      </w:pPr>
      <w:r w:rsidRPr="005A7996">
        <w:t xml:space="preserve">Housing Europe. (2024, November). Recovery and Resilience Plan in Hungary. </w:t>
      </w:r>
      <w:hyperlink r:id="rId16" w:tgtFrame="_blank" w:history="1">
        <w:r w:rsidRPr="005A7996">
          <w:rPr>
            <w:rStyle w:val="Hyperlink"/>
          </w:rPr>
          <w:t>https://www.housingeurope.eu/wp-content/uploads/2024/11/Recovery%20and%20Resilience%20Plan%20in%20Hungary.pdf</w:t>
        </w:r>
      </w:hyperlink>
    </w:p>
    <w:p w14:paraId="01F704A3" w14:textId="3AD94B53" w:rsidR="005A7996" w:rsidRPr="005A7996" w:rsidRDefault="005A7996" w:rsidP="005A7996">
      <w:pPr>
        <w:rPr>
          <w:lang w:val="hu-HU"/>
        </w:rPr>
      </w:pPr>
      <w:proofErr w:type="spellStart"/>
      <w:r w:rsidRPr="005A7996">
        <w:rPr>
          <w:lang w:val="en-GB"/>
        </w:rPr>
        <w:t>S</w:t>
      </w:r>
      <w:r w:rsidRPr="005A7996">
        <w:rPr>
          <w:lang w:val="en-GB"/>
        </w:rPr>
        <w:t>teckbrief</w:t>
      </w:r>
      <w:proofErr w:type="spellEnd"/>
      <w:r w:rsidRPr="005A7996">
        <w:rPr>
          <w:lang w:val="en-GB"/>
        </w:rPr>
        <w:t xml:space="preserve"> Hungary. </w:t>
      </w:r>
      <w:hyperlink r:id="rId17" w:tgtFrame="_blank" w:history="1">
        <w:r w:rsidRPr="005A7996">
          <w:rPr>
            <w:rStyle w:val="Hyperlink"/>
            <w:lang w:val="en-GB"/>
          </w:rPr>
          <w:t>https://www.dbu.de/app/uploads/Steckbrief_Hungary_2023-05-22.pdf</w:t>
        </w:r>
      </w:hyperlink>
    </w:p>
    <w:p w14:paraId="469E5333" w14:textId="7FC61769" w:rsidR="005A7996" w:rsidRPr="005A7996" w:rsidRDefault="005A7996" w:rsidP="005A7996">
      <w:pPr>
        <w:rPr>
          <w:lang w:val="hu-HU"/>
        </w:rPr>
      </w:pPr>
      <w:r w:rsidRPr="005A7996">
        <w:t xml:space="preserve">EU Peers. (2024). Renopont. </w:t>
      </w:r>
      <w:hyperlink r:id="rId18" w:tgtFrame="_blank" w:history="1">
        <w:r w:rsidRPr="005A7996">
          <w:rPr>
            <w:rStyle w:val="Hyperlink"/>
          </w:rPr>
          <w:t>https://www.eu-peers.eu/showcases/renopont</w:t>
        </w:r>
      </w:hyperlink>
    </w:p>
    <w:p w14:paraId="0B3FBEEC" w14:textId="0D2C9963" w:rsidR="005A7996" w:rsidRPr="005A7996" w:rsidRDefault="005A7996" w:rsidP="005A7996">
      <w:pPr>
        <w:rPr>
          <w:lang w:val="hu-HU"/>
        </w:rPr>
      </w:pPr>
      <w:r w:rsidRPr="005A7996">
        <w:t xml:space="preserve">Hungarian government to launch its biggest-ever home creation scheme this year. </w:t>
      </w:r>
      <w:hyperlink r:id="rId19" w:tgtFrame="_blank" w:history="1">
        <w:r w:rsidRPr="005A7996">
          <w:rPr>
            <w:rStyle w:val="Hyperlink"/>
          </w:rPr>
          <w:t>https://abouthungary.hu/news-in-brief/hungarian-government-to-launch-its-biggest-ever-home-creation-scheme-this-year</w:t>
        </w:r>
      </w:hyperlink>
    </w:p>
    <w:p w14:paraId="6AFB18FC" w14:textId="4FD88AAF" w:rsidR="005A7996" w:rsidRDefault="005A7996" w:rsidP="005A7996">
      <w:pPr>
        <w:rPr>
          <w:lang w:val="hu-HU"/>
        </w:rPr>
      </w:pPr>
      <w:r w:rsidRPr="005A7996">
        <w:t xml:space="preserve">What comes after net metering. </w:t>
      </w:r>
      <w:hyperlink r:id="rId20" w:tgtFrame="_blank" w:history="1">
        <w:r w:rsidRPr="005A7996">
          <w:rPr>
            <w:rStyle w:val="Hyperlink"/>
          </w:rPr>
          <w:t>https://rekk.org/research-paper/142/what-comes-after-net-metering</w:t>
        </w:r>
      </w:hyperlink>
    </w:p>
    <w:p w14:paraId="16E0BCE7" w14:textId="7C5EDC2C" w:rsidR="005A7996" w:rsidRPr="005A7996" w:rsidRDefault="005A7996" w:rsidP="005A7996">
      <w:pPr>
        <w:rPr>
          <w:lang w:val="hu-HU"/>
        </w:rPr>
      </w:pPr>
      <w:r w:rsidRPr="005A7996">
        <w:t xml:space="preserve">CSOK Plus (Family housing subsidy). </w:t>
      </w:r>
      <w:hyperlink r:id="rId21" w:tgtFrame="_blank" w:history="1">
        <w:r w:rsidRPr="005A7996">
          <w:rPr>
            <w:rStyle w:val="Hyperlink"/>
          </w:rPr>
          <w:t>https://csalad.hu/en/csok-plus-family-housing-subsidy</w:t>
        </w:r>
      </w:hyperlink>
    </w:p>
    <w:sectPr w:rsidR="005A7996" w:rsidRPr="005A79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E9C2F" w14:textId="77777777" w:rsidR="0048265A" w:rsidRDefault="0048265A" w:rsidP="00ED5CC3">
      <w:pPr>
        <w:spacing w:after="0" w:line="240" w:lineRule="auto"/>
      </w:pPr>
      <w:r>
        <w:separator/>
      </w:r>
    </w:p>
  </w:endnote>
  <w:endnote w:type="continuationSeparator" w:id="0">
    <w:p w14:paraId="731002DC" w14:textId="77777777" w:rsidR="0048265A" w:rsidRDefault="0048265A" w:rsidP="00ED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BF42" w14:textId="77777777" w:rsidR="0048265A" w:rsidRDefault="0048265A" w:rsidP="00ED5CC3">
      <w:pPr>
        <w:spacing w:after="0" w:line="240" w:lineRule="auto"/>
      </w:pPr>
      <w:r>
        <w:separator/>
      </w:r>
    </w:p>
  </w:footnote>
  <w:footnote w:type="continuationSeparator" w:id="0">
    <w:p w14:paraId="67E01C92" w14:textId="77777777" w:rsidR="0048265A" w:rsidRDefault="0048265A" w:rsidP="00ED5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2EF7"/>
    <w:multiLevelType w:val="hybridMultilevel"/>
    <w:tmpl w:val="1110EAEE"/>
    <w:lvl w:ilvl="0" w:tplc="E664294C">
      <w:start w:val="1"/>
      <w:numFmt w:val="decimal"/>
      <w:lvlText w:val="%1)"/>
      <w:lvlJc w:val="left"/>
      <w:pPr>
        <w:tabs>
          <w:tab w:val="num" w:pos="720"/>
        </w:tabs>
        <w:ind w:left="720" w:hanging="360"/>
      </w:pPr>
    </w:lvl>
    <w:lvl w:ilvl="1" w:tplc="C3E0ECE2" w:tentative="1">
      <w:start w:val="1"/>
      <w:numFmt w:val="decimal"/>
      <w:lvlText w:val="%2)"/>
      <w:lvlJc w:val="left"/>
      <w:pPr>
        <w:tabs>
          <w:tab w:val="num" w:pos="1440"/>
        </w:tabs>
        <w:ind w:left="1440" w:hanging="360"/>
      </w:pPr>
    </w:lvl>
    <w:lvl w:ilvl="2" w:tplc="258CD9E0" w:tentative="1">
      <w:start w:val="1"/>
      <w:numFmt w:val="decimal"/>
      <w:lvlText w:val="%3)"/>
      <w:lvlJc w:val="left"/>
      <w:pPr>
        <w:tabs>
          <w:tab w:val="num" w:pos="2160"/>
        </w:tabs>
        <w:ind w:left="2160" w:hanging="360"/>
      </w:pPr>
    </w:lvl>
    <w:lvl w:ilvl="3" w:tplc="290E4784" w:tentative="1">
      <w:start w:val="1"/>
      <w:numFmt w:val="decimal"/>
      <w:lvlText w:val="%4)"/>
      <w:lvlJc w:val="left"/>
      <w:pPr>
        <w:tabs>
          <w:tab w:val="num" w:pos="2880"/>
        </w:tabs>
        <w:ind w:left="2880" w:hanging="360"/>
      </w:pPr>
    </w:lvl>
    <w:lvl w:ilvl="4" w:tplc="1542D108" w:tentative="1">
      <w:start w:val="1"/>
      <w:numFmt w:val="decimal"/>
      <w:lvlText w:val="%5)"/>
      <w:lvlJc w:val="left"/>
      <w:pPr>
        <w:tabs>
          <w:tab w:val="num" w:pos="3600"/>
        </w:tabs>
        <w:ind w:left="3600" w:hanging="360"/>
      </w:pPr>
    </w:lvl>
    <w:lvl w:ilvl="5" w:tplc="99F271CC" w:tentative="1">
      <w:start w:val="1"/>
      <w:numFmt w:val="decimal"/>
      <w:lvlText w:val="%6)"/>
      <w:lvlJc w:val="left"/>
      <w:pPr>
        <w:tabs>
          <w:tab w:val="num" w:pos="4320"/>
        </w:tabs>
        <w:ind w:left="4320" w:hanging="360"/>
      </w:pPr>
    </w:lvl>
    <w:lvl w:ilvl="6" w:tplc="22BA8D26" w:tentative="1">
      <w:start w:val="1"/>
      <w:numFmt w:val="decimal"/>
      <w:lvlText w:val="%7)"/>
      <w:lvlJc w:val="left"/>
      <w:pPr>
        <w:tabs>
          <w:tab w:val="num" w:pos="5040"/>
        </w:tabs>
        <w:ind w:left="5040" w:hanging="360"/>
      </w:pPr>
    </w:lvl>
    <w:lvl w:ilvl="7" w:tplc="80BC312A" w:tentative="1">
      <w:start w:val="1"/>
      <w:numFmt w:val="decimal"/>
      <w:lvlText w:val="%8)"/>
      <w:lvlJc w:val="left"/>
      <w:pPr>
        <w:tabs>
          <w:tab w:val="num" w:pos="5760"/>
        </w:tabs>
        <w:ind w:left="5760" w:hanging="360"/>
      </w:pPr>
    </w:lvl>
    <w:lvl w:ilvl="8" w:tplc="A724C348" w:tentative="1">
      <w:start w:val="1"/>
      <w:numFmt w:val="decimal"/>
      <w:lvlText w:val="%9)"/>
      <w:lvlJc w:val="left"/>
      <w:pPr>
        <w:tabs>
          <w:tab w:val="num" w:pos="6480"/>
        </w:tabs>
        <w:ind w:left="6480" w:hanging="360"/>
      </w:pPr>
    </w:lvl>
  </w:abstractNum>
  <w:abstractNum w:abstractNumId="1" w15:restartNumberingAfterBreak="0">
    <w:nsid w:val="19F168AB"/>
    <w:multiLevelType w:val="hybridMultilevel"/>
    <w:tmpl w:val="8D4C3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24AB69"/>
    <w:multiLevelType w:val="multilevel"/>
    <w:tmpl w:val="350686B4"/>
    <w:lvl w:ilvl="0">
      <w:start w:val="1"/>
      <w:numFmt w:val="decimal"/>
      <w:pStyle w:val="Sti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EF48EB"/>
    <w:multiLevelType w:val="multilevel"/>
    <w:tmpl w:val="70943F4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50FD44A7"/>
    <w:multiLevelType w:val="multilevel"/>
    <w:tmpl w:val="70943F4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9421AD"/>
    <w:multiLevelType w:val="multilevel"/>
    <w:tmpl w:val="3C1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7CFA7"/>
    <w:multiLevelType w:val="hybridMultilevel"/>
    <w:tmpl w:val="3176CFCC"/>
    <w:lvl w:ilvl="0" w:tplc="40CAF0FC">
      <w:start w:val="1"/>
      <w:numFmt w:val="decimal"/>
      <w:lvlText w:val="%1)"/>
      <w:lvlJc w:val="left"/>
      <w:pPr>
        <w:ind w:left="360" w:hanging="360"/>
      </w:pPr>
    </w:lvl>
    <w:lvl w:ilvl="1" w:tplc="B5447CA8">
      <w:start w:val="1"/>
      <w:numFmt w:val="lowerLetter"/>
      <w:lvlText w:val="%2."/>
      <w:lvlJc w:val="left"/>
      <w:pPr>
        <w:ind w:left="1080" w:hanging="360"/>
      </w:pPr>
    </w:lvl>
    <w:lvl w:ilvl="2" w:tplc="D4240354">
      <w:start w:val="1"/>
      <w:numFmt w:val="lowerRoman"/>
      <w:lvlText w:val="%3."/>
      <w:lvlJc w:val="right"/>
      <w:pPr>
        <w:ind w:left="1800" w:hanging="180"/>
      </w:pPr>
    </w:lvl>
    <w:lvl w:ilvl="3" w:tplc="10FE545E">
      <w:start w:val="1"/>
      <w:numFmt w:val="decimal"/>
      <w:lvlText w:val="%4."/>
      <w:lvlJc w:val="left"/>
      <w:pPr>
        <w:ind w:left="2520" w:hanging="360"/>
      </w:pPr>
    </w:lvl>
    <w:lvl w:ilvl="4" w:tplc="1DEC5132">
      <w:start w:val="1"/>
      <w:numFmt w:val="lowerLetter"/>
      <w:lvlText w:val="%5."/>
      <w:lvlJc w:val="left"/>
      <w:pPr>
        <w:ind w:left="3240" w:hanging="360"/>
      </w:pPr>
    </w:lvl>
    <w:lvl w:ilvl="5" w:tplc="6C765002">
      <w:start w:val="1"/>
      <w:numFmt w:val="lowerRoman"/>
      <w:lvlText w:val="%6."/>
      <w:lvlJc w:val="right"/>
      <w:pPr>
        <w:ind w:left="3960" w:hanging="180"/>
      </w:pPr>
    </w:lvl>
    <w:lvl w:ilvl="6" w:tplc="BC0A50CC">
      <w:start w:val="1"/>
      <w:numFmt w:val="decimal"/>
      <w:lvlText w:val="%7."/>
      <w:lvlJc w:val="left"/>
      <w:pPr>
        <w:ind w:left="4680" w:hanging="360"/>
      </w:pPr>
    </w:lvl>
    <w:lvl w:ilvl="7" w:tplc="0504A308">
      <w:start w:val="1"/>
      <w:numFmt w:val="lowerLetter"/>
      <w:lvlText w:val="%8."/>
      <w:lvlJc w:val="left"/>
      <w:pPr>
        <w:ind w:left="5400" w:hanging="360"/>
      </w:pPr>
    </w:lvl>
    <w:lvl w:ilvl="8" w:tplc="F44E1684">
      <w:start w:val="1"/>
      <w:numFmt w:val="lowerRoman"/>
      <w:lvlText w:val="%9."/>
      <w:lvlJc w:val="right"/>
      <w:pPr>
        <w:ind w:left="6120" w:hanging="180"/>
      </w:pPr>
    </w:lvl>
  </w:abstractNum>
  <w:abstractNum w:abstractNumId="7" w15:restartNumberingAfterBreak="0">
    <w:nsid w:val="69B64524"/>
    <w:multiLevelType w:val="multilevel"/>
    <w:tmpl w:val="594E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E5610"/>
    <w:multiLevelType w:val="hybridMultilevel"/>
    <w:tmpl w:val="8948FEB0"/>
    <w:lvl w:ilvl="0" w:tplc="49CA550C">
      <w:start w:val="1"/>
      <w:numFmt w:val="upperLetter"/>
      <w:lvlText w:val="%1)"/>
      <w:lvlJc w:val="left"/>
      <w:pPr>
        <w:ind w:left="720" w:hanging="360"/>
      </w:pPr>
    </w:lvl>
    <w:lvl w:ilvl="1" w:tplc="47724B78">
      <w:start w:val="1"/>
      <w:numFmt w:val="lowerLetter"/>
      <w:lvlText w:val="%2."/>
      <w:lvlJc w:val="left"/>
      <w:pPr>
        <w:ind w:left="1440" w:hanging="360"/>
      </w:pPr>
    </w:lvl>
    <w:lvl w:ilvl="2" w:tplc="D13EB242">
      <w:start w:val="1"/>
      <w:numFmt w:val="lowerRoman"/>
      <w:lvlText w:val="%3."/>
      <w:lvlJc w:val="right"/>
      <w:pPr>
        <w:ind w:left="2160" w:hanging="180"/>
      </w:pPr>
    </w:lvl>
    <w:lvl w:ilvl="3" w:tplc="17FC9658">
      <w:start w:val="1"/>
      <w:numFmt w:val="decimal"/>
      <w:lvlText w:val="%4."/>
      <w:lvlJc w:val="left"/>
      <w:pPr>
        <w:ind w:left="2880" w:hanging="360"/>
      </w:pPr>
    </w:lvl>
    <w:lvl w:ilvl="4" w:tplc="5C883DB0">
      <w:start w:val="1"/>
      <w:numFmt w:val="lowerLetter"/>
      <w:lvlText w:val="%5."/>
      <w:lvlJc w:val="left"/>
      <w:pPr>
        <w:ind w:left="3600" w:hanging="360"/>
      </w:pPr>
    </w:lvl>
    <w:lvl w:ilvl="5" w:tplc="E9C8536C">
      <w:start w:val="1"/>
      <w:numFmt w:val="lowerRoman"/>
      <w:lvlText w:val="%6."/>
      <w:lvlJc w:val="right"/>
      <w:pPr>
        <w:ind w:left="4320" w:hanging="180"/>
      </w:pPr>
    </w:lvl>
    <w:lvl w:ilvl="6" w:tplc="D4DE0464">
      <w:start w:val="1"/>
      <w:numFmt w:val="decimal"/>
      <w:lvlText w:val="%7."/>
      <w:lvlJc w:val="left"/>
      <w:pPr>
        <w:ind w:left="5040" w:hanging="360"/>
      </w:pPr>
    </w:lvl>
    <w:lvl w:ilvl="7" w:tplc="B700E9CE">
      <w:start w:val="1"/>
      <w:numFmt w:val="lowerLetter"/>
      <w:lvlText w:val="%8."/>
      <w:lvlJc w:val="left"/>
      <w:pPr>
        <w:ind w:left="5760" w:hanging="360"/>
      </w:pPr>
    </w:lvl>
    <w:lvl w:ilvl="8" w:tplc="06BE1C7C">
      <w:start w:val="1"/>
      <w:numFmt w:val="lowerRoman"/>
      <w:lvlText w:val="%9."/>
      <w:lvlJc w:val="right"/>
      <w:pPr>
        <w:ind w:left="6480" w:hanging="180"/>
      </w:pPr>
    </w:lvl>
  </w:abstractNum>
  <w:num w:numId="1" w16cid:durableId="1895773620">
    <w:abstractNumId w:val="6"/>
  </w:num>
  <w:num w:numId="2" w16cid:durableId="1995912114">
    <w:abstractNumId w:val="8"/>
  </w:num>
  <w:num w:numId="3" w16cid:durableId="1260673695">
    <w:abstractNumId w:val="2"/>
  </w:num>
  <w:num w:numId="4" w16cid:durableId="1221867765">
    <w:abstractNumId w:val="0"/>
  </w:num>
  <w:num w:numId="5" w16cid:durableId="2093620843">
    <w:abstractNumId w:val="4"/>
  </w:num>
  <w:num w:numId="6" w16cid:durableId="1145001443">
    <w:abstractNumId w:val="3"/>
  </w:num>
  <w:num w:numId="7" w16cid:durableId="115104681">
    <w:abstractNumId w:val="1"/>
  </w:num>
  <w:num w:numId="8" w16cid:durableId="439566359">
    <w:abstractNumId w:val="5"/>
  </w:num>
  <w:num w:numId="9" w16cid:durableId="317001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C3"/>
    <w:rsid w:val="00125C6E"/>
    <w:rsid w:val="001344C3"/>
    <w:rsid w:val="00136EAF"/>
    <w:rsid w:val="001F28F2"/>
    <w:rsid w:val="00471E72"/>
    <w:rsid w:val="0048265A"/>
    <w:rsid w:val="004F278C"/>
    <w:rsid w:val="005035BE"/>
    <w:rsid w:val="00596E88"/>
    <w:rsid w:val="005A7996"/>
    <w:rsid w:val="005F164E"/>
    <w:rsid w:val="00654A47"/>
    <w:rsid w:val="00677655"/>
    <w:rsid w:val="007421EA"/>
    <w:rsid w:val="007878E2"/>
    <w:rsid w:val="0080135B"/>
    <w:rsid w:val="00820C79"/>
    <w:rsid w:val="008D4155"/>
    <w:rsid w:val="008F02B2"/>
    <w:rsid w:val="00C53C14"/>
    <w:rsid w:val="00CC2E8C"/>
    <w:rsid w:val="00D56B3C"/>
    <w:rsid w:val="00ED5CC3"/>
    <w:rsid w:val="0213F8FA"/>
    <w:rsid w:val="0922564A"/>
    <w:rsid w:val="0EE323CC"/>
    <w:rsid w:val="1A990BF2"/>
    <w:rsid w:val="1B429F0C"/>
    <w:rsid w:val="1DBBF7ED"/>
    <w:rsid w:val="1EBE1994"/>
    <w:rsid w:val="26CABDFB"/>
    <w:rsid w:val="27754D35"/>
    <w:rsid w:val="2C4E8240"/>
    <w:rsid w:val="2D6FDA85"/>
    <w:rsid w:val="3243DACA"/>
    <w:rsid w:val="35413D53"/>
    <w:rsid w:val="37B62A7A"/>
    <w:rsid w:val="45F12907"/>
    <w:rsid w:val="47279F74"/>
    <w:rsid w:val="4C83FB33"/>
    <w:rsid w:val="50502B08"/>
    <w:rsid w:val="54F39868"/>
    <w:rsid w:val="57F53419"/>
    <w:rsid w:val="6061FED5"/>
    <w:rsid w:val="62BE9FBD"/>
    <w:rsid w:val="6529DE47"/>
    <w:rsid w:val="68DD6D56"/>
    <w:rsid w:val="71241617"/>
    <w:rsid w:val="764E973F"/>
    <w:rsid w:val="79ADEEFC"/>
    <w:rsid w:val="7C5946E0"/>
    <w:rsid w:val="7E6150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F5B7"/>
  <w15:chartTrackingRefBased/>
  <w15:docId w15:val="{A4152037-9F7F-4B05-92FF-A4EC431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C3"/>
    <w:rPr>
      <w:kern w:val="0"/>
      <w:lang w:val="bg-BG"/>
    </w:rPr>
  </w:style>
  <w:style w:type="paragraph" w:styleId="Heading1">
    <w:name w:val="heading 1"/>
    <w:basedOn w:val="Normal"/>
    <w:next w:val="Normal"/>
    <w:link w:val="Heading1Char"/>
    <w:uiPriority w:val="9"/>
    <w:qFormat/>
    <w:rsid w:val="00ED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C3"/>
    <w:rPr>
      <w:rFonts w:eastAsiaTheme="majorEastAsia" w:cstheme="majorBidi"/>
      <w:color w:val="272727" w:themeColor="text1" w:themeTint="D8"/>
    </w:rPr>
  </w:style>
  <w:style w:type="paragraph" w:styleId="Title">
    <w:name w:val="Title"/>
    <w:aliases w:val="PLD_FRONT_TITLE"/>
    <w:basedOn w:val="Normal"/>
    <w:next w:val="Normal"/>
    <w:link w:val="TitleChar"/>
    <w:uiPriority w:val="10"/>
    <w:qFormat/>
    <w:rsid w:val="00ED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PLD_FRONT_TITLE Char"/>
    <w:basedOn w:val="DefaultParagraphFont"/>
    <w:link w:val="Title"/>
    <w:uiPriority w:val="10"/>
    <w:rsid w:val="00ED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C3"/>
    <w:pPr>
      <w:spacing w:before="160"/>
      <w:jc w:val="center"/>
    </w:pPr>
    <w:rPr>
      <w:i/>
      <w:iCs/>
      <w:color w:val="404040" w:themeColor="text1" w:themeTint="BF"/>
    </w:rPr>
  </w:style>
  <w:style w:type="character" w:customStyle="1" w:styleId="QuoteChar">
    <w:name w:val="Quote Char"/>
    <w:basedOn w:val="DefaultParagraphFont"/>
    <w:link w:val="Quote"/>
    <w:uiPriority w:val="29"/>
    <w:rsid w:val="00ED5CC3"/>
    <w:rPr>
      <w:i/>
      <w:iCs/>
      <w:color w:val="404040" w:themeColor="text1" w:themeTint="BF"/>
    </w:rPr>
  </w:style>
  <w:style w:type="paragraph" w:styleId="ListParagraph">
    <w:name w:val="List Paragraph"/>
    <w:basedOn w:val="Normal"/>
    <w:uiPriority w:val="34"/>
    <w:qFormat/>
    <w:rsid w:val="00ED5CC3"/>
    <w:pPr>
      <w:ind w:left="720"/>
      <w:contextualSpacing/>
    </w:pPr>
  </w:style>
  <w:style w:type="character" w:styleId="IntenseEmphasis">
    <w:name w:val="Intense Emphasis"/>
    <w:basedOn w:val="DefaultParagraphFont"/>
    <w:uiPriority w:val="21"/>
    <w:qFormat/>
    <w:rsid w:val="00ED5CC3"/>
    <w:rPr>
      <w:i/>
      <w:iCs/>
      <w:color w:val="0F4761" w:themeColor="accent1" w:themeShade="BF"/>
    </w:rPr>
  </w:style>
  <w:style w:type="paragraph" w:styleId="IntenseQuote">
    <w:name w:val="Intense Quote"/>
    <w:basedOn w:val="Normal"/>
    <w:next w:val="Normal"/>
    <w:link w:val="IntenseQuoteChar"/>
    <w:uiPriority w:val="30"/>
    <w:qFormat/>
    <w:rsid w:val="00ED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C3"/>
    <w:rPr>
      <w:i/>
      <w:iCs/>
      <w:color w:val="0F4761" w:themeColor="accent1" w:themeShade="BF"/>
    </w:rPr>
  </w:style>
  <w:style w:type="character" w:styleId="IntenseReference">
    <w:name w:val="Intense Reference"/>
    <w:basedOn w:val="DefaultParagraphFont"/>
    <w:uiPriority w:val="32"/>
    <w:qFormat/>
    <w:rsid w:val="00ED5CC3"/>
    <w:rPr>
      <w:b/>
      <w:bCs/>
      <w:smallCaps/>
      <w:color w:val="0F4761" w:themeColor="accent1" w:themeShade="BF"/>
      <w:spacing w:val="5"/>
    </w:rPr>
  </w:style>
  <w:style w:type="paragraph" w:styleId="NormalWeb">
    <w:name w:val="Normal (Web)"/>
    <w:basedOn w:val="Normal"/>
    <w:uiPriority w:val="99"/>
    <w:semiHidden/>
    <w:unhideWhenUsed/>
    <w:rsid w:val="00ED5C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D5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CC3"/>
    <w:rPr>
      <w:kern w:val="0"/>
      <w:lang w:val="bg-BG"/>
    </w:rPr>
  </w:style>
  <w:style w:type="paragraph" w:styleId="Footer">
    <w:name w:val="footer"/>
    <w:basedOn w:val="Normal"/>
    <w:link w:val="FooterChar"/>
    <w:uiPriority w:val="99"/>
    <w:unhideWhenUsed/>
    <w:rsid w:val="00ED5C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CC3"/>
    <w:rPr>
      <w:kern w:val="0"/>
      <w:lang w:val="bg-BG"/>
    </w:rPr>
  </w:style>
  <w:style w:type="paragraph" w:customStyle="1" w:styleId="Stile1">
    <w:name w:val="Stile1"/>
    <w:basedOn w:val="Heading1"/>
    <w:link w:val="Stile1Carattere"/>
    <w:qFormat/>
    <w:rsid w:val="00ED5CC3"/>
    <w:pPr>
      <w:numPr>
        <w:numId w:val="3"/>
      </w:numPr>
      <w:tabs>
        <w:tab w:val="left" w:pos="360"/>
      </w:tabs>
      <w:spacing w:before="240" w:after="240"/>
      <w:jc w:val="both"/>
    </w:pPr>
    <w:rPr>
      <w:rFonts w:ascii="Calibri" w:eastAsia="Calibri" w:hAnsi="Calibri" w:cs="Calibri"/>
      <w:b/>
      <w:bCs/>
      <w:color w:val="0A2F41" w:themeColor="accent1" w:themeShade="80"/>
      <w:sz w:val="32"/>
      <w:szCs w:val="32"/>
      <w:lang w:val="en-US"/>
    </w:rPr>
  </w:style>
  <w:style w:type="character" w:customStyle="1" w:styleId="Stile1Carattere">
    <w:name w:val="Stile1 Carattere"/>
    <w:basedOn w:val="Heading1Char"/>
    <w:link w:val="Stile1"/>
    <w:rsid w:val="00ED5CC3"/>
    <w:rPr>
      <w:rFonts w:ascii="Calibri" w:eastAsia="Calibri" w:hAnsi="Calibri" w:cs="Calibri"/>
      <w:b/>
      <w:bCs/>
      <w:color w:val="0A2F41" w:themeColor="accent1" w:themeShade="80"/>
      <w:kern w:val="0"/>
      <w:sz w:val="32"/>
      <w:szCs w:val="32"/>
      <w:lang w:val="en-US"/>
    </w:rPr>
  </w:style>
  <w:style w:type="character" w:styleId="Hyperlink">
    <w:name w:val="Hyperlink"/>
    <w:basedOn w:val="DefaultParagraphFont"/>
    <w:uiPriority w:val="99"/>
    <w:unhideWhenUsed/>
    <w:rsid w:val="27754D35"/>
    <w:rPr>
      <w:color w:val="467886"/>
      <w:u w:val="single"/>
    </w:rPr>
  </w:style>
  <w:style w:type="table" w:styleId="PlainTable3">
    <w:name w:val="Plain Table 3"/>
    <w:basedOn w:val="TableNormal"/>
    <w:uiPriority w:val="43"/>
    <w:rsid w:val="00125C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25C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4">
    <w:name w:val="Grid Table 5 Dark Accent 4"/>
    <w:basedOn w:val="TableNormal"/>
    <w:uiPriority w:val="50"/>
    <w:rsid w:val="00125C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UnresolvedMention">
    <w:name w:val="Unresolved Mention"/>
    <w:basedOn w:val="DefaultParagraphFont"/>
    <w:uiPriority w:val="99"/>
    <w:semiHidden/>
    <w:unhideWhenUsed/>
    <w:rsid w:val="005A7996"/>
    <w:rPr>
      <w:color w:val="605E5C"/>
      <w:shd w:val="clear" w:color="auto" w:fill="E1DFDD"/>
    </w:rPr>
  </w:style>
  <w:style w:type="character" w:styleId="FollowedHyperlink">
    <w:name w:val="FollowedHyperlink"/>
    <w:basedOn w:val="DefaultParagraphFont"/>
    <w:uiPriority w:val="99"/>
    <w:semiHidden/>
    <w:unhideWhenUsed/>
    <w:rsid w:val="005A79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0871">
      <w:bodyDiv w:val="1"/>
      <w:marLeft w:val="0"/>
      <w:marRight w:val="0"/>
      <w:marTop w:val="0"/>
      <w:marBottom w:val="0"/>
      <w:divBdr>
        <w:top w:val="none" w:sz="0" w:space="0" w:color="auto"/>
        <w:left w:val="none" w:sz="0" w:space="0" w:color="auto"/>
        <w:bottom w:val="none" w:sz="0" w:space="0" w:color="auto"/>
        <w:right w:val="none" w:sz="0" w:space="0" w:color="auto"/>
      </w:divBdr>
      <w:divsChild>
        <w:div w:id="318963910">
          <w:marLeft w:val="0"/>
          <w:marRight w:val="0"/>
          <w:marTop w:val="0"/>
          <w:marBottom w:val="0"/>
          <w:divBdr>
            <w:top w:val="none" w:sz="0" w:space="0" w:color="auto"/>
            <w:left w:val="none" w:sz="0" w:space="0" w:color="auto"/>
            <w:bottom w:val="none" w:sz="0" w:space="0" w:color="auto"/>
            <w:right w:val="none" w:sz="0" w:space="0" w:color="auto"/>
          </w:divBdr>
          <w:divsChild>
            <w:div w:id="575210403">
              <w:marLeft w:val="0"/>
              <w:marRight w:val="0"/>
              <w:marTop w:val="0"/>
              <w:marBottom w:val="0"/>
              <w:divBdr>
                <w:top w:val="none" w:sz="0" w:space="0" w:color="auto"/>
                <w:left w:val="none" w:sz="0" w:space="0" w:color="auto"/>
                <w:bottom w:val="none" w:sz="0" w:space="0" w:color="auto"/>
                <w:right w:val="none" w:sz="0" w:space="0" w:color="auto"/>
              </w:divBdr>
            </w:div>
          </w:divsChild>
        </w:div>
        <w:div w:id="1253860312">
          <w:marLeft w:val="0"/>
          <w:marRight w:val="0"/>
          <w:marTop w:val="0"/>
          <w:marBottom w:val="0"/>
          <w:divBdr>
            <w:top w:val="none" w:sz="0" w:space="0" w:color="auto"/>
            <w:left w:val="none" w:sz="0" w:space="0" w:color="auto"/>
            <w:bottom w:val="none" w:sz="0" w:space="0" w:color="auto"/>
            <w:right w:val="none" w:sz="0" w:space="0" w:color="auto"/>
          </w:divBdr>
          <w:divsChild>
            <w:div w:id="1053653456">
              <w:marLeft w:val="0"/>
              <w:marRight w:val="0"/>
              <w:marTop w:val="0"/>
              <w:marBottom w:val="0"/>
              <w:divBdr>
                <w:top w:val="none" w:sz="0" w:space="0" w:color="auto"/>
                <w:left w:val="none" w:sz="0" w:space="0" w:color="auto"/>
                <w:bottom w:val="none" w:sz="0" w:space="0" w:color="auto"/>
                <w:right w:val="none" w:sz="0" w:space="0" w:color="auto"/>
              </w:divBdr>
            </w:div>
          </w:divsChild>
        </w:div>
        <w:div w:id="868373396">
          <w:marLeft w:val="0"/>
          <w:marRight w:val="0"/>
          <w:marTop w:val="0"/>
          <w:marBottom w:val="0"/>
          <w:divBdr>
            <w:top w:val="none" w:sz="0" w:space="0" w:color="auto"/>
            <w:left w:val="none" w:sz="0" w:space="0" w:color="auto"/>
            <w:bottom w:val="none" w:sz="0" w:space="0" w:color="auto"/>
            <w:right w:val="none" w:sz="0" w:space="0" w:color="auto"/>
          </w:divBdr>
          <w:divsChild>
            <w:div w:id="2067071578">
              <w:marLeft w:val="0"/>
              <w:marRight w:val="0"/>
              <w:marTop w:val="0"/>
              <w:marBottom w:val="0"/>
              <w:divBdr>
                <w:top w:val="none" w:sz="0" w:space="0" w:color="auto"/>
                <w:left w:val="none" w:sz="0" w:space="0" w:color="auto"/>
                <w:bottom w:val="none" w:sz="0" w:space="0" w:color="auto"/>
                <w:right w:val="none" w:sz="0" w:space="0" w:color="auto"/>
              </w:divBdr>
            </w:div>
          </w:divsChild>
        </w:div>
        <w:div w:id="960382965">
          <w:marLeft w:val="0"/>
          <w:marRight w:val="0"/>
          <w:marTop w:val="0"/>
          <w:marBottom w:val="0"/>
          <w:divBdr>
            <w:top w:val="none" w:sz="0" w:space="0" w:color="auto"/>
            <w:left w:val="none" w:sz="0" w:space="0" w:color="auto"/>
            <w:bottom w:val="none" w:sz="0" w:space="0" w:color="auto"/>
            <w:right w:val="none" w:sz="0" w:space="0" w:color="auto"/>
          </w:divBdr>
          <w:divsChild>
            <w:div w:id="6445524">
              <w:marLeft w:val="0"/>
              <w:marRight w:val="0"/>
              <w:marTop w:val="0"/>
              <w:marBottom w:val="0"/>
              <w:divBdr>
                <w:top w:val="none" w:sz="0" w:space="0" w:color="auto"/>
                <w:left w:val="none" w:sz="0" w:space="0" w:color="auto"/>
                <w:bottom w:val="none" w:sz="0" w:space="0" w:color="auto"/>
                <w:right w:val="none" w:sz="0" w:space="0" w:color="auto"/>
              </w:divBdr>
            </w:div>
          </w:divsChild>
        </w:div>
        <w:div w:id="1921282039">
          <w:marLeft w:val="0"/>
          <w:marRight w:val="0"/>
          <w:marTop w:val="0"/>
          <w:marBottom w:val="0"/>
          <w:divBdr>
            <w:top w:val="none" w:sz="0" w:space="0" w:color="auto"/>
            <w:left w:val="none" w:sz="0" w:space="0" w:color="auto"/>
            <w:bottom w:val="none" w:sz="0" w:space="0" w:color="auto"/>
            <w:right w:val="none" w:sz="0" w:space="0" w:color="auto"/>
          </w:divBdr>
          <w:divsChild>
            <w:div w:id="753362510">
              <w:marLeft w:val="0"/>
              <w:marRight w:val="0"/>
              <w:marTop w:val="0"/>
              <w:marBottom w:val="0"/>
              <w:divBdr>
                <w:top w:val="none" w:sz="0" w:space="0" w:color="auto"/>
                <w:left w:val="none" w:sz="0" w:space="0" w:color="auto"/>
                <w:bottom w:val="none" w:sz="0" w:space="0" w:color="auto"/>
                <w:right w:val="none" w:sz="0" w:space="0" w:color="auto"/>
              </w:divBdr>
            </w:div>
          </w:divsChild>
        </w:div>
        <w:div w:id="1212418620">
          <w:marLeft w:val="0"/>
          <w:marRight w:val="0"/>
          <w:marTop w:val="0"/>
          <w:marBottom w:val="0"/>
          <w:divBdr>
            <w:top w:val="none" w:sz="0" w:space="0" w:color="auto"/>
            <w:left w:val="none" w:sz="0" w:space="0" w:color="auto"/>
            <w:bottom w:val="none" w:sz="0" w:space="0" w:color="auto"/>
            <w:right w:val="none" w:sz="0" w:space="0" w:color="auto"/>
          </w:divBdr>
          <w:divsChild>
            <w:div w:id="1964920065">
              <w:marLeft w:val="0"/>
              <w:marRight w:val="0"/>
              <w:marTop w:val="0"/>
              <w:marBottom w:val="0"/>
              <w:divBdr>
                <w:top w:val="none" w:sz="0" w:space="0" w:color="auto"/>
                <w:left w:val="none" w:sz="0" w:space="0" w:color="auto"/>
                <w:bottom w:val="none" w:sz="0" w:space="0" w:color="auto"/>
                <w:right w:val="none" w:sz="0" w:space="0" w:color="auto"/>
              </w:divBdr>
            </w:div>
          </w:divsChild>
        </w:div>
        <w:div w:id="235747331">
          <w:marLeft w:val="0"/>
          <w:marRight w:val="0"/>
          <w:marTop w:val="0"/>
          <w:marBottom w:val="0"/>
          <w:divBdr>
            <w:top w:val="none" w:sz="0" w:space="0" w:color="auto"/>
            <w:left w:val="none" w:sz="0" w:space="0" w:color="auto"/>
            <w:bottom w:val="none" w:sz="0" w:space="0" w:color="auto"/>
            <w:right w:val="none" w:sz="0" w:space="0" w:color="auto"/>
          </w:divBdr>
          <w:divsChild>
            <w:div w:id="486671127">
              <w:marLeft w:val="0"/>
              <w:marRight w:val="0"/>
              <w:marTop w:val="0"/>
              <w:marBottom w:val="0"/>
              <w:divBdr>
                <w:top w:val="none" w:sz="0" w:space="0" w:color="auto"/>
                <w:left w:val="none" w:sz="0" w:space="0" w:color="auto"/>
                <w:bottom w:val="none" w:sz="0" w:space="0" w:color="auto"/>
                <w:right w:val="none" w:sz="0" w:space="0" w:color="auto"/>
              </w:divBdr>
            </w:div>
          </w:divsChild>
        </w:div>
        <w:div w:id="26224863">
          <w:marLeft w:val="0"/>
          <w:marRight w:val="0"/>
          <w:marTop w:val="0"/>
          <w:marBottom w:val="0"/>
          <w:divBdr>
            <w:top w:val="none" w:sz="0" w:space="0" w:color="auto"/>
            <w:left w:val="none" w:sz="0" w:space="0" w:color="auto"/>
            <w:bottom w:val="none" w:sz="0" w:space="0" w:color="auto"/>
            <w:right w:val="none" w:sz="0" w:space="0" w:color="auto"/>
          </w:divBdr>
          <w:divsChild>
            <w:div w:id="17609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7138">
      <w:bodyDiv w:val="1"/>
      <w:marLeft w:val="0"/>
      <w:marRight w:val="0"/>
      <w:marTop w:val="0"/>
      <w:marBottom w:val="0"/>
      <w:divBdr>
        <w:top w:val="none" w:sz="0" w:space="0" w:color="auto"/>
        <w:left w:val="none" w:sz="0" w:space="0" w:color="auto"/>
        <w:bottom w:val="none" w:sz="0" w:space="0" w:color="auto"/>
        <w:right w:val="none" w:sz="0" w:space="0" w:color="auto"/>
      </w:divBdr>
    </w:div>
    <w:div w:id="680813221">
      <w:bodyDiv w:val="1"/>
      <w:marLeft w:val="0"/>
      <w:marRight w:val="0"/>
      <w:marTop w:val="0"/>
      <w:marBottom w:val="0"/>
      <w:divBdr>
        <w:top w:val="none" w:sz="0" w:space="0" w:color="auto"/>
        <w:left w:val="none" w:sz="0" w:space="0" w:color="auto"/>
        <w:bottom w:val="none" w:sz="0" w:space="0" w:color="auto"/>
        <w:right w:val="none" w:sz="0" w:space="0" w:color="auto"/>
      </w:divBdr>
      <w:divsChild>
        <w:div w:id="2127850777">
          <w:marLeft w:val="806"/>
          <w:marRight w:val="0"/>
          <w:marTop w:val="200"/>
          <w:marBottom w:val="0"/>
          <w:divBdr>
            <w:top w:val="none" w:sz="0" w:space="0" w:color="auto"/>
            <w:left w:val="none" w:sz="0" w:space="0" w:color="auto"/>
            <w:bottom w:val="none" w:sz="0" w:space="0" w:color="auto"/>
            <w:right w:val="none" w:sz="0" w:space="0" w:color="auto"/>
          </w:divBdr>
        </w:div>
        <w:div w:id="454838568">
          <w:marLeft w:val="806"/>
          <w:marRight w:val="0"/>
          <w:marTop w:val="200"/>
          <w:marBottom w:val="0"/>
          <w:divBdr>
            <w:top w:val="none" w:sz="0" w:space="0" w:color="auto"/>
            <w:left w:val="none" w:sz="0" w:space="0" w:color="auto"/>
            <w:bottom w:val="none" w:sz="0" w:space="0" w:color="auto"/>
            <w:right w:val="none" w:sz="0" w:space="0" w:color="auto"/>
          </w:divBdr>
        </w:div>
        <w:div w:id="852571686">
          <w:marLeft w:val="806"/>
          <w:marRight w:val="0"/>
          <w:marTop w:val="200"/>
          <w:marBottom w:val="0"/>
          <w:divBdr>
            <w:top w:val="none" w:sz="0" w:space="0" w:color="auto"/>
            <w:left w:val="none" w:sz="0" w:space="0" w:color="auto"/>
            <w:bottom w:val="none" w:sz="0" w:space="0" w:color="auto"/>
            <w:right w:val="none" w:sz="0" w:space="0" w:color="auto"/>
          </w:divBdr>
        </w:div>
        <w:div w:id="2094427812">
          <w:marLeft w:val="806"/>
          <w:marRight w:val="0"/>
          <w:marTop w:val="200"/>
          <w:marBottom w:val="0"/>
          <w:divBdr>
            <w:top w:val="none" w:sz="0" w:space="0" w:color="auto"/>
            <w:left w:val="none" w:sz="0" w:space="0" w:color="auto"/>
            <w:bottom w:val="none" w:sz="0" w:space="0" w:color="auto"/>
            <w:right w:val="none" w:sz="0" w:space="0" w:color="auto"/>
          </w:divBdr>
        </w:div>
      </w:divsChild>
    </w:div>
    <w:div w:id="887685826">
      <w:bodyDiv w:val="1"/>
      <w:marLeft w:val="0"/>
      <w:marRight w:val="0"/>
      <w:marTop w:val="0"/>
      <w:marBottom w:val="0"/>
      <w:divBdr>
        <w:top w:val="none" w:sz="0" w:space="0" w:color="auto"/>
        <w:left w:val="none" w:sz="0" w:space="0" w:color="auto"/>
        <w:bottom w:val="none" w:sz="0" w:space="0" w:color="auto"/>
        <w:right w:val="none" w:sz="0" w:space="0" w:color="auto"/>
      </w:divBdr>
      <w:divsChild>
        <w:div w:id="1458987882">
          <w:marLeft w:val="0"/>
          <w:marRight w:val="0"/>
          <w:marTop w:val="0"/>
          <w:marBottom w:val="0"/>
          <w:divBdr>
            <w:top w:val="none" w:sz="0" w:space="0" w:color="auto"/>
            <w:left w:val="none" w:sz="0" w:space="0" w:color="auto"/>
            <w:bottom w:val="none" w:sz="0" w:space="0" w:color="auto"/>
            <w:right w:val="none" w:sz="0" w:space="0" w:color="auto"/>
          </w:divBdr>
          <w:divsChild>
            <w:div w:id="1217008974">
              <w:marLeft w:val="0"/>
              <w:marRight w:val="0"/>
              <w:marTop w:val="0"/>
              <w:marBottom w:val="0"/>
              <w:divBdr>
                <w:top w:val="none" w:sz="0" w:space="0" w:color="auto"/>
                <w:left w:val="none" w:sz="0" w:space="0" w:color="auto"/>
                <w:bottom w:val="none" w:sz="0" w:space="0" w:color="auto"/>
                <w:right w:val="none" w:sz="0" w:space="0" w:color="auto"/>
              </w:divBdr>
            </w:div>
          </w:divsChild>
        </w:div>
        <w:div w:id="17125514">
          <w:marLeft w:val="0"/>
          <w:marRight w:val="0"/>
          <w:marTop w:val="0"/>
          <w:marBottom w:val="0"/>
          <w:divBdr>
            <w:top w:val="none" w:sz="0" w:space="0" w:color="auto"/>
            <w:left w:val="none" w:sz="0" w:space="0" w:color="auto"/>
            <w:bottom w:val="none" w:sz="0" w:space="0" w:color="auto"/>
            <w:right w:val="none" w:sz="0" w:space="0" w:color="auto"/>
          </w:divBdr>
          <w:divsChild>
            <w:div w:id="240987586">
              <w:marLeft w:val="0"/>
              <w:marRight w:val="0"/>
              <w:marTop w:val="0"/>
              <w:marBottom w:val="0"/>
              <w:divBdr>
                <w:top w:val="none" w:sz="0" w:space="0" w:color="auto"/>
                <w:left w:val="none" w:sz="0" w:space="0" w:color="auto"/>
                <w:bottom w:val="none" w:sz="0" w:space="0" w:color="auto"/>
                <w:right w:val="none" w:sz="0" w:space="0" w:color="auto"/>
              </w:divBdr>
            </w:div>
          </w:divsChild>
        </w:div>
        <w:div w:id="205608699">
          <w:marLeft w:val="0"/>
          <w:marRight w:val="0"/>
          <w:marTop w:val="0"/>
          <w:marBottom w:val="0"/>
          <w:divBdr>
            <w:top w:val="none" w:sz="0" w:space="0" w:color="auto"/>
            <w:left w:val="none" w:sz="0" w:space="0" w:color="auto"/>
            <w:bottom w:val="none" w:sz="0" w:space="0" w:color="auto"/>
            <w:right w:val="none" w:sz="0" w:space="0" w:color="auto"/>
          </w:divBdr>
          <w:divsChild>
            <w:div w:id="1275016429">
              <w:marLeft w:val="0"/>
              <w:marRight w:val="0"/>
              <w:marTop w:val="0"/>
              <w:marBottom w:val="0"/>
              <w:divBdr>
                <w:top w:val="none" w:sz="0" w:space="0" w:color="auto"/>
                <w:left w:val="none" w:sz="0" w:space="0" w:color="auto"/>
                <w:bottom w:val="none" w:sz="0" w:space="0" w:color="auto"/>
                <w:right w:val="none" w:sz="0" w:space="0" w:color="auto"/>
              </w:divBdr>
            </w:div>
          </w:divsChild>
        </w:div>
        <w:div w:id="1564639161">
          <w:marLeft w:val="0"/>
          <w:marRight w:val="0"/>
          <w:marTop w:val="0"/>
          <w:marBottom w:val="0"/>
          <w:divBdr>
            <w:top w:val="none" w:sz="0" w:space="0" w:color="auto"/>
            <w:left w:val="none" w:sz="0" w:space="0" w:color="auto"/>
            <w:bottom w:val="none" w:sz="0" w:space="0" w:color="auto"/>
            <w:right w:val="none" w:sz="0" w:space="0" w:color="auto"/>
          </w:divBdr>
          <w:divsChild>
            <w:div w:id="2079395193">
              <w:marLeft w:val="0"/>
              <w:marRight w:val="0"/>
              <w:marTop w:val="0"/>
              <w:marBottom w:val="0"/>
              <w:divBdr>
                <w:top w:val="none" w:sz="0" w:space="0" w:color="auto"/>
                <w:left w:val="none" w:sz="0" w:space="0" w:color="auto"/>
                <w:bottom w:val="none" w:sz="0" w:space="0" w:color="auto"/>
                <w:right w:val="none" w:sz="0" w:space="0" w:color="auto"/>
              </w:divBdr>
            </w:div>
          </w:divsChild>
        </w:div>
        <w:div w:id="273488789">
          <w:marLeft w:val="0"/>
          <w:marRight w:val="0"/>
          <w:marTop w:val="0"/>
          <w:marBottom w:val="0"/>
          <w:divBdr>
            <w:top w:val="none" w:sz="0" w:space="0" w:color="auto"/>
            <w:left w:val="none" w:sz="0" w:space="0" w:color="auto"/>
            <w:bottom w:val="none" w:sz="0" w:space="0" w:color="auto"/>
            <w:right w:val="none" w:sz="0" w:space="0" w:color="auto"/>
          </w:divBdr>
          <w:divsChild>
            <w:div w:id="3445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4603">
      <w:bodyDiv w:val="1"/>
      <w:marLeft w:val="0"/>
      <w:marRight w:val="0"/>
      <w:marTop w:val="0"/>
      <w:marBottom w:val="0"/>
      <w:divBdr>
        <w:top w:val="none" w:sz="0" w:space="0" w:color="auto"/>
        <w:left w:val="none" w:sz="0" w:space="0" w:color="auto"/>
        <w:bottom w:val="none" w:sz="0" w:space="0" w:color="auto"/>
        <w:right w:val="none" w:sz="0" w:space="0" w:color="auto"/>
      </w:divBdr>
    </w:div>
    <w:div w:id="1053119177">
      <w:bodyDiv w:val="1"/>
      <w:marLeft w:val="0"/>
      <w:marRight w:val="0"/>
      <w:marTop w:val="0"/>
      <w:marBottom w:val="0"/>
      <w:divBdr>
        <w:top w:val="none" w:sz="0" w:space="0" w:color="auto"/>
        <w:left w:val="none" w:sz="0" w:space="0" w:color="auto"/>
        <w:bottom w:val="none" w:sz="0" w:space="0" w:color="auto"/>
        <w:right w:val="none" w:sz="0" w:space="0" w:color="auto"/>
      </w:divBdr>
      <w:divsChild>
        <w:div w:id="1602489256">
          <w:marLeft w:val="0"/>
          <w:marRight w:val="0"/>
          <w:marTop w:val="0"/>
          <w:marBottom w:val="0"/>
          <w:divBdr>
            <w:top w:val="none" w:sz="0" w:space="0" w:color="auto"/>
            <w:left w:val="none" w:sz="0" w:space="0" w:color="auto"/>
            <w:bottom w:val="none" w:sz="0" w:space="0" w:color="auto"/>
            <w:right w:val="none" w:sz="0" w:space="0" w:color="auto"/>
          </w:divBdr>
          <w:divsChild>
            <w:div w:id="1507012590">
              <w:marLeft w:val="0"/>
              <w:marRight w:val="0"/>
              <w:marTop w:val="0"/>
              <w:marBottom w:val="0"/>
              <w:divBdr>
                <w:top w:val="none" w:sz="0" w:space="0" w:color="auto"/>
                <w:left w:val="none" w:sz="0" w:space="0" w:color="auto"/>
                <w:bottom w:val="none" w:sz="0" w:space="0" w:color="auto"/>
                <w:right w:val="none" w:sz="0" w:space="0" w:color="auto"/>
              </w:divBdr>
            </w:div>
          </w:divsChild>
        </w:div>
        <w:div w:id="1062291600">
          <w:marLeft w:val="0"/>
          <w:marRight w:val="0"/>
          <w:marTop w:val="0"/>
          <w:marBottom w:val="0"/>
          <w:divBdr>
            <w:top w:val="none" w:sz="0" w:space="0" w:color="auto"/>
            <w:left w:val="none" w:sz="0" w:space="0" w:color="auto"/>
            <w:bottom w:val="none" w:sz="0" w:space="0" w:color="auto"/>
            <w:right w:val="none" w:sz="0" w:space="0" w:color="auto"/>
          </w:divBdr>
          <w:divsChild>
            <w:div w:id="1085878831">
              <w:marLeft w:val="0"/>
              <w:marRight w:val="0"/>
              <w:marTop w:val="0"/>
              <w:marBottom w:val="0"/>
              <w:divBdr>
                <w:top w:val="none" w:sz="0" w:space="0" w:color="auto"/>
                <w:left w:val="none" w:sz="0" w:space="0" w:color="auto"/>
                <w:bottom w:val="none" w:sz="0" w:space="0" w:color="auto"/>
                <w:right w:val="none" w:sz="0" w:space="0" w:color="auto"/>
              </w:divBdr>
            </w:div>
          </w:divsChild>
        </w:div>
        <w:div w:id="491722146">
          <w:marLeft w:val="0"/>
          <w:marRight w:val="0"/>
          <w:marTop w:val="0"/>
          <w:marBottom w:val="0"/>
          <w:divBdr>
            <w:top w:val="none" w:sz="0" w:space="0" w:color="auto"/>
            <w:left w:val="none" w:sz="0" w:space="0" w:color="auto"/>
            <w:bottom w:val="none" w:sz="0" w:space="0" w:color="auto"/>
            <w:right w:val="none" w:sz="0" w:space="0" w:color="auto"/>
          </w:divBdr>
          <w:divsChild>
            <w:div w:id="1425230103">
              <w:marLeft w:val="0"/>
              <w:marRight w:val="0"/>
              <w:marTop w:val="0"/>
              <w:marBottom w:val="0"/>
              <w:divBdr>
                <w:top w:val="none" w:sz="0" w:space="0" w:color="auto"/>
                <w:left w:val="none" w:sz="0" w:space="0" w:color="auto"/>
                <w:bottom w:val="none" w:sz="0" w:space="0" w:color="auto"/>
                <w:right w:val="none" w:sz="0" w:space="0" w:color="auto"/>
              </w:divBdr>
            </w:div>
          </w:divsChild>
        </w:div>
        <w:div w:id="562715291">
          <w:marLeft w:val="0"/>
          <w:marRight w:val="0"/>
          <w:marTop w:val="0"/>
          <w:marBottom w:val="0"/>
          <w:divBdr>
            <w:top w:val="none" w:sz="0" w:space="0" w:color="auto"/>
            <w:left w:val="none" w:sz="0" w:space="0" w:color="auto"/>
            <w:bottom w:val="none" w:sz="0" w:space="0" w:color="auto"/>
            <w:right w:val="none" w:sz="0" w:space="0" w:color="auto"/>
          </w:divBdr>
          <w:divsChild>
            <w:div w:id="2051609912">
              <w:marLeft w:val="0"/>
              <w:marRight w:val="0"/>
              <w:marTop w:val="0"/>
              <w:marBottom w:val="0"/>
              <w:divBdr>
                <w:top w:val="none" w:sz="0" w:space="0" w:color="auto"/>
                <w:left w:val="none" w:sz="0" w:space="0" w:color="auto"/>
                <w:bottom w:val="none" w:sz="0" w:space="0" w:color="auto"/>
                <w:right w:val="none" w:sz="0" w:space="0" w:color="auto"/>
              </w:divBdr>
            </w:div>
          </w:divsChild>
        </w:div>
        <w:div w:id="102383413">
          <w:marLeft w:val="0"/>
          <w:marRight w:val="0"/>
          <w:marTop w:val="0"/>
          <w:marBottom w:val="0"/>
          <w:divBdr>
            <w:top w:val="none" w:sz="0" w:space="0" w:color="auto"/>
            <w:left w:val="none" w:sz="0" w:space="0" w:color="auto"/>
            <w:bottom w:val="none" w:sz="0" w:space="0" w:color="auto"/>
            <w:right w:val="none" w:sz="0" w:space="0" w:color="auto"/>
          </w:divBdr>
          <w:divsChild>
            <w:div w:id="1089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8354">
      <w:bodyDiv w:val="1"/>
      <w:marLeft w:val="0"/>
      <w:marRight w:val="0"/>
      <w:marTop w:val="0"/>
      <w:marBottom w:val="0"/>
      <w:divBdr>
        <w:top w:val="none" w:sz="0" w:space="0" w:color="auto"/>
        <w:left w:val="none" w:sz="0" w:space="0" w:color="auto"/>
        <w:bottom w:val="none" w:sz="0" w:space="0" w:color="auto"/>
        <w:right w:val="none" w:sz="0" w:space="0" w:color="auto"/>
      </w:divBdr>
    </w:div>
    <w:div w:id="1199514357">
      <w:bodyDiv w:val="1"/>
      <w:marLeft w:val="0"/>
      <w:marRight w:val="0"/>
      <w:marTop w:val="0"/>
      <w:marBottom w:val="0"/>
      <w:divBdr>
        <w:top w:val="none" w:sz="0" w:space="0" w:color="auto"/>
        <w:left w:val="none" w:sz="0" w:space="0" w:color="auto"/>
        <w:bottom w:val="none" w:sz="0" w:space="0" w:color="auto"/>
        <w:right w:val="none" w:sz="0" w:space="0" w:color="auto"/>
      </w:divBdr>
    </w:div>
    <w:div w:id="1832407443">
      <w:bodyDiv w:val="1"/>
      <w:marLeft w:val="0"/>
      <w:marRight w:val="0"/>
      <w:marTop w:val="0"/>
      <w:marBottom w:val="0"/>
      <w:divBdr>
        <w:top w:val="none" w:sz="0" w:space="0" w:color="auto"/>
        <w:left w:val="none" w:sz="0" w:space="0" w:color="auto"/>
        <w:bottom w:val="none" w:sz="0" w:space="0" w:color="auto"/>
        <w:right w:val="none" w:sz="0" w:space="0" w:color="auto"/>
      </w:divBdr>
    </w:div>
    <w:div w:id="2024278321">
      <w:bodyDiv w:val="1"/>
      <w:marLeft w:val="0"/>
      <w:marRight w:val="0"/>
      <w:marTop w:val="0"/>
      <w:marBottom w:val="0"/>
      <w:divBdr>
        <w:top w:val="none" w:sz="0" w:space="0" w:color="auto"/>
        <w:left w:val="none" w:sz="0" w:space="0" w:color="auto"/>
        <w:bottom w:val="none" w:sz="0" w:space="0" w:color="auto"/>
        <w:right w:val="none" w:sz="0" w:space="0" w:color="auto"/>
      </w:divBdr>
    </w:div>
    <w:div w:id="2143765254">
      <w:bodyDiv w:val="1"/>
      <w:marLeft w:val="0"/>
      <w:marRight w:val="0"/>
      <w:marTop w:val="0"/>
      <w:marBottom w:val="0"/>
      <w:divBdr>
        <w:top w:val="none" w:sz="0" w:space="0" w:color="auto"/>
        <w:left w:val="none" w:sz="0" w:space="0" w:color="auto"/>
        <w:bottom w:val="none" w:sz="0" w:space="0" w:color="auto"/>
        <w:right w:val="none" w:sz="0" w:space="0" w:color="auto"/>
      </w:divBdr>
      <w:divsChild>
        <w:div w:id="159395169">
          <w:marLeft w:val="0"/>
          <w:marRight w:val="0"/>
          <w:marTop w:val="0"/>
          <w:marBottom w:val="0"/>
          <w:divBdr>
            <w:top w:val="none" w:sz="0" w:space="0" w:color="auto"/>
            <w:left w:val="none" w:sz="0" w:space="0" w:color="auto"/>
            <w:bottom w:val="none" w:sz="0" w:space="0" w:color="auto"/>
            <w:right w:val="none" w:sz="0" w:space="0" w:color="auto"/>
          </w:divBdr>
          <w:divsChild>
            <w:div w:id="650211296">
              <w:marLeft w:val="0"/>
              <w:marRight w:val="0"/>
              <w:marTop w:val="0"/>
              <w:marBottom w:val="0"/>
              <w:divBdr>
                <w:top w:val="none" w:sz="0" w:space="0" w:color="auto"/>
                <w:left w:val="none" w:sz="0" w:space="0" w:color="auto"/>
                <w:bottom w:val="none" w:sz="0" w:space="0" w:color="auto"/>
                <w:right w:val="none" w:sz="0" w:space="0" w:color="auto"/>
              </w:divBdr>
            </w:div>
          </w:divsChild>
        </w:div>
        <w:div w:id="1628395103">
          <w:marLeft w:val="0"/>
          <w:marRight w:val="0"/>
          <w:marTop w:val="0"/>
          <w:marBottom w:val="0"/>
          <w:divBdr>
            <w:top w:val="none" w:sz="0" w:space="0" w:color="auto"/>
            <w:left w:val="none" w:sz="0" w:space="0" w:color="auto"/>
            <w:bottom w:val="none" w:sz="0" w:space="0" w:color="auto"/>
            <w:right w:val="none" w:sz="0" w:space="0" w:color="auto"/>
          </w:divBdr>
          <w:divsChild>
            <w:div w:id="1786344672">
              <w:marLeft w:val="0"/>
              <w:marRight w:val="0"/>
              <w:marTop w:val="0"/>
              <w:marBottom w:val="0"/>
              <w:divBdr>
                <w:top w:val="none" w:sz="0" w:space="0" w:color="auto"/>
                <w:left w:val="none" w:sz="0" w:space="0" w:color="auto"/>
                <w:bottom w:val="none" w:sz="0" w:space="0" w:color="auto"/>
                <w:right w:val="none" w:sz="0" w:space="0" w:color="auto"/>
              </w:divBdr>
            </w:div>
          </w:divsChild>
        </w:div>
        <w:div w:id="590431273">
          <w:marLeft w:val="0"/>
          <w:marRight w:val="0"/>
          <w:marTop w:val="0"/>
          <w:marBottom w:val="0"/>
          <w:divBdr>
            <w:top w:val="none" w:sz="0" w:space="0" w:color="auto"/>
            <w:left w:val="none" w:sz="0" w:space="0" w:color="auto"/>
            <w:bottom w:val="none" w:sz="0" w:space="0" w:color="auto"/>
            <w:right w:val="none" w:sz="0" w:space="0" w:color="auto"/>
          </w:divBdr>
          <w:divsChild>
            <w:div w:id="600575361">
              <w:marLeft w:val="0"/>
              <w:marRight w:val="0"/>
              <w:marTop w:val="0"/>
              <w:marBottom w:val="0"/>
              <w:divBdr>
                <w:top w:val="none" w:sz="0" w:space="0" w:color="auto"/>
                <w:left w:val="none" w:sz="0" w:space="0" w:color="auto"/>
                <w:bottom w:val="none" w:sz="0" w:space="0" w:color="auto"/>
                <w:right w:val="none" w:sz="0" w:space="0" w:color="auto"/>
              </w:divBdr>
            </w:div>
          </w:divsChild>
        </w:div>
        <w:div w:id="1424884594">
          <w:marLeft w:val="0"/>
          <w:marRight w:val="0"/>
          <w:marTop w:val="0"/>
          <w:marBottom w:val="0"/>
          <w:divBdr>
            <w:top w:val="none" w:sz="0" w:space="0" w:color="auto"/>
            <w:left w:val="none" w:sz="0" w:space="0" w:color="auto"/>
            <w:bottom w:val="none" w:sz="0" w:space="0" w:color="auto"/>
            <w:right w:val="none" w:sz="0" w:space="0" w:color="auto"/>
          </w:divBdr>
          <w:divsChild>
            <w:div w:id="47001278">
              <w:marLeft w:val="0"/>
              <w:marRight w:val="0"/>
              <w:marTop w:val="0"/>
              <w:marBottom w:val="0"/>
              <w:divBdr>
                <w:top w:val="none" w:sz="0" w:space="0" w:color="auto"/>
                <w:left w:val="none" w:sz="0" w:space="0" w:color="auto"/>
                <w:bottom w:val="none" w:sz="0" w:space="0" w:color="auto"/>
                <w:right w:val="none" w:sz="0" w:space="0" w:color="auto"/>
              </w:divBdr>
            </w:div>
          </w:divsChild>
        </w:div>
        <w:div w:id="1673753060">
          <w:marLeft w:val="0"/>
          <w:marRight w:val="0"/>
          <w:marTop w:val="0"/>
          <w:marBottom w:val="0"/>
          <w:divBdr>
            <w:top w:val="none" w:sz="0" w:space="0" w:color="auto"/>
            <w:left w:val="none" w:sz="0" w:space="0" w:color="auto"/>
            <w:bottom w:val="none" w:sz="0" w:space="0" w:color="auto"/>
            <w:right w:val="none" w:sz="0" w:space="0" w:color="auto"/>
          </w:divBdr>
          <w:divsChild>
            <w:div w:id="832335485">
              <w:marLeft w:val="0"/>
              <w:marRight w:val="0"/>
              <w:marTop w:val="0"/>
              <w:marBottom w:val="0"/>
              <w:divBdr>
                <w:top w:val="none" w:sz="0" w:space="0" w:color="auto"/>
                <w:left w:val="none" w:sz="0" w:space="0" w:color="auto"/>
                <w:bottom w:val="none" w:sz="0" w:space="0" w:color="auto"/>
                <w:right w:val="none" w:sz="0" w:space="0" w:color="auto"/>
              </w:divBdr>
            </w:div>
          </w:divsChild>
        </w:div>
        <w:div w:id="783892125">
          <w:marLeft w:val="0"/>
          <w:marRight w:val="0"/>
          <w:marTop w:val="0"/>
          <w:marBottom w:val="0"/>
          <w:divBdr>
            <w:top w:val="none" w:sz="0" w:space="0" w:color="auto"/>
            <w:left w:val="none" w:sz="0" w:space="0" w:color="auto"/>
            <w:bottom w:val="none" w:sz="0" w:space="0" w:color="auto"/>
            <w:right w:val="none" w:sz="0" w:space="0" w:color="auto"/>
          </w:divBdr>
          <w:divsChild>
            <w:div w:id="1902977081">
              <w:marLeft w:val="0"/>
              <w:marRight w:val="0"/>
              <w:marTop w:val="0"/>
              <w:marBottom w:val="0"/>
              <w:divBdr>
                <w:top w:val="none" w:sz="0" w:space="0" w:color="auto"/>
                <w:left w:val="none" w:sz="0" w:space="0" w:color="auto"/>
                <w:bottom w:val="none" w:sz="0" w:space="0" w:color="auto"/>
                <w:right w:val="none" w:sz="0" w:space="0" w:color="auto"/>
              </w:divBdr>
            </w:div>
          </w:divsChild>
        </w:div>
        <w:div w:id="1809392101">
          <w:marLeft w:val="0"/>
          <w:marRight w:val="0"/>
          <w:marTop w:val="0"/>
          <w:marBottom w:val="0"/>
          <w:divBdr>
            <w:top w:val="none" w:sz="0" w:space="0" w:color="auto"/>
            <w:left w:val="none" w:sz="0" w:space="0" w:color="auto"/>
            <w:bottom w:val="none" w:sz="0" w:space="0" w:color="auto"/>
            <w:right w:val="none" w:sz="0" w:space="0" w:color="auto"/>
          </w:divBdr>
          <w:divsChild>
            <w:div w:id="963194976">
              <w:marLeft w:val="0"/>
              <w:marRight w:val="0"/>
              <w:marTop w:val="0"/>
              <w:marBottom w:val="0"/>
              <w:divBdr>
                <w:top w:val="none" w:sz="0" w:space="0" w:color="auto"/>
                <w:left w:val="none" w:sz="0" w:space="0" w:color="auto"/>
                <w:bottom w:val="none" w:sz="0" w:space="0" w:color="auto"/>
                <w:right w:val="none" w:sz="0" w:space="0" w:color="auto"/>
              </w:divBdr>
            </w:div>
          </w:divsChild>
        </w:div>
        <w:div w:id="460657711">
          <w:marLeft w:val="0"/>
          <w:marRight w:val="0"/>
          <w:marTop w:val="0"/>
          <w:marBottom w:val="0"/>
          <w:divBdr>
            <w:top w:val="none" w:sz="0" w:space="0" w:color="auto"/>
            <w:left w:val="none" w:sz="0" w:space="0" w:color="auto"/>
            <w:bottom w:val="none" w:sz="0" w:space="0" w:color="auto"/>
            <w:right w:val="none" w:sz="0" w:space="0" w:color="auto"/>
          </w:divBdr>
          <w:divsChild>
            <w:div w:id="16158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ission.europa.eu/energy-climate-change-environment/implementation-eu-countries/energy-and-climate-governance-and-reporting/national-energy-and-climate-plans_en" TargetMode="External"/><Relationship Id="rId18" Type="http://schemas.openxmlformats.org/officeDocument/2006/relationships/hyperlink" Target="https://www.eu-peers.eu/showcases/renopont" TargetMode="External"/><Relationship Id="rId3" Type="http://schemas.openxmlformats.org/officeDocument/2006/relationships/customXml" Target="../customXml/item3.xml"/><Relationship Id="rId21" Type="http://schemas.openxmlformats.org/officeDocument/2006/relationships/hyperlink" Target="https://csalad.hu/en/csok-plus-family-housing-subsid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dbu.de/app/uploads/Steckbrief_Hungary_2023-05-22.pdf" TargetMode="External"/><Relationship Id="rId2" Type="http://schemas.openxmlformats.org/officeDocument/2006/relationships/customXml" Target="../customXml/item2.xml"/><Relationship Id="rId16" Type="http://schemas.openxmlformats.org/officeDocument/2006/relationships/hyperlink" Target="https://www.housingeurope.eu/wp-content/uploads/2024/11/Recovery%20and%20Resilience%20Plan%20in%20Hungary.pdf" TargetMode="External"/><Relationship Id="rId20" Type="http://schemas.openxmlformats.org/officeDocument/2006/relationships/hyperlink" Target="https://rekk.org/research-paper/142/what-comes-after-net-mete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e3g.org/wp-content/uploads/E3G-Briefing-NECP-gas-analysis-Hungary.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bouthungary.hu/news-in-brief/hungarian-government-to-launch-its-biggest-ever-home-creation-scheme-this-yea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udublin.sharepoint.com/:p:/r/sites/FITTER/Shared%20Documents/General/WP2-%20Conceptual%20framework%20and%20methodology/T2.1%20Just%20transition%20definition%20and%20research%20design/Step%20by%20step%20guide/Workshop%20on%20methodolgical%20steps%20and%20conceptual%20framework%20steps.pptx?d=w55a5e9f8557c42aa8658f7df37b01eba&amp;csf=1&amp;web=1&amp;e=fhC7x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4E3F7F3937D462408F6C2B3DEC14A540" ma:contentTypeVersion="14" ma:contentTypeDescription="Új dokumentum létrehozása." ma:contentTypeScope="" ma:versionID="60b5170d9528587d1501cceaa04334fd">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22b78576f00f277c69285ca9c87c83b9"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Megosztva részletekkel"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Képcímkék"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F4D3-EFC7-41E6-AEF8-49BA31E8A4EA}">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2.xml><?xml version="1.0" encoding="utf-8"?>
<ds:datastoreItem xmlns:ds="http://schemas.openxmlformats.org/officeDocument/2006/customXml" ds:itemID="{69A4BE23-5D80-4473-B574-3AF283384FE7}">
  <ds:schemaRefs>
    <ds:schemaRef ds:uri="http://schemas.microsoft.com/sharepoint/v3/contenttype/forms"/>
  </ds:schemaRefs>
</ds:datastoreItem>
</file>

<file path=customXml/itemProps3.xml><?xml version="1.0" encoding="utf-8"?>
<ds:datastoreItem xmlns:ds="http://schemas.openxmlformats.org/officeDocument/2006/customXml" ds:itemID="{0BE7C86B-E533-4862-B11D-FB17FCCC478F}"/>
</file>

<file path=customXml/itemProps4.xml><?xml version="1.0" encoding="utf-8"?>
<ds:datastoreItem xmlns:ds="http://schemas.openxmlformats.org/officeDocument/2006/customXml" ds:itemID="{7B48E6CC-AC0F-46BA-B63D-3B19F78D9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Bobek</dc:creator>
  <cp:keywords/>
  <dc:description/>
  <cp:lastModifiedBy>Kitti Kerekes</cp:lastModifiedBy>
  <cp:revision>8</cp:revision>
  <dcterms:created xsi:type="dcterms:W3CDTF">2025-03-18T16:09:00Z</dcterms:created>
  <dcterms:modified xsi:type="dcterms:W3CDTF">2025-03-26T22:30:00Z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