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22A8" w14:textId="77777777" w:rsidR="00ED5CC3" w:rsidRPr="008B7999" w:rsidRDefault="00ED5CC3" w:rsidP="00ED5CC3">
      <w:pPr>
        <w:rPr>
          <w:lang w:val="en-GB"/>
        </w:rPr>
      </w:pPr>
    </w:p>
    <w:p w14:paraId="3FD06F42" w14:textId="77777777" w:rsidR="00ED5CC3" w:rsidRPr="008B7999" w:rsidRDefault="00ED5CC3" w:rsidP="00ED5CC3">
      <w:pPr>
        <w:rPr>
          <w:lang w:val="en-GB"/>
        </w:rPr>
      </w:pPr>
    </w:p>
    <w:p w14:paraId="3A4903DB" w14:textId="77777777" w:rsidR="00ED5CC3" w:rsidRPr="008B7999" w:rsidRDefault="00ED5CC3" w:rsidP="00ED5CC3">
      <w:pPr>
        <w:jc w:val="center"/>
        <w:rPr>
          <w:lang w:val="en-GB"/>
        </w:rPr>
      </w:pPr>
      <w:r w:rsidRPr="008B7999">
        <w:rPr>
          <w:noProof/>
          <w:lang w:val="en-GB"/>
        </w:rPr>
        <w:drawing>
          <wp:inline distT="0" distB="0" distL="0" distR="0" wp14:anchorId="26EF4530" wp14:editId="443E12C3">
            <wp:extent cx="2020828" cy="1335027"/>
            <wp:effectExtent l="0" t="0" r="0" b="0"/>
            <wp:docPr id="240460729" name="Picture 1" descr="A logo with colorful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0729" name="Picture 1" descr="A logo with colorful circles and lette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0828" cy="1335027"/>
                    </a:xfrm>
                    <a:prstGeom prst="rect">
                      <a:avLst/>
                    </a:prstGeom>
                  </pic:spPr>
                </pic:pic>
              </a:graphicData>
            </a:graphic>
          </wp:inline>
        </w:drawing>
      </w:r>
    </w:p>
    <w:p w14:paraId="1E25A9F9" w14:textId="77777777" w:rsidR="00ED5CC3" w:rsidRPr="008B7999" w:rsidRDefault="00ED5CC3" w:rsidP="00ED5CC3">
      <w:pPr>
        <w:rPr>
          <w:lang w:val="en-GB"/>
        </w:rPr>
      </w:pPr>
    </w:p>
    <w:p w14:paraId="25F67EE4" w14:textId="77777777" w:rsidR="00ED5CC3" w:rsidRPr="008B7999" w:rsidRDefault="00ED5CC3" w:rsidP="00ED5CC3">
      <w:pPr>
        <w:rPr>
          <w:lang w:val="en-GB"/>
        </w:rPr>
      </w:pPr>
    </w:p>
    <w:p w14:paraId="7C6EA49A" w14:textId="77777777" w:rsidR="00ED5CC3" w:rsidRPr="008B7999" w:rsidRDefault="00ED5CC3" w:rsidP="00ED5CC3">
      <w:pPr>
        <w:rPr>
          <w:lang w:val="en-GB"/>
        </w:rPr>
      </w:pPr>
    </w:p>
    <w:p w14:paraId="3BAD957E" w14:textId="7921A308" w:rsidR="00ED5CC3" w:rsidRPr="008B7999" w:rsidRDefault="008D4155" w:rsidP="00ED5CC3">
      <w:pPr>
        <w:rPr>
          <w:lang w:val="en-GB"/>
        </w:rPr>
      </w:pPr>
      <w:r>
        <w:rPr>
          <w:noProof/>
        </w:rPr>
        <mc:AlternateContent>
          <mc:Choice Requires="wps">
            <w:drawing>
              <wp:anchor distT="0" distB="0" distL="114300" distR="114300" simplePos="0" relativeHeight="251660288" behindDoc="0" locked="0" layoutInCell="1" allowOverlap="1" wp14:anchorId="4F3C7906" wp14:editId="473FE42E">
                <wp:simplePos x="0" y="0"/>
                <wp:positionH relativeFrom="column">
                  <wp:posOffset>7620</wp:posOffset>
                </wp:positionH>
                <wp:positionV relativeFrom="paragraph">
                  <wp:posOffset>255270</wp:posOffset>
                </wp:positionV>
                <wp:extent cx="6004560" cy="635"/>
                <wp:effectExtent l="0" t="38100" r="34290" b="37465"/>
                <wp:wrapNone/>
                <wp:docPr id="44057606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4560" cy="635"/>
                        </a:xfrm>
                        <a:prstGeom prst="straightConnector1">
                          <a:avLst/>
                        </a:prstGeom>
                        <a:noFill/>
                        <a:ln w="76200">
                          <a:solidFill>
                            <a:schemeClr val="accent1">
                              <a:lumMod val="5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70AA049" id="_x0000_t32" coordsize="21600,21600" o:spt="32" o:oned="t" path="m,l21600,21600e" filled="f">
                <v:path arrowok="t" fillok="f" o:connecttype="none"/>
                <o:lock v:ext="edit" shapetype="t"/>
              </v:shapetype>
              <v:shape id="Straight Arrow Connector 1" o:spid="_x0000_s1026" type="#_x0000_t32" style="position:absolute;margin-left:.6pt;margin-top:20.1pt;width:472.8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" strokecolor="#0a2f40 [1604]" strokeweight="6pt"/>
            </w:pict>
          </mc:Fallback>
        </mc:AlternateContent>
      </w:r>
    </w:p>
    <w:p w14:paraId="0D4CCBD5" w14:textId="77777777" w:rsidR="00ED5CC3" w:rsidRPr="008B7999" w:rsidRDefault="00ED5CC3" w:rsidP="00ED5CC3">
      <w:pPr>
        <w:rPr>
          <w:lang w:val="en-GB"/>
        </w:rPr>
      </w:pPr>
    </w:p>
    <w:p w14:paraId="563461AD" w14:textId="77777777" w:rsidR="00ED5CC3" w:rsidRPr="008B7999" w:rsidRDefault="00ED5CC3" w:rsidP="00ED5CC3">
      <w:pPr>
        <w:rPr>
          <w:lang w:val="en-GB"/>
        </w:rPr>
      </w:pPr>
    </w:p>
    <w:p w14:paraId="329405A3" w14:textId="77777777" w:rsidR="00ED5CC3" w:rsidRPr="008B7999" w:rsidRDefault="00ED5CC3" w:rsidP="00ED5CC3">
      <w:pPr>
        <w:rPr>
          <w:lang w:val="en-GB"/>
        </w:rPr>
      </w:pPr>
    </w:p>
    <w:p w14:paraId="73A9053E" w14:textId="77777777" w:rsidR="00ED5CC3" w:rsidRPr="008B7999" w:rsidRDefault="00ED5CC3" w:rsidP="00ED5CC3">
      <w:pPr>
        <w:rPr>
          <w:lang w:val="en-GB"/>
        </w:rPr>
      </w:pPr>
    </w:p>
    <w:p w14:paraId="363B2338" w14:textId="42E98749" w:rsidR="00ED5CC3" w:rsidRPr="008B7999" w:rsidRDefault="00ED5CC3" w:rsidP="00ED5CC3">
      <w:pPr>
        <w:pStyle w:val="NormalWeb"/>
        <w:tabs>
          <w:tab w:val="left" w:pos="9090"/>
        </w:tabs>
        <w:ind w:left="-90" w:right="-18"/>
        <w:jc w:val="center"/>
        <w:rPr>
          <w:rFonts w:ascii="Calibri" w:hAnsi="Calibri" w:cs="Calibri"/>
          <w:b/>
          <w:bCs/>
          <w:color w:val="0A2F41" w:themeColor="accent1" w:themeShade="80"/>
          <w:sz w:val="52"/>
          <w:szCs w:val="52"/>
          <w:lang w:val="en-GB"/>
        </w:rPr>
      </w:pPr>
      <w:r>
        <w:rPr>
          <w:rFonts w:ascii="Calibri" w:hAnsi="Calibri" w:cs="Calibri"/>
          <w:b/>
          <w:bCs/>
          <w:color w:val="0A2F41" w:themeColor="accent1" w:themeShade="80"/>
          <w:sz w:val="52"/>
          <w:szCs w:val="52"/>
          <w:lang w:val="en-GB"/>
        </w:rPr>
        <w:t>National Case Study: Energy Sector</w:t>
      </w:r>
    </w:p>
    <w:p w14:paraId="15C2F363" w14:textId="20D25BC2" w:rsidR="00ED5CC3" w:rsidRPr="0007373A" w:rsidRDefault="00ED5CC3" w:rsidP="00ED5CC3">
      <w:pPr>
        <w:pStyle w:val="Subtitle"/>
        <w:ind w:right="369"/>
        <w:jc w:val="center"/>
        <w:rPr>
          <w:rFonts w:ascii="Calibri" w:hAnsi="Calibri" w:cs="Calibri"/>
          <w:color w:val="80340D" w:themeColor="accent2" w:themeShade="80"/>
          <w:lang w:val="pl-PL"/>
        </w:rPr>
      </w:pPr>
      <w:r w:rsidRPr="0007373A">
        <w:rPr>
          <w:rFonts w:ascii="Calibri" w:hAnsi="Calibri" w:cs="Calibri"/>
          <w:color w:val="80340D" w:themeColor="accent2" w:themeShade="80"/>
          <w:lang w:val="pl-PL"/>
        </w:rPr>
        <w:t>[</w:t>
      </w:r>
      <w:proofErr w:type="spellStart"/>
      <w:r w:rsidR="00636884" w:rsidRPr="0007373A">
        <w:rPr>
          <w:rFonts w:ascii="Calibri" w:hAnsi="Calibri" w:cs="Calibri"/>
          <w:color w:val="80340D" w:themeColor="accent2" w:themeShade="80"/>
          <w:lang w:val="pl-PL"/>
        </w:rPr>
        <w:t>Ireland</w:t>
      </w:r>
      <w:proofErr w:type="spellEnd"/>
      <w:r w:rsidRPr="0007373A">
        <w:rPr>
          <w:rFonts w:ascii="Calibri" w:hAnsi="Calibri" w:cs="Calibri"/>
          <w:color w:val="80340D" w:themeColor="accent2" w:themeShade="80"/>
          <w:lang w:val="pl-PL"/>
        </w:rPr>
        <w:t>]</w:t>
      </w:r>
    </w:p>
    <w:p w14:paraId="72FFE0D9" w14:textId="39925E83" w:rsidR="00ED5CC3" w:rsidRPr="0007373A" w:rsidRDefault="00636884" w:rsidP="00ED5CC3">
      <w:pPr>
        <w:pStyle w:val="Title"/>
        <w:tabs>
          <w:tab w:val="center" w:pos="4819"/>
          <w:tab w:val="right" w:pos="9720"/>
        </w:tabs>
        <w:ind w:left="-90" w:right="-41"/>
        <w:jc w:val="center"/>
        <w:rPr>
          <w:rFonts w:ascii="Calibri" w:eastAsia="Roboto Medium" w:hAnsi="Calibri" w:cs="Calibri"/>
          <w:b/>
          <w:sz w:val="40"/>
          <w:szCs w:val="40"/>
          <w:lang w:val="pl-PL"/>
        </w:rPr>
      </w:pPr>
      <w:r w:rsidRPr="0007373A">
        <w:rPr>
          <w:rFonts w:ascii="Calibri" w:eastAsia="Roboto Medium" w:hAnsi="Calibri" w:cs="Calibri"/>
          <w:sz w:val="40"/>
          <w:szCs w:val="40"/>
          <w:lang w:val="pl-PL"/>
        </w:rPr>
        <w:t>Alicja Bobek</w:t>
      </w:r>
      <w:r w:rsidR="0007373A" w:rsidRPr="0007373A">
        <w:rPr>
          <w:rFonts w:ascii="Calibri" w:eastAsia="Roboto Medium" w:hAnsi="Calibri" w:cs="Calibri"/>
          <w:sz w:val="40"/>
          <w:szCs w:val="40"/>
          <w:lang w:val="pl-PL"/>
        </w:rPr>
        <w:t xml:space="preserve"> TU D</w:t>
      </w:r>
      <w:r w:rsidR="0007373A">
        <w:rPr>
          <w:rFonts w:ascii="Calibri" w:eastAsia="Roboto Medium" w:hAnsi="Calibri" w:cs="Calibri"/>
          <w:sz w:val="40"/>
          <w:szCs w:val="40"/>
          <w:lang w:val="pl-PL"/>
        </w:rPr>
        <w:t>ublin</w:t>
      </w:r>
    </w:p>
    <w:p w14:paraId="5D61D466" w14:textId="77777777" w:rsidR="00ED5CC3" w:rsidRPr="0007373A" w:rsidRDefault="00ED5CC3" w:rsidP="00ED5CC3">
      <w:pPr>
        <w:rPr>
          <w:lang w:val="pl-PL" w:eastAsia="en-GB"/>
        </w:rPr>
      </w:pPr>
    </w:p>
    <w:p w14:paraId="0D1E38BB" w14:textId="77777777" w:rsidR="00ED5CC3" w:rsidRPr="0007373A" w:rsidRDefault="00ED5CC3" w:rsidP="00ED5CC3">
      <w:pPr>
        <w:rPr>
          <w:lang w:val="pl-PL" w:eastAsia="en-GB"/>
        </w:rPr>
      </w:pPr>
    </w:p>
    <w:p w14:paraId="5B731215" w14:textId="77777777" w:rsidR="00ED5CC3" w:rsidRPr="0007373A" w:rsidRDefault="00ED5CC3" w:rsidP="00ED5CC3">
      <w:pPr>
        <w:rPr>
          <w:lang w:val="pl-PL"/>
        </w:rPr>
      </w:pPr>
    </w:p>
    <w:p w14:paraId="688999A6" w14:textId="77777777" w:rsidR="00ED5CC3" w:rsidRPr="0007373A" w:rsidRDefault="00ED5CC3" w:rsidP="00ED5CC3">
      <w:pPr>
        <w:rPr>
          <w:lang w:val="pl-PL"/>
        </w:rPr>
      </w:pPr>
    </w:p>
    <w:p w14:paraId="01D87656" w14:textId="77777777" w:rsidR="00ED5CC3" w:rsidRPr="0007373A" w:rsidRDefault="00ED5CC3" w:rsidP="00ED5CC3">
      <w:pPr>
        <w:rPr>
          <w:color w:val="002060"/>
          <w:lang w:val="pl-PL"/>
        </w:rPr>
      </w:pPr>
    </w:p>
    <w:p w14:paraId="68406C79" w14:textId="77777777" w:rsidR="00ED5CC3" w:rsidRPr="0007373A" w:rsidRDefault="00ED5CC3" w:rsidP="00ED5CC3">
      <w:pPr>
        <w:rPr>
          <w:color w:val="002060"/>
          <w:sz w:val="18"/>
          <w:szCs w:val="18"/>
          <w:lang w:val="pl-PL"/>
        </w:rPr>
      </w:pPr>
      <w:r w:rsidRPr="008B7999">
        <w:rPr>
          <w:noProof/>
          <w:sz w:val="18"/>
          <w:szCs w:val="18"/>
          <w:lang w:val="en-GB"/>
        </w:rPr>
        <w:drawing>
          <wp:anchor distT="0" distB="0" distL="114300" distR="114300" simplePos="0" relativeHeight="251659264" behindDoc="0" locked="0" layoutInCell="1" allowOverlap="1" wp14:anchorId="3124773D" wp14:editId="5EFF1DCC">
            <wp:simplePos x="0" y="0"/>
            <wp:positionH relativeFrom="margin">
              <wp:posOffset>-101600</wp:posOffset>
            </wp:positionH>
            <wp:positionV relativeFrom="margin">
              <wp:posOffset>7875905</wp:posOffset>
            </wp:positionV>
            <wp:extent cx="3035300" cy="698500"/>
            <wp:effectExtent l="0" t="0" r="0" b="0"/>
            <wp:wrapSquare wrapText="bothSides"/>
            <wp:docPr id="3" name="Picture 2" descr="изтеглен файл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теглен файл (1).png"/>
                    <pic:cNvPicPr/>
                  </pic:nvPicPr>
                  <pic:blipFill>
                    <a:blip r:embed="rId12"/>
                    <a:stretch>
                      <a:fillRect/>
                    </a:stretch>
                  </pic:blipFill>
                  <pic:spPr>
                    <a:xfrm>
                      <a:off x="0" y="0"/>
                      <a:ext cx="3035300" cy="698500"/>
                    </a:xfrm>
                    <a:prstGeom prst="rect">
                      <a:avLst/>
                    </a:prstGeom>
                  </pic:spPr>
                </pic:pic>
              </a:graphicData>
            </a:graphic>
            <wp14:sizeRelH relativeFrom="margin">
              <wp14:pctWidth>0</wp14:pctWidth>
            </wp14:sizeRelH>
            <wp14:sizeRelV relativeFrom="margin">
              <wp14:pctHeight>0</wp14:pctHeight>
            </wp14:sizeRelV>
          </wp:anchor>
        </w:drawing>
      </w:r>
    </w:p>
    <w:p w14:paraId="0A8E56BF" w14:textId="77777777" w:rsidR="00ED5CC3" w:rsidRPr="008B7999" w:rsidRDefault="00ED5CC3" w:rsidP="00ED5CC3">
      <w:pPr>
        <w:rPr>
          <w:color w:val="002060"/>
          <w:lang w:val="en-GB"/>
        </w:rPr>
      </w:pPr>
      <w:r w:rsidRPr="008B7999">
        <w:rPr>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8B7999">
        <w:rPr>
          <w:color w:val="002060"/>
          <w:lang w:val="en-GB"/>
        </w:rPr>
        <w:t>.</w:t>
      </w:r>
    </w:p>
    <w:p w14:paraId="11A2A060" w14:textId="77777777" w:rsidR="00ED5CC3" w:rsidRPr="008B7999" w:rsidRDefault="00ED5CC3" w:rsidP="00ED5CC3">
      <w:pPr>
        <w:rPr>
          <w:lang w:val="en-GB"/>
        </w:rPr>
      </w:pPr>
    </w:p>
    <w:p w14:paraId="3E046099" w14:textId="77777777" w:rsidR="008F02B2" w:rsidRDefault="008F02B2">
      <w:pPr>
        <w:rPr>
          <w:lang w:val="en-GB"/>
        </w:rPr>
      </w:pPr>
    </w:p>
    <w:p w14:paraId="3C39D1C1" w14:textId="77777777" w:rsidR="00ED5CC3" w:rsidRDefault="00ED5CC3">
      <w:pPr>
        <w:rPr>
          <w:lang w:val="en-GB"/>
        </w:rPr>
      </w:pPr>
    </w:p>
    <w:p w14:paraId="7CC15511" w14:textId="079B6544" w:rsidR="00ED5CC3" w:rsidRDefault="00ED5CC3" w:rsidP="35413D53">
      <w:pPr>
        <w:pStyle w:val="Stile1"/>
        <w:numPr>
          <w:ilvl w:val="0"/>
          <w:numId w:val="0"/>
        </w:numPr>
      </w:pPr>
      <w:bookmarkStart w:id="0" w:name="_Toc179193653"/>
      <w:r>
        <w:lastRenderedPageBreak/>
        <w:t>Steps required for the case study:</w:t>
      </w:r>
    </w:p>
    <w:bookmarkEnd w:id="0"/>
    <w:p w14:paraId="396C0C3A" w14:textId="4C67AAEF" w:rsidR="00ED5CC3" w:rsidRPr="00ED5CC3" w:rsidRDefault="00ED5CC3" w:rsidP="35413D53">
      <w:pPr>
        <w:pStyle w:val="Stile1"/>
        <w:ind w:left="0" w:firstLine="0"/>
        <w:rPr>
          <w:lang w:val="en-IE"/>
        </w:rPr>
      </w:pPr>
      <w:r>
        <w:t xml:space="preserve">Select a policy objective for each sector </w:t>
      </w:r>
    </w:p>
    <w:p w14:paraId="026A8A60" w14:textId="47C66A7C" w:rsidR="00ED5CC3" w:rsidRPr="00ED5CC3" w:rsidRDefault="00ED5CC3" w:rsidP="35413D53">
      <w:pPr>
        <w:pStyle w:val="Stile1"/>
        <w:numPr>
          <w:ilvl w:val="0"/>
          <w:numId w:val="0"/>
        </w:numPr>
        <w:rPr>
          <w:b w:val="0"/>
          <w:bCs w:val="0"/>
          <w:color w:val="auto"/>
          <w:sz w:val="24"/>
          <w:szCs w:val="24"/>
          <w:lang w:val="en-IE"/>
        </w:rPr>
      </w:pPr>
      <w:r w:rsidRPr="35413D53">
        <w:rPr>
          <w:b w:val="0"/>
          <w:bCs w:val="0"/>
          <w:color w:val="auto"/>
          <w:sz w:val="24"/>
          <w:szCs w:val="24"/>
        </w:rPr>
        <w:t xml:space="preserve">Policy objectives identified through the research conducted as part of T3.1 – </w:t>
      </w:r>
      <w:r w:rsidRPr="35413D53">
        <w:rPr>
          <w:color w:val="auto"/>
          <w:sz w:val="24"/>
          <w:szCs w:val="24"/>
        </w:rPr>
        <w:t>Transition to Renewable Energy Sources (RES)</w:t>
      </w:r>
    </w:p>
    <w:p w14:paraId="03339957" w14:textId="0D59E30A" w:rsidR="00ED5CC3" w:rsidRDefault="00ED5CC3" w:rsidP="35413D53">
      <w:pPr>
        <w:pStyle w:val="Stile1"/>
        <w:ind w:left="0" w:firstLine="0"/>
        <w:rPr>
          <w:lang w:val="en-IE"/>
        </w:rPr>
      </w:pPr>
      <w:r>
        <w:t xml:space="preserve">Identify key actions/mechanism to be assessed from each policy objective(s) </w:t>
      </w:r>
    </w:p>
    <w:p w14:paraId="1F71513A" w14:textId="596EE1DB" w:rsidR="00ED5CC3" w:rsidRDefault="00ED5CC3" w:rsidP="35413D53">
      <w:pPr>
        <w:jc w:val="both"/>
        <w:rPr>
          <w:rFonts w:ascii="Calibri" w:hAnsi="Calibri" w:cs="Calibri"/>
          <w:sz w:val="24"/>
          <w:szCs w:val="24"/>
          <w:lang w:val="en-IE"/>
        </w:rPr>
      </w:pPr>
      <w:r w:rsidRPr="62BE9FBD">
        <w:rPr>
          <w:rFonts w:ascii="Calibri" w:hAnsi="Calibri" w:cs="Calibri"/>
          <w:b/>
          <w:bCs/>
          <w:sz w:val="24"/>
          <w:szCs w:val="24"/>
          <w:lang w:val="en-IE"/>
        </w:rPr>
        <w:t>Key mechanisms</w:t>
      </w:r>
      <w:r w:rsidRPr="62BE9FBD">
        <w:rPr>
          <w:rFonts w:ascii="Calibri" w:hAnsi="Calibri" w:cs="Calibri"/>
          <w:sz w:val="24"/>
          <w:szCs w:val="24"/>
          <w:lang w:val="en-IE"/>
        </w:rPr>
        <w:t xml:space="preserve"> </w:t>
      </w:r>
      <w:r w:rsidR="00136EAF" w:rsidRPr="62BE9FBD">
        <w:rPr>
          <w:rFonts w:ascii="Calibri" w:hAnsi="Calibri" w:cs="Calibri"/>
          <w:sz w:val="24"/>
          <w:szCs w:val="24"/>
          <w:lang w:val="en-IE"/>
        </w:rPr>
        <w:t xml:space="preserve">identified as </w:t>
      </w:r>
      <w:r w:rsidR="00136EAF" w:rsidRPr="62BE9FBD">
        <w:rPr>
          <w:rFonts w:ascii="Calibri" w:hAnsi="Calibri" w:cs="Calibri"/>
          <w:b/>
          <w:bCs/>
          <w:sz w:val="24"/>
          <w:szCs w:val="24"/>
          <w:lang w:val="en-IE"/>
        </w:rPr>
        <w:t>supports for decentralised energy production</w:t>
      </w:r>
      <w:r w:rsidR="00136EAF" w:rsidRPr="62BE9FBD">
        <w:rPr>
          <w:rFonts w:ascii="Calibri" w:hAnsi="Calibri" w:cs="Calibri"/>
          <w:sz w:val="24"/>
          <w:szCs w:val="24"/>
          <w:lang w:val="en-IE"/>
        </w:rPr>
        <w:t xml:space="preserve"> (community and household level)</w:t>
      </w:r>
      <w:r w:rsidR="68DD6D56" w:rsidRPr="62BE9FBD">
        <w:rPr>
          <w:rFonts w:ascii="Calibri" w:hAnsi="Calibri" w:cs="Calibri"/>
          <w:sz w:val="24"/>
          <w:szCs w:val="24"/>
          <w:lang w:val="en-IE"/>
        </w:rPr>
        <w:t xml:space="preserve"> - specifically support for community group schemes (co-op model</w:t>
      </w:r>
      <w:r w:rsidR="26CABDFB" w:rsidRPr="62BE9FBD">
        <w:rPr>
          <w:rFonts w:ascii="Calibri" w:hAnsi="Calibri" w:cs="Calibri"/>
          <w:sz w:val="24"/>
          <w:szCs w:val="24"/>
          <w:lang w:val="en-IE"/>
        </w:rPr>
        <w:t>, e.g. wind energy</w:t>
      </w:r>
      <w:r w:rsidR="68DD6D56" w:rsidRPr="62BE9FBD">
        <w:rPr>
          <w:rFonts w:ascii="Calibri" w:hAnsi="Calibri" w:cs="Calibri"/>
          <w:sz w:val="24"/>
          <w:szCs w:val="24"/>
          <w:lang w:val="en-IE"/>
        </w:rPr>
        <w:t>) and supports for microgeneration at household level (e.g. solar panel installation in individual homes).</w:t>
      </w:r>
    </w:p>
    <w:p w14:paraId="194609F3" w14:textId="6F9D43EA" w:rsidR="00B0727C" w:rsidRPr="00B0727C" w:rsidRDefault="00B0727C" w:rsidP="35413D53">
      <w:pPr>
        <w:jc w:val="both"/>
        <w:rPr>
          <w:rFonts w:ascii="Calibri" w:hAnsi="Calibri" w:cs="Calibri"/>
          <w:sz w:val="24"/>
          <w:szCs w:val="24"/>
          <w:lang w:val="en-US"/>
        </w:rPr>
      </w:pPr>
      <w:r w:rsidRPr="00B0727C">
        <w:rPr>
          <w:rFonts w:ascii="Calibri" w:hAnsi="Calibri" w:cs="Calibri"/>
          <w:sz w:val="24"/>
          <w:szCs w:val="24"/>
        </w:rPr>
        <w:t>The EU obliges Member States to implement an enabling framework for both renewables self-consumers (Article 21) and renewable energy communities (Article 22</w:t>
      </w:r>
      <w:r>
        <w:rPr>
          <w:rFonts w:ascii="Calibri" w:hAnsi="Calibri" w:cs="Calibri"/>
          <w:sz w:val="24"/>
          <w:szCs w:val="24"/>
          <w:lang w:val="en-US"/>
        </w:rPr>
        <w:t>)</w:t>
      </w:r>
      <w:r w:rsidR="00177C01">
        <w:rPr>
          <w:rStyle w:val="FootnoteReference"/>
          <w:rFonts w:ascii="Calibri" w:hAnsi="Calibri" w:cs="Calibri"/>
          <w:sz w:val="24"/>
          <w:szCs w:val="24"/>
          <w:lang w:val="en-US"/>
        </w:rPr>
        <w:footnoteReference w:id="1"/>
      </w:r>
    </w:p>
    <w:p w14:paraId="153FB425" w14:textId="41C96AC8" w:rsidR="0EE323CC" w:rsidRDefault="0EE323CC" w:rsidP="62BE9FBD">
      <w:pPr>
        <w:jc w:val="both"/>
        <w:rPr>
          <w:rFonts w:ascii="Calibri" w:eastAsia="Calibri" w:hAnsi="Calibri" w:cs="Calibri"/>
          <w:sz w:val="24"/>
          <w:szCs w:val="24"/>
          <w:lang w:val="en-IE"/>
        </w:rPr>
      </w:pPr>
      <w:r w:rsidRPr="62BE9FBD">
        <w:rPr>
          <w:rFonts w:ascii="Calibri" w:hAnsi="Calibri" w:cs="Calibri"/>
          <w:b/>
          <w:bCs/>
          <w:sz w:val="24"/>
          <w:szCs w:val="24"/>
          <w:lang w:val="en-IE"/>
        </w:rPr>
        <w:t xml:space="preserve">Research Question: </w:t>
      </w:r>
      <w:r w:rsidRPr="62BE9FBD">
        <w:rPr>
          <w:rFonts w:ascii="Calibri" w:eastAsia="Calibri" w:hAnsi="Calibri" w:cs="Calibri"/>
          <w:sz w:val="24"/>
          <w:szCs w:val="24"/>
          <w:lang w:val="en-IE"/>
        </w:rPr>
        <w:t>To what extent current national policies (top-down approach) enabling RE adoption (for self-consumption) by citizens address or exacerbate existing vulnerabilities? How is the energy poverty addressed through these measures?</w:t>
      </w:r>
    </w:p>
    <w:p w14:paraId="6013F352" w14:textId="667DB872" w:rsidR="00ED5CC3" w:rsidRPr="008D4155" w:rsidRDefault="00136EAF" w:rsidP="35413D53">
      <w:pPr>
        <w:shd w:val="clear" w:color="auto" w:fill="DAE9F7" w:themeFill="text2" w:themeFillTint="1A"/>
        <w:jc w:val="both"/>
        <w:rPr>
          <w:rFonts w:ascii="Calibri" w:hAnsi="Calibri" w:cs="Calibri"/>
          <w:i/>
          <w:iCs/>
          <w:sz w:val="24"/>
          <w:szCs w:val="24"/>
          <w:u w:val="single"/>
          <w:lang w:val="en-IE"/>
        </w:rPr>
      </w:pPr>
      <w:r w:rsidRPr="35413D53">
        <w:rPr>
          <w:rFonts w:ascii="Calibri" w:hAnsi="Calibri" w:cs="Calibri"/>
          <w:i/>
          <w:iCs/>
          <w:sz w:val="24"/>
          <w:szCs w:val="24"/>
          <w:u w:val="single"/>
          <w:lang w:val="en-IE"/>
        </w:rPr>
        <w:t>At national level, please consult relevant policy documents (e.g. National Energy Plan</w:t>
      </w:r>
      <w:r w:rsidR="1B429F0C" w:rsidRPr="35413D53">
        <w:rPr>
          <w:rFonts w:ascii="Calibri" w:hAnsi="Calibri" w:cs="Calibri"/>
          <w:i/>
          <w:iCs/>
          <w:sz w:val="24"/>
          <w:szCs w:val="24"/>
          <w:u w:val="single"/>
          <w:lang w:val="en-IE"/>
        </w:rPr>
        <w:t xml:space="preserve">, which can be found here: </w:t>
      </w:r>
      <w:hyperlink r:id="rId13">
        <w:r w:rsidR="1B429F0C" w:rsidRPr="35413D53">
          <w:rPr>
            <w:rStyle w:val="Hyperlink"/>
            <w:rFonts w:ascii="Calibri" w:hAnsi="Calibri" w:cs="Calibri"/>
            <w:i/>
            <w:iCs/>
            <w:sz w:val="24"/>
            <w:szCs w:val="24"/>
            <w:lang w:val="en-IE"/>
          </w:rPr>
          <w:t>National Energy and Climate Plans 2021-2030</w:t>
        </w:r>
      </w:hyperlink>
      <w:r w:rsidRPr="35413D53">
        <w:rPr>
          <w:rFonts w:ascii="Calibri" w:hAnsi="Calibri" w:cs="Calibri"/>
          <w:i/>
          <w:iCs/>
          <w:sz w:val="24"/>
          <w:szCs w:val="24"/>
          <w:u w:val="single"/>
          <w:lang w:val="en-IE"/>
        </w:rPr>
        <w:t>) and provide answers to the following questions:</w:t>
      </w:r>
    </w:p>
    <w:p w14:paraId="4A775E83" w14:textId="00183759" w:rsidR="00ED5CC3" w:rsidRPr="00D56502" w:rsidRDefault="008D4155" w:rsidP="35413D53">
      <w:pPr>
        <w:pStyle w:val="ListParagraph"/>
        <w:numPr>
          <w:ilvl w:val="0"/>
          <w:numId w:val="1"/>
        </w:numPr>
        <w:shd w:val="clear" w:color="auto" w:fill="DAE9F7" w:themeFill="text2" w:themeFillTint="1A"/>
        <w:jc w:val="both"/>
        <w:rPr>
          <w:rFonts w:ascii="Calibri" w:hAnsi="Calibri" w:cs="Calibri"/>
          <w:i/>
          <w:iCs/>
          <w:lang w:val="en-IE"/>
        </w:rPr>
      </w:pPr>
      <w:r w:rsidRPr="35413D53">
        <w:rPr>
          <w:rFonts w:ascii="Calibri" w:hAnsi="Calibri" w:cs="Calibri"/>
          <w:i/>
          <w:iCs/>
          <w:sz w:val="24"/>
          <w:szCs w:val="24"/>
          <w:lang w:val="en-IE"/>
        </w:rPr>
        <w:t>What are the main mechanisms and support programmes for the decentralised energy production (renewables) at (a) community level and (b) individual/household level?</w:t>
      </w:r>
    </w:p>
    <w:p w14:paraId="18BFAAB4" w14:textId="3D08923F" w:rsidR="000A091A" w:rsidRDefault="000A091A" w:rsidP="00D56502">
      <w:pPr>
        <w:jc w:val="both"/>
        <w:rPr>
          <w:rFonts w:ascii="Calibri" w:hAnsi="Calibri" w:cs="Calibri"/>
          <w:lang w:val="en-IE"/>
        </w:rPr>
      </w:pPr>
      <w:r>
        <w:rPr>
          <w:rFonts w:ascii="Calibri" w:hAnsi="Calibri" w:cs="Calibri"/>
          <w:lang w:val="en-IE"/>
        </w:rPr>
        <w:t xml:space="preserve">The Irish Climate Action Plan lists the following as one of the </w:t>
      </w:r>
      <w:proofErr w:type="gramStart"/>
      <w:r>
        <w:rPr>
          <w:rFonts w:ascii="Calibri" w:hAnsi="Calibri" w:cs="Calibri"/>
          <w:lang w:val="en-IE"/>
        </w:rPr>
        <w:t>key</w:t>
      </w:r>
      <w:proofErr w:type="gramEnd"/>
      <w:r>
        <w:rPr>
          <w:rFonts w:ascii="Calibri" w:hAnsi="Calibri" w:cs="Calibri"/>
          <w:lang w:val="en-IE"/>
        </w:rPr>
        <w:t xml:space="preserve"> ‘measurements and actions’ in the Electricity section: “</w:t>
      </w:r>
      <w:r w:rsidRPr="000A091A">
        <w:rPr>
          <w:rFonts w:ascii="Calibri" w:hAnsi="Calibri" w:cs="Calibri"/>
          <w:lang w:val="en-IE"/>
        </w:rPr>
        <w:t>Developing micro- and small-scale generation, as well as community projects, through actions such as grant funding and enabling small-scale production to participate in energy markets</w:t>
      </w:r>
      <w:r>
        <w:rPr>
          <w:rFonts w:ascii="Calibri" w:hAnsi="Calibri" w:cs="Calibri"/>
          <w:lang w:val="en-IE"/>
        </w:rPr>
        <w:t xml:space="preserve">”. This measurement thus applies to both, community level and household level, though specific schemes are separate. </w:t>
      </w:r>
    </w:p>
    <w:p w14:paraId="2CE85872" w14:textId="571D43D2" w:rsidR="00D56502" w:rsidRDefault="00D56502" w:rsidP="00D56502">
      <w:pPr>
        <w:jc w:val="both"/>
        <w:rPr>
          <w:rFonts w:ascii="Calibri" w:hAnsi="Calibri" w:cs="Calibri"/>
          <w:lang w:val="en-IE"/>
        </w:rPr>
      </w:pPr>
      <w:r>
        <w:rPr>
          <w:rFonts w:ascii="Calibri" w:hAnsi="Calibri" w:cs="Calibri"/>
          <w:lang w:val="en-IE"/>
        </w:rPr>
        <w:t xml:space="preserve">For individual customers, two related schemes are available in Ireland in relation to decentralised energy production: Micro-Generation Support Scheme and Solar Electricity Grant. In both cases, houses must be built before 2021 to be eligible for these schemes (while it is unclear how houses built after that date can potentially qualify). </w:t>
      </w:r>
    </w:p>
    <w:p w14:paraId="4860141D" w14:textId="15778C6D" w:rsidR="003E0609" w:rsidRDefault="003E0609" w:rsidP="00D56502">
      <w:pPr>
        <w:jc w:val="both"/>
        <w:rPr>
          <w:rFonts w:ascii="Calibri" w:hAnsi="Calibri" w:cs="Calibri"/>
          <w:lang w:val="en-IE"/>
        </w:rPr>
      </w:pPr>
      <w:r>
        <w:rPr>
          <w:rFonts w:ascii="Calibri" w:hAnsi="Calibri" w:cs="Calibri"/>
          <w:lang w:val="en-IE"/>
        </w:rPr>
        <w:t xml:space="preserve">Microgeneration is the generation of green electricity with one of the following technologies: solar panels, micro-wind, micro-hydro and micro-renewable combined heat and power (CHP). Households with a registered microgeneration device can sell any excess electricity back to Ireland’s electricity bill. </w:t>
      </w:r>
    </w:p>
    <w:p w14:paraId="41684F86" w14:textId="72EE81D2" w:rsidR="00455E61" w:rsidRDefault="00455E61" w:rsidP="00455E61">
      <w:pPr>
        <w:jc w:val="both"/>
        <w:rPr>
          <w:rFonts w:ascii="Calibri" w:hAnsi="Calibri" w:cs="Calibri"/>
          <w:lang w:val="en-IE"/>
        </w:rPr>
      </w:pPr>
      <w:r>
        <w:rPr>
          <w:rFonts w:ascii="Calibri" w:hAnsi="Calibri" w:cs="Calibri"/>
          <w:lang w:val="en-IE"/>
        </w:rPr>
        <w:lastRenderedPageBreak/>
        <w:t>According to the Irish NECP, the Micro-Generation Support Scheme (MSS) was approved in December 2021 as means of “supporting 380 MV of new micro-generation capacity by 2030”, meaning 60,000 home installations and 9,000 non-domestic (incl. community groups). The MSS provides support for renewable installations up to 50kW in the form of grants provided by the Sustainable Energy Association Ireland (SEAI). The MSS also introduced Domestic Solar PV grant scheme in February 2022.</w:t>
      </w:r>
    </w:p>
    <w:p w14:paraId="08FFDF66" w14:textId="16CE0CC3" w:rsidR="00AE2271" w:rsidRDefault="00AE2271" w:rsidP="00455E61">
      <w:pPr>
        <w:jc w:val="both"/>
        <w:rPr>
          <w:rFonts w:ascii="Calibri" w:hAnsi="Calibri" w:cs="Calibri"/>
          <w:lang w:val="en-IE"/>
        </w:rPr>
      </w:pPr>
      <w:r>
        <w:rPr>
          <w:rFonts w:ascii="Calibri" w:hAnsi="Calibri" w:cs="Calibri"/>
          <w:lang w:val="en-IE"/>
        </w:rPr>
        <w:t xml:space="preserve">On the community level, Small-Scale Renewable Electricity Support Scheme (SRESS) is available, with the aim to provide increased levels of new small-scale generation and to assist with providing at least 500MW of local community-based renewable energy projects by 2030. It is divided into two phases: (1) from June 2023: grants to renewable self-consumers, for “installations between 50kW up to 1MW in size, alongside similar grants for non-domestic installations in the 6kW up to 50 kW range and (2) was due to launch in the first half of 2024 (according to 2024 NECP) and included tariff rates. </w:t>
      </w:r>
    </w:p>
    <w:tbl>
      <w:tblPr>
        <w:tblStyle w:val="TableGrid"/>
        <w:tblW w:w="0" w:type="auto"/>
        <w:tblLook w:val="04A0" w:firstRow="1" w:lastRow="0" w:firstColumn="1" w:lastColumn="0" w:noHBand="0" w:noVBand="1"/>
      </w:tblPr>
      <w:tblGrid>
        <w:gridCol w:w="2254"/>
        <w:gridCol w:w="2254"/>
        <w:gridCol w:w="2254"/>
        <w:gridCol w:w="2254"/>
      </w:tblGrid>
      <w:tr w:rsidR="00DF4B49" w14:paraId="2729934D" w14:textId="77777777" w:rsidTr="00DF4B49">
        <w:tc>
          <w:tcPr>
            <w:tcW w:w="2254" w:type="dxa"/>
          </w:tcPr>
          <w:p w14:paraId="2DB20CA8" w14:textId="77777777" w:rsidR="00DF4B49" w:rsidRDefault="00DF4B49" w:rsidP="00D56502">
            <w:pPr>
              <w:jc w:val="both"/>
              <w:rPr>
                <w:rFonts w:ascii="Calibri" w:hAnsi="Calibri" w:cs="Calibri"/>
                <w:lang w:val="en-IE"/>
              </w:rPr>
            </w:pPr>
          </w:p>
        </w:tc>
        <w:tc>
          <w:tcPr>
            <w:tcW w:w="2254" w:type="dxa"/>
          </w:tcPr>
          <w:p w14:paraId="229C4BB8" w14:textId="462B5E46" w:rsidR="00DF4B49" w:rsidRDefault="00DF4B49" w:rsidP="00D56502">
            <w:pPr>
              <w:jc w:val="both"/>
              <w:rPr>
                <w:rFonts w:ascii="Calibri" w:hAnsi="Calibri" w:cs="Calibri"/>
                <w:lang w:val="en-IE"/>
              </w:rPr>
            </w:pPr>
            <w:r>
              <w:rPr>
                <w:rFonts w:ascii="Calibri" w:hAnsi="Calibri" w:cs="Calibri"/>
                <w:lang w:val="en-IE"/>
              </w:rPr>
              <w:t>Microgeneration</w:t>
            </w:r>
          </w:p>
        </w:tc>
        <w:tc>
          <w:tcPr>
            <w:tcW w:w="2254" w:type="dxa"/>
          </w:tcPr>
          <w:p w14:paraId="61119EA5" w14:textId="43E84118" w:rsidR="00DF4B49" w:rsidRDefault="00DF4B49" w:rsidP="00D56502">
            <w:pPr>
              <w:jc w:val="both"/>
              <w:rPr>
                <w:rFonts w:ascii="Calibri" w:hAnsi="Calibri" w:cs="Calibri"/>
                <w:lang w:val="en-IE"/>
              </w:rPr>
            </w:pPr>
            <w:r>
              <w:rPr>
                <w:rFonts w:ascii="Calibri" w:hAnsi="Calibri" w:cs="Calibri"/>
                <w:lang w:val="en-IE"/>
              </w:rPr>
              <w:t>Mini-scale generation</w:t>
            </w:r>
          </w:p>
        </w:tc>
        <w:tc>
          <w:tcPr>
            <w:tcW w:w="2254" w:type="dxa"/>
          </w:tcPr>
          <w:p w14:paraId="7C0000BF" w14:textId="6BB17FC5" w:rsidR="00DF4B49" w:rsidRDefault="00DF4B49" w:rsidP="00D56502">
            <w:pPr>
              <w:jc w:val="both"/>
              <w:rPr>
                <w:rFonts w:ascii="Calibri" w:hAnsi="Calibri" w:cs="Calibri"/>
                <w:lang w:val="en-IE"/>
              </w:rPr>
            </w:pPr>
            <w:r>
              <w:rPr>
                <w:rFonts w:ascii="Calibri" w:hAnsi="Calibri" w:cs="Calibri"/>
                <w:lang w:val="en-IE"/>
              </w:rPr>
              <w:t>Small generation</w:t>
            </w:r>
          </w:p>
        </w:tc>
      </w:tr>
      <w:tr w:rsidR="00DF4B49" w:rsidRPr="00BD5840" w14:paraId="2690CEA9" w14:textId="77777777" w:rsidTr="00DF4B49">
        <w:tc>
          <w:tcPr>
            <w:tcW w:w="2254" w:type="dxa"/>
          </w:tcPr>
          <w:p w14:paraId="0104CAD1" w14:textId="4C8EFB04" w:rsidR="00DF4B49" w:rsidRDefault="00DF4B49" w:rsidP="00D56502">
            <w:pPr>
              <w:jc w:val="both"/>
              <w:rPr>
                <w:rFonts w:ascii="Calibri" w:hAnsi="Calibri" w:cs="Calibri"/>
                <w:lang w:val="en-IE"/>
              </w:rPr>
            </w:pPr>
            <w:r>
              <w:rPr>
                <w:rFonts w:ascii="Calibri" w:hAnsi="Calibri" w:cs="Calibri"/>
                <w:lang w:val="en-IE"/>
              </w:rPr>
              <w:t>Capacity range or installed system</w:t>
            </w:r>
          </w:p>
        </w:tc>
        <w:tc>
          <w:tcPr>
            <w:tcW w:w="2254" w:type="dxa"/>
          </w:tcPr>
          <w:p w14:paraId="2FE55F3C" w14:textId="2B14B437" w:rsidR="00DF4B49" w:rsidRDefault="00DF4B49" w:rsidP="00D56502">
            <w:pPr>
              <w:jc w:val="both"/>
              <w:rPr>
                <w:rFonts w:ascii="Calibri" w:hAnsi="Calibri" w:cs="Calibri"/>
                <w:lang w:val="en-IE"/>
              </w:rPr>
            </w:pPr>
            <w:r>
              <w:rPr>
                <w:rFonts w:ascii="Calibri" w:hAnsi="Calibri" w:cs="Calibri"/>
                <w:lang w:val="en-IE"/>
              </w:rPr>
              <w:t>Up to 6kW for single phase connection OR up to 11kW for 3</w:t>
            </w:r>
            <w:r w:rsidR="00BD5840">
              <w:rPr>
                <w:rFonts w:ascii="Calibri" w:hAnsi="Calibri" w:cs="Calibri"/>
                <w:lang w:val="en-IE"/>
              </w:rPr>
              <w:t>-phase connection</w:t>
            </w:r>
          </w:p>
        </w:tc>
        <w:tc>
          <w:tcPr>
            <w:tcW w:w="2254" w:type="dxa"/>
          </w:tcPr>
          <w:p w14:paraId="0D835A31" w14:textId="5B3A18EE" w:rsidR="00DF4B49" w:rsidRPr="00BD5840" w:rsidRDefault="00767595" w:rsidP="00767595">
            <w:pPr>
              <w:pStyle w:val="ListParagraph"/>
              <w:ind w:left="0"/>
              <w:jc w:val="both"/>
              <w:rPr>
                <w:rFonts w:ascii="Calibri" w:hAnsi="Calibri" w:cs="Calibri"/>
                <w:lang w:val="en-IE"/>
              </w:rPr>
            </w:pPr>
            <w:r>
              <w:rPr>
                <w:rFonts w:ascii="Calibri" w:hAnsi="Calibri" w:cs="Calibri"/>
                <w:lang w:val="en-IE"/>
              </w:rPr>
              <w:t xml:space="preserve">&gt; </w:t>
            </w:r>
            <w:r w:rsidR="00BD5840" w:rsidRPr="00BD5840">
              <w:rPr>
                <w:rFonts w:ascii="Calibri" w:hAnsi="Calibri" w:cs="Calibri"/>
                <w:lang w:val="en-IE"/>
              </w:rPr>
              <w:t xml:space="preserve">6kW or 11kW and up </w:t>
            </w:r>
            <w:r w:rsidR="00BD5840">
              <w:rPr>
                <w:rFonts w:ascii="Calibri" w:hAnsi="Calibri" w:cs="Calibri"/>
                <w:lang w:val="en-IE"/>
              </w:rPr>
              <w:t>to 50kW</w:t>
            </w:r>
          </w:p>
        </w:tc>
        <w:tc>
          <w:tcPr>
            <w:tcW w:w="2254" w:type="dxa"/>
          </w:tcPr>
          <w:p w14:paraId="0327BD2B" w14:textId="6BD195D5" w:rsidR="00DF4B49" w:rsidRPr="00BD5840" w:rsidRDefault="00BD5840" w:rsidP="00D56502">
            <w:pPr>
              <w:jc w:val="both"/>
              <w:rPr>
                <w:rFonts w:ascii="Calibri" w:hAnsi="Calibri" w:cs="Calibri"/>
                <w:lang w:val="en-IE"/>
              </w:rPr>
            </w:pPr>
            <w:r>
              <w:rPr>
                <w:rFonts w:ascii="Calibri" w:hAnsi="Calibri" w:cs="Calibri"/>
                <w:lang w:val="en-IE"/>
              </w:rPr>
              <w:t>&gt;50kW and &lt;1000 Kw</w:t>
            </w:r>
            <w:r w:rsidR="00DD2E54">
              <w:rPr>
                <w:rFonts w:ascii="Calibri" w:hAnsi="Calibri" w:cs="Calibri"/>
                <w:lang w:val="en-IE"/>
              </w:rPr>
              <w:t xml:space="preserve"> or &lt;6MW for Energy Communities</w:t>
            </w:r>
          </w:p>
        </w:tc>
      </w:tr>
    </w:tbl>
    <w:p w14:paraId="02DBB2D5" w14:textId="77777777" w:rsidR="00455E61" w:rsidRPr="00BD5840" w:rsidRDefault="00455E61" w:rsidP="00D56502">
      <w:pPr>
        <w:jc w:val="both"/>
        <w:rPr>
          <w:rFonts w:ascii="Calibri" w:hAnsi="Calibri" w:cs="Calibri"/>
          <w:lang w:val="en-IE"/>
        </w:rPr>
      </w:pPr>
    </w:p>
    <w:p w14:paraId="7747D142" w14:textId="74D307CC" w:rsidR="00ED5CC3" w:rsidRPr="008D4155" w:rsidRDefault="008D4155" w:rsidP="35413D53">
      <w:pPr>
        <w:pStyle w:val="ListParagraph"/>
        <w:numPr>
          <w:ilvl w:val="0"/>
          <w:numId w:val="1"/>
        </w:numPr>
        <w:shd w:val="clear" w:color="auto" w:fill="DAE9F7" w:themeFill="text2" w:themeFillTint="1A"/>
        <w:jc w:val="both"/>
        <w:rPr>
          <w:rFonts w:ascii="Calibri" w:hAnsi="Calibri" w:cs="Calibri"/>
          <w:i/>
          <w:iCs/>
          <w:sz w:val="24"/>
          <w:szCs w:val="24"/>
          <w:lang w:val="en-IE"/>
        </w:rPr>
      </w:pPr>
      <w:r w:rsidRPr="35413D53">
        <w:rPr>
          <w:rFonts w:ascii="Calibri" w:hAnsi="Calibri" w:cs="Calibri"/>
          <w:i/>
          <w:iCs/>
          <w:sz w:val="24"/>
          <w:szCs w:val="24"/>
          <w:lang w:val="en-IE"/>
        </w:rPr>
        <w:t>What specific mechanisms are in place and which issues are addressed:</w:t>
      </w:r>
    </w:p>
    <w:p w14:paraId="2CC2306C" w14:textId="1E80FE1B" w:rsidR="008D4155" w:rsidRDefault="0213F8FA" w:rsidP="35413D53">
      <w:pPr>
        <w:pStyle w:val="ListParagraph"/>
        <w:numPr>
          <w:ilvl w:val="0"/>
          <w:numId w:val="6"/>
        </w:numPr>
        <w:shd w:val="clear" w:color="auto" w:fill="DAE9F7" w:themeFill="text2" w:themeFillTint="1A"/>
        <w:jc w:val="both"/>
        <w:rPr>
          <w:rFonts w:ascii="Calibri" w:eastAsia="Calibri" w:hAnsi="Calibri" w:cs="Calibri"/>
          <w:i/>
          <w:iCs/>
          <w:sz w:val="24"/>
          <w:szCs w:val="24"/>
          <w:lang w:val="en-US"/>
        </w:rPr>
      </w:pPr>
      <w:r w:rsidRPr="35413D53">
        <w:rPr>
          <w:rFonts w:ascii="Calibri" w:eastAsia="Calibri" w:hAnsi="Calibri" w:cs="Calibri"/>
          <w:i/>
          <w:iCs/>
          <w:sz w:val="24"/>
          <w:szCs w:val="24"/>
          <w:lang w:val="en-US"/>
        </w:rPr>
        <w:t>Financial incentives</w:t>
      </w:r>
      <w:r w:rsidR="3243DACA" w:rsidRPr="35413D53">
        <w:rPr>
          <w:rFonts w:ascii="Calibri" w:eastAsia="Calibri" w:hAnsi="Calibri" w:cs="Calibri"/>
          <w:i/>
          <w:iCs/>
          <w:sz w:val="24"/>
          <w:szCs w:val="24"/>
          <w:lang w:val="en-US"/>
        </w:rPr>
        <w:t xml:space="preserve"> (grants or other, also note whether universal or means tested)</w:t>
      </w:r>
    </w:p>
    <w:p w14:paraId="6433B56C" w14:textId="473B6062" w:rsidR="00EF44E1" w:rsidRDefault="003E0609" w:rsidP="003E0609">
      <w:pPr>
        <w:pStyle w:val="ListParagraph"/>
        <w:jc w:val="both"/>
        <w:rPr>
          <w:rFonts w:ascii="Calibri" w:eastAsia="Calibri" w:hAnsi="Calibri" w:cs="Calibri"/>
          <w:sz w:val="24"/>
          <w:szCs w:val="24"/>
          <w:lang w:val="en-US"/>
        </w:rPr>
      </w:pPr>
      <w:r>
        <w:rPr>
          <w:rFonts w:ascii="Calibri" w:eastAsia="Calibri" w:hAnsi="Calibri" w:cs="Calibri"/>
          <w:b/>
          <w:bCs/>
          <w:sz w:val="24"/>
          <w:szCs w:val="24"/>
          <w:lang w:val="en-US"/>
        </w:rPr>
        <w:t xml:space="preserve">For the installation of solar panels: </w:t>
      </w:r>
      <w:r>
        <w:rPr>
          <w:rFonts w:ascii="Calibri" w:eastAsia="Calibri" w:hAnsi="Calibri" w:cs="Calibri"/>
          <w:sz w:val="24"/>
          <w:szCs w:val="24"/>
          <w:lang w:val="en-US"/>
        </w:rPr>
        <w:t xml:space="preserve">Homeowners of houses built before 2021 can avail of a grant for the solar </w:t>
      </w:r>
      <w:proofErr w:type="gramStart"/>
      <w:r>
        <w:rPr>
          <w:rFonts w:ascii="Calibri" w:eastAsia="Calibri" w:hAnsi="Calibri" w:cs="Calibri"/>
          <w:sz w:val="24"/>
          <w:szCs w:val="24"/>
          <w:lang w:val="en-US"/>
        </w:rPr>
        <w:t>panels</w:t>
      </w:r>
      <w:proofErr w:type="gramEnd"/>
      <w:r>
        <w:rPr>
          <w:rFonts w:ascii="Calibri" w:eastAsia="Calibri" w:hAnsi="Calibri" w:cs="Calibri"/>
          <w:sz w:val="24"/>
          <w:szCs w:val="24"/>
          <w:lang w:val="en-US"/>
        </w:rPr>
        <w:t xml:space="preserve"> installation, normally </w:t>
      </w:r>
      <w:r w:rsidR="00EF44E1">
        <w:rPr>
          <w:rFonts w:ascii="Calibri" w:eastAsia="Calibri" w:hAnsi="Calibri" w:cs="Calibri"/>
          <w:sz w:val="24"/>
          <w:szCs w:val="24"/>
          <w:lang w:val="en-US"/>
        </w:rPr>
        <w:t>up to</w:t>
      </w:r>
      <w:r>
        <w:rPr>
          <w:rFonts w:ascii="Calibri" w:eastAsia="Calibri" w:hAnsi="Calibri" w:cs="Calibri"/>
          <w:sz w:val="24"/>
          <w:szCs w:val="24"/>
          <w:lang w:val="en-US"/>
        </w:rPr>
        <w:t xml:space="preserve"> €1800</w:t>
      </w:r>
      <w:r w:rsidR="00EF44E1">
        <w:rPr>
          <w:rFonts w:ascii="Calibri" w:eastAsia="Calibri" w:hAnsi="Calibri" w:cs="Calibri"/>
          <w:sz w:val="24"/>
          <w:szCs w:val="24"/>
          <w:lang w:val="en-US"/>
        </w:rPr>
        <w:t>, with the following brackets:</w:t>
      </w:r>
    </w:p>
    <w:p w14:paraId="7B7EB1F2" w14:textId="77777777" w:rsidR="00EF44E1" w:rsidRPr="00EF44E1" w:rsidRDefault="00EF44E1" w:rsidP="00EF44E1">
      <w:pPr>
        <w:pStyle w:val="ListParagraph"/>
        <w:numPr>
          <w:ilvl w:val="0"/>
          <w:numId w:val="7"/>
        </w:numPr>
        <w:jc w:val="both"/>
        <w:rPr>
          <w:rFonts w:ascii="Calibri" w:eastAsia="Calibri" w:hAnsi="Calibri" w:cs="Calibri"/>
          <w:sz w:val="24"/>
          <w:szCs w:val="24"/>
          <w:lang w:val="en-IE"/>
        </w:rPr>
      </w:pPr>
      <w:r w:rsidRPr="00EF44E1">
        <w:rPr>
          <w:rFonts w:ascii="Calibri" w:eastAsia="Calibri" w:hAnsi="Calibri" w:cs="Calibri"/>
          <w:sz w:val="24"/>
          <w:szCs w:val="24"/>
          <w:lang w:val="en-IE"/>
        </w:rPr>
        <w:t>€700 for 1kWp</w:t>
      </w:r>
    </w:p>
    <w:p w14:paraId="467D9696" w14:textId="77777777" w:rsidR="00EF44E1" w:rsidRPr="00EF44E1" w:rsidRDefault="00EF44E1" w:rsidP="00EF44E1">
      <w:pPr>
        <w:pStyle w:val="ListParagraph"/>
        <w:numPr>
          <w:ilvl w:val="0"/>
          <w:numId w:val="7"/>
        </w:numPr>
        <w:jc w:val="both"/>
        <w:rPr>
          <w:rFonts w:ascii="Calibri" w:eastAsia="Calibri" w:hAnsi="Calibri" w:cs="Calibri"/>
          <w:sz w:val="24"/>
          <w:szCs w:val="24"/>
          <w:lang w:val="en-IE"/>
        </w:rPr>
      </w:pPr>
      <w:r w:rsidRPr="00EF44E1">
        <w:rPr>
          <w:rFonts w:ascii="Calibri" w:eastAsia="Calibri" w:hAnsi="Calibri" w:cs="Calibri"/>
          <w:sz w:val="24"/>
          <w:szCs w:val="24"/>
          <w:lang w:val="en-IE"/>
        </w:rPr>
        <w:t>€1,400 for 2kWp</w:t>
      </w:r>
    </w:p>
    <w:p w14:paraId="5B06D421" w14:textId="77777777" w:rsidR="00EF44E1" w:rsidRPr="00EF44E1" w:rsidRDefault="00EF44E1" w:rsidP="00EF44E1">
      <w:pPr>
        <w:pStyle w:val="ListParagraph"/>
        <w:numPr>
          <w:ilvl w:val="0"/>
          <w:numId w:val="7"/>
        </w:numPr>
        <w:jc w:val="both"/>
        <w:rPr>
          <w:rFonts w:ascii="Calibri" w:eastAsia="Calibri" w:hAnsi="Calibri" w:cs="Calibri"/>
          <w:sz w:val="24"/>
          <w:szCs w:val="24"/>
          <w:lang w:val="en-IE"/>
        </w:rPr>
      </w:pPr>
      <w:r w:rsidRPr="00EF44E1">
        <w:rPr>
          <w:rFonts w:ascii="Calibri" w:eastAsia="Calibri" w:hAnsi="Calibri" w:cs="Calibri"/>
          <w:sz w:val="24"/>
          <w:szCs w:val="24"/>
          <w:lang w:val="en-IE"/>
        </w:rPr>
        <w:t>€1,600 for 3kWp</w:t>
      </w:r>
    </w:p>
    <w:p w14:paraId="3004D573" w14:textId="77777777" w:rsidR="00EF44E1" w:rsidRPr="00EF44E1" w:rsidRDefault="00EF44E1" w:rsidP="00EF44E1">
      <w:pPr>
        <w:pStyle w:val="ListParagraph"/>
        <w:numPr>
          <w:ilvl w:val="0"/>
          <w:numId w:val="7"/>
        </w:numPr>
        <w:jc w:val="both"/>
        <w:rPr>
          <w:rFonts w:ascii="Calibri" w:eastAsia="Calibri" w:hAnsi="Calibri" w:cs="Calibri"/>
          <w:sz w:val="24"/>
          <w:szCs w:val="24"/>
          <w:lang w:val="en-IE"/>
        </w:rPr>
      </w:pPr>
      <w:r w:rsidRPr="00EF44E1">
        <w:rPr>
          <w:rFonts w:ascii="Calibri" w:eastAsia="Calibri" w:hAnsi="Calibri" w:cs="Calibri"/>
          <w:sz w:val="24"/>
          <w:szCs w:val="24"/>
          <w:lang w:val="en-IE"/>
        </w:rPr>
        <w:t>€1,800 for 4kWp</w:t>
      </w:r>
    </w:p>
    <w:p w14:paraId="2D702FEC" w14:textId="77777777" w:rsidR="00EF44E1" w:rsidRDefault="00EF44E1" w:rsidP="003E0609">
      <w:pPr>
        <w:pStyle w:val="ListParagraph"/>
        <w:jc w:val="both"/>
        <w:rPr>
          <w:rFonts w:ascii="Calibri" w:eastAsia="Calibri" w:hAnsi="Calibri" w:cs="Calibri"/>
          <w:sz w:val="24"/>
          <w:szCs w:val="24"/>
          <w:lang w:val="en-US"/>
        </w:rPr>
      </w:pPr>
    </w:p>
    <w:p w14:paraId="1464B804" w14:textId="3253B829" w:rsidR="00EF44E1" w:rsidRDefault="00EF44E1" w:rsidP="003E0609">
      <w:pPr>
        <w:pStyle w:val="ListParagraph"/>
        <w:jc w:val="both"/>
        <w:rPr>
          <w:rFonts w:ascii="Calibri" w:eastAsia="Calibri" w:hAnsi="Calibri" w:cs="Calibri"/>
          <w:sz w:val="24"/>
          <w:szCs w:val="24"/>
          <w:lang w:val="en-US"/>
        </w:rPr>
      </w:pPr>
      <w:r>
        <w:rPr>
          <w:rFonts w:ascii="Calibri" w:eastAsia="Calibri" w:hAnsi="Calibri" w:cs="Calibri"/>
          <w:sz w:val="24"/>
          <w:szCs w:val="24"/>
          <w:lang w:val="en-US"/>
        </w:rPr>
        <w:t xml:space="preserve">It is intended that the grant system will finish in 2029. </w:t>
      </w:r>
    </w:p>
    <w:p w14:paraId="55479A48" w14:textId="54607B3D" w:rsidR="003E0609" w:rsidRDefault="003E0609" w:rsidP="003E0609">
      <w:pPr>
        <w:pStyle w:val="ListParagraph"/>
        <w:jc w:val="both"/>
        <w:rPr>
          <w:rFonts w:ascii="Calibri" w:eastAsia="Calibri" w:hAnsi="Calibri" w:cs="Calibri"/>
          <w:sz w:val="24"/>
          <w:szCs w:val="24"/>
          <w:lang w:val="en-US"/>
        </w:rPr>
      </w:pPr>
      <w:r>
        <w:rPr>
          <w:rFonts w:ascii="Calibri" w:eastAsia="Calibri" w:hAnsi="Calibri" w:cs="Calibri"/>
          <w:sz w:val="24"/>
          <w:szCs w:val="24"/>
          <w:lang w:val="en-US"/>
        </w:rPr>
        <w:t xml:space="preserve">Electric Ireland Customers (one of the largest providers in Ireland can avail of up to €2100 towards the cost of installing solar PVs in homes. </w:t>
      </w:r>
    </w:p>
    <w:p w14:paraId="454F9603" w14:textId="5C40C17C" w:rsidR="003F64CB" w:rsidRDefault="003F64CB" w:rsidP="003E0609">
      <w:pPr>
        <w:pStyle w:val="ListParagraph"/>
        <w:jc w:val="both"/>
        <w:rPr>
          <w:rFonts w:ascii="Calibri" w:eastAsia="Calibri" w:hAnsi="Calibri" w:cs="Calibri"/>
          <w:sz w:val="24"/>
          <w:szCs w:val="24"/>
          <w:lang w:val="en-US"/>
        </w:rPr>
      </w:pPr>
      <w:r>
        <w:rPr>
          <w:rFonts w:ascii="Calibri" w:eastAsia="Calibri" w:hAnsi="Calibri" w:cs="Calibri"/>
          <w:sz w:val="24"/>
          <w:szCs w:val="24"/>
          <w:lang w:val="en-US"/>
        </w:rPr>
        <w:t xml:space="preserve">Grant is available </w:t>
      </w:r>
      <w:r>
        <w:rPr>
          <w:rFonts w:ascii="Calibri" w:eastAsia="Calibri" w:hAnsi="Calibri" w:cs="Calibri"/>
          <w:i/>
          <w:iCs/>
          <w:sz w:val="24"/>
          <w:szCs w:val="24"/>
          <w:lang w:val="en-US"/>
        </w:rPr>
        <w:t xml:space="preserve">after </w:t>
      </w:r>
      <w:r>
        <w:rPr>
          <w:rFonts w:ascii="Calibri" w:eastAsia="Calibri" w:hAnsi="Calibri" w:cs="Calibri"/>
          <w:sz w:val="24"/>
          <w:szCs w:val="24"/>
          <w:lang w:val="en-US"/>
        </w:rPr>
        <w:t xml:space="preserve">all the </w:t>
      </w:r>
      <w:proofErr w:type="gramStart"/>
      <w:r>
        <w:rPr>
          <w:rFonts w:ascii="Calibri" w:eastAsia="Calibri" w:hAnsi="Calibri" w:cs="Calibri"/>
          <w:sz w:val="24"/>
          <w:szCs w:val="24"/>
          <w:lang w:val="en-US"/>
        </w:rPr>
        <w:t>works are</w:t>
      </w:r>
      <w:proofErr w:type="gramEnd"/>
      <w:r>
        <w:rPr>
          <w:rFonts w:ascii="Calibri" w:eastAsia="Calibri" w:hAnsi="Calibri" w:cs="Calibri"/>
          <w:sz w:val="24"/>
          <w:szCs w:val="24"/>
          <w:lang w:val="en-US"/>
        </w:rPr>
        <w:t xml:space="preserve"> completed, so significant upfront investment is required. </w:t>
      </w:r>
    </w:p>
    <w:p w14:paraId="3927979B" w14:textId="10F0798B" w:rsidR="00C31778" w:rsidRDefault="00C31778" w:rsidP="003E0609">
      <w:pPr>
        <w:pStyle w:val="ListParagraph"/>
        <w:jc w:val="both"/>
        <w:rPr>
          <w:rFonts w:ascii="Calibri" w:eastAsia="Calibri" w:hAnsi="Calibri" w:cs="Calibri"/>
          <w:sz w:val="24"/>
          <w:szCs w:val="24"/>
          <w:lang w:val="en-US"/>
        </w:rPr>
      </w:pPr>
      <w:r>
        <w:rPr>
          <w:rFonts w:ascii="Calibri" w:eastAsia="Calibri" w:hAnsi="Calibri" w:cs="Calibri"/>
          <w:sz w:val="24"/>
          <w:szCs w:val="24"/>
          <w:lang w:val="en-US"/>
        </w:rPr>
        <w:t xml:space="preserve">While the Building Energy Rating (BER) evaluation is </w:t>
      </w:r>
      <w:r>
        <w:rPr>
          <w:rFonts w:ascii="Calibri" w:eastAsia="Calibri" w:hAnsi="Calibri" w:cs="Calibri"/>
          <w:i/>
          <w:iCs/>
          <w:sz w:val="24"/>
          <w:szCs w:val="24"/>
          <w:lang w:val="en-US"/>
        </w:rPr>
        <w:t xml:space="preserve">not </w:t>
      </w:r>
      <w:r>
        <w:rPr>
          <w:rFonts w:ascii="Calibri" w:eastAsia="Calibri" w:hAnsi="Calibri" w:cs="Calibri"/>
          <w:sz w:val="24"/>
          <w:szCs w:val="24"/>
          <w:lang w:val="en-US"/>
        </w:rPr>
        <w:t xml:space="preserve">required to participate in the scheme, it is generally advised that the house should have relatively high BER to fully benefit from the micro-generation. This needs to be further investigated as BER upgrades in Ireland tend to be very costly, despite available grants (e.g. grants paid after the work and only accounting for a </w:t>
      </w:r>
      <w:r w:rsidR="00451B7E">
        <w:rPr>
          <w:rFonts w:ascii="Calibri" w:eastAsia="Calibri" w:hAnsi="Calibri" w:cs="Calibri"/>
          <w:sz w:val="24"/>
          <w:szCs w:val="24"/>
          <w:lang w:val="en-US"/>
        </w:rPr>
        <w:t xml:space="preserve">small proportion of the cost required for the work). </w:t>
      </w:r>
    </w:p>
    <w:p w14:paraId="1AD000D2" w14:textId="52F7F877" w:rsidR="0053047B" w:rsidRDefault="0053047B" w:rsidP="003E0609">
      <w:pPr>
        <w:pStyle w:val="ListParagraph"/>
        <w:jc w:val="both"/>
        <w:rPr>
          <w:rFonts w:ascii="Calibri" w:eastAsia="Calibri" w:hAnsi="Calibri" w:cs="Calibri"/>
          <w:sz w:val="24"/>
          <w:szCs w:val="24"/>
          <w:lang w:val="en-US"/>
        </w:rPr>
      </w:pPr>
      <w:proofErr w:type="gramStart"/>
      <w:r>
        <w:rPr>
          <w:rFonts w:ascii="Calibri" w:eastAsia="Calibri" w:hAnsi="Calibri" w:cs="Calibri"/>
          <w:sz w:val="24"/>
          <w:szCs w:val="24"/>
          <w:lang w:val="en-US"/>
        </w:rPr>
        <w:t>This grants</w:t>
      </w:r>
      <w:proofErr w:type="gramEnd"/>
      <w:r>
        <w:rPr>
          <w:rFonts w:ascii="Calibri" w:eastAsia="Calibri" w:hAnsi="Calibri" w:cs="Calibri"/>
          <w:sz w:val="24"/>
          <w:szCs w:val="24"/>
          <w:lang w:val="en-US"/>
        </w:rPr>
        <w:t xml:space="preserve"> can be availed of under two government schemes: Better Energy Homes Scheme and National Home Energy Upgrade Scheme, for individual customers.</w:t>
      </w:r>
      <w:r w:rsidR="007C10F8">
        <w:rPr>
          <w:rFonts w:ascii="Calibri" w:eastAsia="Calibri" w:hAnsi="Calibri" w:cs="Calibri"/>
          <w:sz w:val="24"/>
          <w:szCs w:val="24"/>
          <w:lang w:val="en-US"/>
        </w:rPr>
        <w:t xml:space="preserve"> Both schemes include </w:t>
      </w:r>
      <w:proofErr w:type="gramStart"/>
      <w:r w:rsidR="007C10F8">
        <w:rPr>
          <w:rFonts w:ascii="Calibri" w:eastAsia="Calibri" w:hAnsi="Calibri" w:cs="Calibri"/>
          <w:sz w:val="24"/>
          <w:szCs w:val="24"/>
          <w:lang w:val="en-US"/>
        </w:rPr>
        <w:t>a number of</w:t>
      </w:r>
      <w:proofErr w:type="gramEnd"/>
      <w:r w:rsidR="007C10F8">
        <w:rPr>
          <w:rFonts w:ascii="Calibri" w:eastAsia="Calibri" w:hAnsi="Calibri" w:cs="Calibri"/>
          <w:sz w:val="24"/>
          <w:szCs w:val="24"/>
          <w:lang w:val="en-US"/>
        </w:rPr>
        <w:t xml:space="preserve"> grants for energy upgrades of existing buildings </w:t>
      </w:r>
      <w:r w:rsidR="00205E43">
        <w:rPr>
          <w:rFonts w:ascii="Calibri" w:eastAsia="Calibri" w:hAnsi="Calibri" w:cs="Calibri"/>
          <w:sz w:val="24"/>
          <w:szCs w:val="24"/>
          <w:lang w:val="en-US"/>
        </w:rPr>
        <w:t xml:space="preserve">– however, the Better Energy Home Scheme does not require overall BER upgrade after the grants while the National Home Energy Upgrade Scheme is conditional of </w:t>
      </w:r>
      <w:r w:rsidR="00205E43">
        <w:rPr>
          <w:rFonts w:ascii="Calibri" w:eastAsia="Calibri" w:hAnsi="Calibri" w:cs="Calibri"/>
          <w:sz w:val="24"/>
          <w:szCs w:val="24"/>
          <w:lang w:val="en-US"/>
        </w:rPr>
        <w:lastRenderedPageBreak/>
        <w:t xml:space="preserve">upgrading the BER to B2. The </w:t>
      </w:r>
      <w:r w:rsidR="00F807FE">
        <w:rPr>
          <w:rFonts w:ascii="Calibri" w:eastAsia="Calibri" w:hAnsi="Calibri" w:cs="Calibri"/>
          <w:sz w:val="24"/>
          <w:szCs w:val="24"/>
          <w:lang w:val="en-US"/>
        </w:rPr>
        <w:t xml:space="preserve">former also only applies to homeowners and tenants, while the latter also includes approved housing bodies (AHBs). </w:t>
      </w:r>
    </w:p>
    <w:p w14:paraId="64C76957" w14:textId="2B6200C8" w:rsidR="00E80717" w:rsidRDefault="00E80717" w:rsidP="003E0609">
      <w:pPr>
        <w:pStyle w:val="ListParagraph"/>
        <w:jc w:val="both"/>
        <w:rPr>
          <w:rFonts w:ascii="Calibri" w:eastAsia="Calibri" w:hAnsi="Calibri" w:cs="Calibri"/>
          <w:sz w:val="24"/>
          <w:szCs w:val="24"/>
          <w:lang w:val="en-US"/>
        </w:rPr>
      </w:pPr>
      <w:r>
        <w:rPr>
          <w:rFonts w:ascii="Calibri" w:eastAsia="Calibri" w:hAnsi="Calibri" w:cs="Calibri"/>
          <w:sz w:val="24"/>
          <w:szCs w:val="24"/>
          <w:lang w:val="en-US"/>
        </w:rPr>
        <w:t>At the community level, the government offers the Community Grant Scheme</w:t>
      </w:r>
      <w:r w:rsidR="00BC1C17">
        <w:rPr>
          <w:rFonts w:ascii="Calibri" w:eastAsia="Calibri" w:hAnsi="Calibri" w:cs="Calibri"/>
          <w:sz w:val="24"/>
          <w:szCs w:val="24"/>
          <w:lang w:val="en-US"/>
        </w:rPr>
        <w:t xml:space="preserve">, also through </w:t>
      </w:r>
      <w:proofErr w:type="gramStart"/>
      <w:r w:rsidR="00BC1C17">
        <w:rPr>
          <w:rFonts w:ascii="Calibri" w:eastAsia="Calibri" w:hAnsi="Calibri" w:cs="Calibri"/>
          <w:sz w:val="24"/>
          <w:szCs w:val="24"/>
          <w:lang w:val="en-US"/>
        </w:rPr>
        <w:t>the SE</w:t>
      </w:r>
      <w:r w:rsidR="00301DFF">
        <w:rPr>
          <w:rFonts w:ascii="Calibri" w:eastAsia="Calibri" w:hAnsi="Calibri" w:cs="Calibri"/>
          <w:sz w:val="24"/>
          <w:szCs w:val="24"/>
          <w:lang w:val="en-US"/>
        </w:rPr>
        <w:t>AI</w:t>
      </w:r>
      <w:proofErr w:type="gramEnd"/>
      <w:r w:rsidR="00301DFF">
        <w:rPr>
          <w:rFonts w:ascii="Calibri" w:eastAsia="Calibri" w:hAnsi="Calibri" w:cs="Calibri"/>
          <w:sz w:val="24"/>
          <w:szCs w:val="24"/>
          <w:lang w:val="en-US"/>
        </w:rPr>
        <w:t xml:space="preserve"> as the central administrator. While the SEAI website specifies who can avail of the loan (e.g. community</w:t>
      </w:r>
      <w:r w:rsidR="00DC2D7A">
        <w:rPr>
          <w:rFonts w:ascii="Calibri" w:eastAsia="Calibri" w:hAnsi="Calibri" w:cs="Calibri"/>
          <w:sz w:val="24"/>
          <w:szCs w:val="24"/>
          <w:lang w:val="en-US"/>
        </w:rPr>
        <w:t xml:space="preserve"> groups and homeowners for multiple use, private sector </w:t>
      </w:r>
      <w:proofErr w:type="spellStart"/>
      <w:r w:rsidR="00DC2D7A">
        <w:rPr>
          <w:rFonts w:ascii="Calibri" w:eastAsia="Calibri" w:hAnsi="Calibri" w:cs="Calibri"/>
          <w:sz w:val="24"/>
          <w:szCs w:val="24"/>
          <w:lang w:val="en-US"/>
        </w:rPr>
        <w:t>organisatios</w:t>
      </w:r>
      <w:proofErr w:type="spellEnd"/>
      <w:r w:rsidR="00DC2D7A">
        <w:rPr>
          <w:rFonts w:ascii="Calibri" w:eastAsia="Calibri" w:hAnsi="Calibri" w:cs="Calibri"/>
          <w:sz w:val="24"/>
          <w:szCs w:val="24"/>
          <w:lang w:val="en-US"/>
        </w:rPr>
        <w:t xml:space="preserve">, public sector bodies) and the upgrades for which the grant can be </w:t>
      </w:r>
      <w:r w:rsidR="00425538">
        <w:rPr>
          <w:rFonts w:ascii="Calibri" w:eastAsia="Calibri" w:hAnsi="Calibri" w:cs="Calibri"/>
          <w:sz w:val="24"/>
          <w:szCs w:val="24"/>
          <w:lang w:val="en-US"/>
        </w:rPr>
        <w:t>used (including PVs installation), it does not specify the maximum grant available under the scheme</w:t>
      </w:r>
      <w:r w:rsidR="00CC25B8">
        <w:rPr>
          <w:rStyle w:val="FootnoteReference"/>
          <w:rFonts w:ascii="Calibri" w:eastAsia="Calibri" w:hAnsi="Calibri" w:cs="Calibri"/>
          <w:sz w:val="24"/>
          <w:szCs w:val="24"/>
          <w:lang w:val="en-US"/>
        </w:rPr>
        <w:footnoteReference w:id="2"/>
      </w:r>
      <w:r w:rsidR="00425538">
        <w:rPr>
          <w:rFonts w:ascii="Calibri" w:eastAsia="Calibri" w:hAnsi="Calibri" w:cs="Calibri"/>
          <w:sz w:val="24"/>
          <w:szCs w:val="24"/>
          <w:lang w:val="en-US"/>
        </w:rPr>
        <w:t xml:space="preserve">. </w:t>
      </w:r>
    </w:p>
    <w:p w14:paraId="2EC93F40" w14:textId="2746B19B" w:rsidR="003506BC" w:rsidRPr="00C31778" w:rsidRDefault="003506BC" w:rsidP="003E0609">
      <w:pPr>
        <w:pStyle w:val="ListParagraph"/>
        <w:jc w:val="both"/>
        <w:rPr>
          <w:rFonts w:ascii="Calibri" w:eastAsia="Calibri" w:hAnsi="Calibri" w:cs="Calibri"/>
          <w:sz w:val="24"/>
          <w:szCs w:val="24"/>
          <w:lang w:val="en-US"/>
        </w:rPr>
      </w:pPr>
      <w:r>
        <w:rPr>
          <w:rFonts w:ascii="Calibri" w:eastAsia="Calibri" w:hAnsi="Calibri" w:cs="Calibri"/>
          <w:sz w:val="24"/>
          <w:szCs w:val="24"/>
          <w:lang w:val="en-US"/>
        </w:rPr>
        <w:t xml:space="preserve">In 2024 the Irish government also introduced a Home Energy Upgrade Loan Scheme, as an answer to a relatively slow uptake of the grant scheme, with the financial cost cited as the main barrier. </w:t>
      </w:r>
      <w:r w:rsidR="0074719C">
        <w:rPr>
          <w:rFonts w:ascii="Calibri" w:eastAsia="Calibri" w:hAnsi="Calibri" w:cs="Calibri"/>
          <w:sz w:val="24"/>
          <w:szCs w:val="24"/>
          <w:lang w:val="en-US"/>
        </w:rPr>
        <w:t xml:space="preserve">This is a low-interest loan for homeowners who wish to make their home more energy-efficient </w:t>
      </w:r>
      <w:r w:rsidR="00626C06">
        <w:rPr>
          <w:rFonts w:ascii="Calibri" w:eastAsia="Calibri" w:hAnsi="Calibri" w:cs="Calibri"/>
          <w:sz w:val="24"/>
          <w:szCs w:val="24"/>
          <w:lang w:val="en-US"/>
        </w:rPr>
        <w:t xml:space="preserve">and must be used for home energy upgrades that are also funded by the </w:t>
      </w:r>
      <w:r w:rsidR="00626C06" w:rsidRPr="00626C06">
        <w:rPr>
          <w:rFonts w:ascii="Calibri" w:eastAsia="Calibri" w:hAnsi="Calibri" w:cs="Calibri"/>
          <w:sz w:val="24"/>
          <w:szCs w:val="24"/>
          <w:lang w:val="en-US"/>
        </w:rPr>
        <w:t>home energy upgrade grant from the Sustainable Energy Authority of Ireland (SEAI)</w:t>
      </w:r>
      <w:r w:rsidR="00626C06">
        <w:rPr>
          <w:rFonts w:ascii="Calibri" w:eastAsia="Calibri" w:hAnsi="Calibri" w:cs="Calibri"/>
          <w:sz w:val="24"/>
          <w:szCs w:val="24"/>
          <w:lang w:val="en-US"/>
        </w:rPr>
        <w:t xml:space="preserve"> – listed above. </w:t>
      </w:r>
      <w:r w:rsidR="00E80717">
        <w:rPr>
          <w:rFonts w:ascii="Calibri" w:eastAsia="Calibri" w:hAnsi="Calibri" w:cs="Calibri"/>
          <w:sz w:val="24"/>
          <w:szCs w:val="24"/>
          <w:lang w:val="en-US"/>
        </w:rPr>
        <w:t xml:space="preserve">In addition, the loans can also be </w:t>
      </w:r>
      <w:proofErr w:type="gramStart"/>
      <w:r w:rsidR="00E80717">
        <w:rPr>
          <w:rFonts w:ascii="Calibri" w:eastAsia="Calibri" w:hAnsi="Calibri" w:cs="Calibri"/>
          <w:sz w:val="24"/>
          <w:szCs w:val="24"/>
          <w:lang w:val="en-US"/>
        </w:rPr>
        <w:t>avail</w:t>
      </w:r>
      <w:proofErr w:type="gramEnd"/>
      <w:r w:rsidR="00E80717">
        <w:rPr>
          <w:rFonts w:ascii="Calibri" w:eastAsia="Calibri" w:hAnsi="Calibri" w:cs="Calibri"/>
          <w:sz w:val="24"/>
          <w:szCs w:val="24"/>
          <w:lang w:val="en-US"/>
        </w:rPr>
        <w:t xml:space="preserve"> at the community level for those already using the Community Grant Scheme. </w:t>
      </w:r>
    </w:p>
    <w:p w14:paraId="60ADC8A7" w14:textId="77777777" w:rsidR="00EF44E1" w:rsidRPr="003E0609" w:rsidRDefault="00EF44E1" w:rsidP="003E0609">
      <w:pPr>
        <w:pStyle w:val="ListParagraph"/>
        <w:jc w:val="both"/>
        <w:rPr>
          <w:rFonts w:ascii="Calibri" w:eastAsia="Calibri" w:hAnsi="Calibri" w:cs="Calibri"/>
          <w:sz w:val="24"/>
          <w:szCs w:val="24"/>
          <w:lang w:val="en-US"/>
        </w:rPr>
      </w:pPr>
    </w:p>
    <w:p w14:paraId="43A11960" w14:textId="343AFB30" w:rsidR="003E0609" w:rsidRPr="003E0609" w:rsidRDefault="003E0609" w:rsidP="003E0609">
      <w:pPr>
        <w:pStyle w:val="ListParagraph"/>
        <w:jc w:val="both"/>
        <w:rPr>
          <w:rFonts w:ascii="Calibri" w:eastAsia="Calibri" w:hAnsi="Calibri" w:cs="Calibri"/>
          <w:sz w:val="24"/>
          <w:szCs w:val="24"/>
          <w:lang w:val="en-US"/>
        </w:rPr>
      </w:pPr>
      <w:r>
        <w:rPr>
          <w:rFonts w:ascii="Calibri" w:eastAsia="Calibri" w:hAnsi="Calibri" w:cs="Calibri"/>
          <w:b/>
          <w:bCs/>
          <w:sz w:val="24"/>
          <w:szCs w:val="24"/>
          <w:lang w:val="en-US"/>
        </w:rPr>
        <w:t xml:space="preserve">Micro-generation financial incentives: </w:t>
      </w:r>
      <w:r>
        <w:rPr>
          <w:rFonts w:ascii="Calibri" w:eastAsia="Calibri" w:hAnsi="Calibri" w:cs="Calibri"/>
          <w:sz w:val="24"/>
          <w:szCs w:val="24"/>
          <w:lang w:val="en-US"/>
        </w:rPr>
        <w:t xml:space="preserve">The scheme in Ireland is the Micro-generation Support Scheme (MSS) and for households the payment is called </w:t>
      </w:r>
      <w:r w:rsidRPr="003E0609">
        <w:rPr>
          <w:rFonts w:ascii="Calibri" w:eastAsia="Calibri" w:hAnsi="Calibri" w:cs="Calibri"/>
          <w:sz w:val="24"/>
          <w:szCs w:val="24"/>
        </w:rPr>
        <w:t>Clean Export Guarantee</w:t>
      </w:r>
      <w:r>
        <w:rPr>
          <w:rFonts w:ascii="Calibri" w:eastAsia="Calibri" w:hAnsi="Calibri" w:cs="Calibri"/>
          <w:sz w:val="24"/>
          <w:szCs w:val="24"/>
          <w:lang w:val="en-US"/>
        </w:rPr>
        <w:t xml:space="preserve"> (CEG). </w:t>
      </w:r>
    </w:p>
    <w:p w14:paraId="30C8661E" w14:textId="77777777" w:rsidR="008D4155" w:rsidRDefault="008D4155" w:rsidP="35413D53">
      <w:pPr>
        <w:pStyle w:val="ListParagraph"/>
        <w:numPr>
          <w:ilvl w:val="0"/>
          <w:numId w:val="6"/>
        </w:numPr>
        <w:shd w:val="clear" w:color="auto" w:fill="DAE9F7" w:themeFill="text2" w:themeFillTint="1A"/>
        <w:jc w:val="both"/>
        <w:rPr>
          <w:rFonts w:ascii="Calibri" w:eastAsia="Calibri" w:hAnsi="Calibri" w:cs="Calibri"/>
          <w:i/>
          <w:iCs/>
          <w:sz w:val="24"/>
          <w:szCs w:val="24"/>
          <w:lang w:val="en-US"/>
        </w:rPr>
      </w:pPr>
      <w:r w:rsidRPr="35413D53">
        <w:rPr>
          <w:rFonts w:ascii="Calibri" w:eastAsia="Calibri" w:hAnsi="Calibri" w:cs="Calibri"/>
          <w:i/>
          <w:iCs/>
          <w:sz w:val="24"/>
          <w:szCs w:val="24"/>
          <w:lang w:val="en-US"/>
        </w:rPr>
        <w:t>Level of investment required (upfront/after the grant)</w:t>
      </w:r>
    </w:p>
    <w:p w14:paraId="5E0E4071" w14:textId="63CB279C" w:rsidR="005D3734" w:rsidRDefault="005D3734" w:rsidP="005D3734">
      <w:pPr>
        <w:pStyle w:val="ListParagraph"/>
        <w:jc w:val="both"/>
        <w:rPr>
          <w:rFonts w:ascii="Calibri" w:eastAsia="Calibri" w:hAnsi="Calibri" w:cs="Calibri"/>
          <w:sz w:val="24"/>
          <w:szCs w:val="24"/>
          <w:lang w:val="en-US"/>
        </w:rPr>
      </w:pPr>
      <w:r>
        <w:rPr>
          <w:rFonts w:ascii="Calibri" w:eastAsia="Calibri" w:hAnsi="Calibri" w:cs="Calibri"/>
          <w:sz w:val="24"/>
          <w:szCs w:val="24"/>
          <w:lang w:val="en-US"/>
        </w:rPr>
        <w:t>There is no reliable source available for estimating how much a typical installation costs, but various websites quote figures ranging between €6000 and €18000 (depending on how many panels are needed and whether the roof structure can accommodate the solar system).</w:t>
      </w:r>
    </w:p>
    <w:p w14:paraId="0F5F9D1D" w14:textId="2C7D9083" w:rsidR="00343D65" w:rsidRPr="008D4155" w:rsidRDefault="00074208" w:rsidP="005D3734">
      <w:pPr>
        <w:pStyle w:val="ListParagraph"/>
        <w:jc w:val="both"/>
        <w:rPr>
          <w:rFonts w:ascii="Calibri" w:eastAsia="Calibri" w:hAnsi="Calibri" w:cs="Calibri"/>
          <w:i/>
          <w:iCs/>
          <w:sz w:val="24"/>
          <w:szCs w:val="24"/>
          <w:lang w:val="en-US"/>
        </w:rPr>
      </w:pPr>
      <w:r>
        <w:rPr>
          <w:rFonts w:ascii="Calibri" w:eastAsia="Calibri" w:hAnsi="Calibri" w:cs="Calibri"/>
          <w:sz w:val="24"/>
          <w:szCs w:val="24"/>
          <w:lang w:val="en-US"/>
        </w:rPr>
        <w:t>In terms of non-financial investment for individual self-consumers</w:t>
      </w:r>
      <w:r w:rsidR="004854FA">
        <w:rPr>
          <w:rFonts w:ascii="Calibri" w:eastAsia="Calibri" w:hAnsi="Calibri" w:cs="Calibri"/>
          <w:sz w:val="24"/>
          <w:szCs w:val="24"/>
          <w:lang w:val="en-US"/>
        </w:rPr>
        <w:t xml:space="preserve">, there is a degree of administrative burden </w:t>
      </w:r>
      <w:r w:rsidR="00951524">
        <w:rPr>
          <w:rFonts w:ascii="Calibri" w:eastAsia="Calibri" w:hAnsi="Calibri" w:cs="Calibri"/>
          <w:sz w:val="24"/>
          <w:szCs w:val="24"/>
          <w:lang w:val="en-US"/>
        </w:rPr>
        <w:t xml:space="preserve">(forms to be filled in, either in a paper form or online) </w:t>
      </w:r>
      <w:r w:rsidR="004854FA">
        <w:rPr>
          <w:rFonts w:ascii="Calibri" w:eastAsia="Calibri" w:hAnsi="Calibri" w:cs="Calibri"/>
          <w:sz w:val="24"/>
          <w:szCs w:val="24"/>
          <w:lang w:val="en-US"/>
        </w:rPr>
        <w:t>and, if they are eligible for a smart meter, then it needs to be installed</w:t>
      </w:r>
      <w:r w:rsidR="0022711F">
        <w:rPr>
          <w:rFonts w:ascii="Calibri" w:eastAsia="Calibri" w:hAnsi="Calibri" w:cs="Calibri"/>
          <w:sz w:val="24"/>
          <w:szCs w:val="24"/>
          <w:lang w:val="en-US"/>
        </w:rPr>
        <w:t>. Such installation</w:t>
      </w:r>
      <w:r w:rsidR="004854FA">
        <w:rPr>
          <w:rFonts w:ascii="Calibri" w:eastAsia="Calibri" w:hAnsi="Calibri" w:cs="Calibri"/>
          <w:sz w:val="24"/>
          <w:szCs w:val="24"/>
          <w:lang w:val="en-US"/>
        </w:rPr>
        <w:t xml:space="preserve"> doesn’t require any </w:t>
      </w:r>
      <w:r w:rsidR="005E77E4">
        <w:rPr>
          <w:rFonts w:ascii="Calibri" w:eastAsia="Calibri" w:hAnsi="Calibri" w:cs="Calibri"/>
          <w:sz w:val="24"/>
          <w:szCs w:val="24"/>
          <w:lang w:val="en-US"/>
        </w:rPr>
        <w:t xml:space="preserve">cost for the user, a level of digital literacy is required. </w:t>
      </w:r>
      <w:r w:rsidR="00951524">
        <w:rPr>
          <w:rFonts w:ascii="Calibri" w:eastAsia="Calibri" w:hAnsi="Calibri" w:cs="Calibri"/>
          <w:sz w:val="24"/>
          <w:szCs w:val="24"/>
          <w:lang w:val="en-US"/>
        </w:rPr>
        <w:t>The SEAI guidelines also state that w</w:t>
      </w:r>
      <w:r w:rsidR="00343D65">
        <w:rPr>
          <w:rFonts w:ascii="Calibri" w:eastAsia="Calibri" w:hAnsi="Calibri" w:cs="Calibri"/>
          <w:sz w:val="24"/>
          <w:szCs w:val="24"/>
          <w:lang w:val="en-US"/>
        </w:rPr>
        <w:t xml:space="preserve">hile the smart meter is not required to avail of the SEAI grant, it </w:t>
      </w:r>
      <w:r w:rsidR="001C2B33">
        <w:rPr>
          <w:rFonts w:ascii="Calibri" w:eastAsia="Calibri" w:hAnsi="Calibri" w:cs="Calibri"/>
          <w:sz w:val="24"/>
          <w:szCs w:val="24"/>
          <w:lang w:val="en-US"/>
        </w:rPr>
        <w:t xml:space="preserve">may be necessary to have a smart meter </w:t>
      </w:r>
      <w:proofErr w:type="gramStart"/>
      <w:r w:rsidR="001C2B33">
        <w:rPr>
          <w:rFonts w:ascii="Calibri" w:eastAsia="Calibri" w:hAnsi="Calibri" w:cs="Calibri"/>
          <w:sz w:val="24"/>
          <w:szCs w:val="24"/>
          <w:lang w:val="en-US"/>
        </w:rPr>
        <w:t>in order to</w:t>
      </w:r>
      <w:proofErr w:type="gramEnd"/>
      <w:r w:rsidR="001C2B33">
        <w:rPr>
          <w:rFonts w:ascii="Calibri" w:eastAsia="Calibri" w:hAnsi="Calibri" w:cs="Calibri"/>
          <w:sz w:val="24"/>
          <w:szCs w:val="24"/>
          <w:lang w:val="en-US"/>
        </w:rPr>
        <w:t xml:space="preserve"> avail of the CEG payment for the excess power to the grid. </w:t>
      </w:r>
    </w:p>
    <w:p w14:paraId="1302604C" w14:textId="77777777" w:rsidR="008D4155" w:rsidRDefault="008D4155" w:rsidP="35413D53">
      <w:pPr>
        <w:pStyle w:val="ListParagraph"/>
        <w:numPr>
          <w:ilvl w:val="0"/>
          <w:numId w:val="6"/>
        </w:numPr>
        <w:shd w:val="clear" w:color="auto" w:fill="DAE9F7" w:themeFill="text2" w:themeFillTint="1A"/>
        <w:jc w:val="both"/>
        <w:rPr>
          <w:rFonts w:ascii="Calibri" w:eastAsia="Calibri" w:hAnsi="Calibri" w:cs="Calibri"/>
          <w:i/>
          <w:iCs/>
          <w:sz w:val="24"/>
          <w:szCs w:val="24"/>
          <w:lang w:val="en-US"/>
        </w:rPr>
      </w:pPr>
      <w:r w:rsidRPr="35413D53">
        <w:rPr>
          <w:rFonts w:ascii="Calibri" w:eastAsia="Calibri" w:hAnsi="Calibri" w:cs="Calibri"/>
          <w:i/>
          <w:iCs/>
          <w:sz w:val="24"/>
          <w:szCs w:val="24"/>
          <w:lang w:val="en-US"/>
        </w:rPr>
        <w:t>Other supports available (e.g. one stop shop, access to installers, simplified administration)</w:t>
      </w:r>
    </w:p>
    <w:p w14:paraId="25BB0770" w14:textId="74D38955" w:rsidR="00EF44E1" w:rsidRPr="00EF44E1" w:rsidRDefault="00EF44E1" w:rsidP="005D3734">
      <w:pPr>
        <w:pStyle w:val="ListParagraph"/>
        <w:jc w:val="both"/>
        <w:rPr>
          <w:rFonts w:ascii="Calibri" w:eastAsia="Calibri" w:hAnsi="Calibri" w:cs="Calibri"/>
          <w:sz w:val="24"/>
          <w:szCs w:val="24"/>
          <w:lang w:val="en-US"/>
        </w:rPr>
      </w:pPr>
      <w:proofErr w:type="gramStart"/>
      <w:r>
        <w:rPr>
          <w:rFonts w:ascii="Calibri" w:eastAsia="Calibri" w:hAnsi="Calibri" w:cs="Calibri"/>
          <w:sz w:val="24"/>
          <w:szCs w:val="24"/>
          <w:lang w:val="en-US"/>
        </w:rPr>
        <w:t>The SEAI</w:t>
      </w:r>
      <w:proofErr w:type="gramEnd"/>
      <w:r>
        <w:rPr>
          <w:rFonts w:ascii="Calibri" w:eastAsia="Calibri" w:hAnsi="Calibri" w:cs="Calibri"/>
          <w:sz w:val="24"/>
          <w:szCs w:val="24"/>
          <w:lang w:val="en-US"/>
        </w:rPr>
        <w:t xml:space="preserve"> provides a full list of SEAI’s registered companies that need to be used for the installation of the PVs. The individual needs to also apply to ESB Networks to be connected to the electricity distribution system using the NC6 form, provide a Declaration of Works </w:t>
      </w:r>
      <w:proofErr w:type="gramStart"/>
      <w:r>
        <w:rPr>
          <w:rFonts w:ascii="Calibri" w:eastAsia="Calibri" w:hAnsi="Calibri" w:cs="Calibri"/>
          <w:sz w:val="24"/>
          <w:szCs w:val="24"/>
          <w:lang w:val="en-US"/>
        </w:rPr>
        <w:t>singed</w:t>
      </w:r>
      <w:proofErr w:type="gramEnd"/>
      <w:r>
        <w:rPr>
          <w:rFonts w:ascii="Calibri" w:eastAsia="Calibri" w:hAnsi="Calibri" w:cs="Calibri"/>
          <w:sz w:val="24"/>
          <w:szCs w:val="24"/>
          <w:lang w:val="en-US"/>
        </w:rPr>
        <w:t xml:space="preserve"> by a registered installer and have a Building Energy Rating (BER) carried out after the work is completed. No planning permission is needed. </w:t>
      </w:r>
    </w:p>
    <w:p w14:paraId="5D34FD74" w14:textId="77777777" w:rsidR="008D4155" w:rsidRDefault="008D4155" w:rsidP="35413D53">
      <w:pPr>
        <w:pStyle w:val="ListParagraph"/>
        <w:numPr>
          <w:ilvl w:val="0"/>
          <w:numId w:val="6"/>
        </w:numPr>
        <w:shd w:val="clear" w:color="auto" w:fill="DAE9F7" w:themeFill="text2" w:themeFillTint="1A"/>
        <w:jc w:val="both"/>
        <w:rPr>
          <w:rFonts w:ascii="Calibri" w:eastAsia="Calibri" w:hAnsi="Calibri" w:cs="Calibri"/>
          <w:i/>
          <w:iCs/>
          <w:sz w:val="24"/>
          <w:szCs w:val="24"/>
          <w:lang w:val="en-US"/>
        </w:rPr>
      </w:pPr>
      <w:r w:rsidRPr="35413D53">
        <w:rPr>
          <w:rFonts w:ascii="Calibri" w:eastAsia="Calibri" w:hAnsi="Calibri" w:cs="Calibri"/>
          <w:i/>
          <w:iCs/>
          <w:sz w:val="24"/>
          <w:szCs w:val="24"/>
          <w:lang w:val="en-US"/>
        </w:rPr>
        <w:t>Implications for households (e.g. possibility to sell the excess energy back to the grid, reduction in energy bills)</w:t>
      </w:r>
    </w:p>
    <w:p w14:paraId="3D99C7B9" w14:textId="1C65D5D4" w:rsidR="005D3734" w:rsidRPr="008D4155" w:rsidRDefault="005D3734" w:rsidP="005D3734">
      <w:pPr>
        <w:pStyle w:val="ListParagraph"/>
        <w:jc w:val="both"/>
        <w:rPr>
          <w:rFonts w:ascii="Calibri" w:eastAsia="Calibri" w:hAnsi="Calibri" w:cs="Calibri"/>
          <w:i/>
          <w:iCs/>
          <w:sz w:val="24"/>
          <w:szCs w:val="24"/>
          <w:lang w:val="en-US"/>
        </w:rPr>
      </w:pPr>
      <w:r>
        <w:rPr>
          <w:rFonts w:ascii="Calibri" w:eastAsia="Calibri" w:hAnsi="Calibri" w:cs="Calibri"/>
          <w:sz w:val="24"/>
          <w:szCs w:val="24"/>
          <w:lang w:val="en-US"/>
        </w:rPr>
        <w:t xml:space="preserve">The CEG payment is available. The amount paid depends on the provider. For example, the microgeneration payment offered through Electric Ireland is 19.5c per kWh, and </w:t>
      </w:r>
      <w:r>
        <w:rPr>
          <w:rFonts w:ascii="Calibri" w:eastAsia="Calibri" w:hAnsi="Calibri" w:cs="Calibri"/>
          <w:sz w:val="24"/>
          <w:szCs w:val="24"/>
          <w:lang w:val="en-US"/>
        </w:rPr>
        <w:lastRenderedPageBreak/>
        <w:t>this gives an estimated payment of between €50-300 per year, depending on the size and type of the microgeneration system – a typical 10 panels would be €150 per year, according to Electric Ireland website.</w:t>
      </w:r>
    </w:p>
    <w:p w14:paraId="73782715" w14:textId="6071ACAB" w:rsidR="00ED5CC3" w:rsidRPr="00136EAF" w:rsidRDefault="00ED5CC3" w:rsidP="35413D53">
      <w:pPr>
        <w:pStyle w:val="Stile1"/>
        <w:ind w:left="0" w:firstLine="0"/>
        <w:rPr>
          <w:lang w:val="en-IE"/>
        </w:rPr>
      </w:pPr>
      <w:r>
        <w:t xml:space="preserve">What are the key eco-social dimensions for just twin transition to be </w:t>
      </w:r>
      <w:proofErr w:type="gramStart"/>
      <w:r>
        <w:t>considered</w:t>
      </w:r>
      <w:proofErr w:type="gramEnd"/>
      <w:r>
        <w:t xml:space="preserve"> does the action align with them? </w:t>
      </w:r>
    </w:p>
    <w:p w14:paraId="278E8DD8" w14:textId="24CD63BD" w:rsidR="00ED5CC3" w:rsidRDefault="00136EAF" w:rsidP="35413D53">
      <w:pPr>
        <w:pStyle w:val="Stile1"/>
        <w:numPr>
          <w:ilvl w:val="0"/>
          <w:numId w:val="0"/>
        </w:numPr>
        <w:rPr>
          <w:b w:val="0"/>
          <w:bCs w:val="0"/>
          <w:color w:val="auto"/>
          <w:sz w:val="24"/>
          <w:szCs w:val="24"/>
        </w:rPr>
      </w:pPr>
      <w:r w:rsidRPr="35413D53">
        <w:rPr>
          <w:b w:val="0"/>
          <w:bCs w:val="0"/>
          <w:color w:val="auto"/>
          <w:sz w:val="24"/>
          <w:szCs w:val="24"/>
        </w:rPr>
        <w:t xml:space="preserve">To be identified after the analysis of relevant policy mechanisms/support </w:t>
      </w:r>
      <w:proofErr w:type="spellStart"/>
      <w:r w:rsidRPr="35413D53">
        <w:rPr>
          <w:b w:val="0"/>
          <w:bCs w:val="0"/>
          <w:color w:val="auto"/>
          <w:sz w:val="24"/>
          <w:szCs w:val="24"/>
        </w:rPr>
        <w:t>programmes</w:t>
      </w:r>
      <w:proofErr w:type="spellEnd"/>
      <w:r w:rsidRPr="35413D53">
        <w:rPr>
          <w:b w:val="0"/>
          <w:bCs w:val="0"/>
          <w:color w:val="auto"/>
          <w:sz w:val="24"/>
          <w:szCs w:val="24"/>
        </w:rPr>
        <w:t xml:space="preserve"> in point 2.</w:t>
      </w:r>
    </w:p>
    <w:p w14:paraId="3A743006" w14:textId="17F40057" w:rsidR="00B161C6" w:rsidRPr="00DB254A" w:rsidRDefault="00B161C6" w:rsidP="35413D53">
      <w:pPr>
        <w:pStyle w:val="Stile1"/>
        <w:numPr>
          <w:ilvl w:val="0"/>
          <w:numId w:val="0"/>
        </w:numPr>
        <w:rPr>
          <w:b w:val="0"/>
          <w:bCs w:val="0"/>
          <w:color w:val="auto"/>
          <w:sz w:val="24"/>
          <w:szCs w:val="24"/>
        </w:rPr>
      </w:pPr>
      <w:r>
        <w:rPr>
          <w:color w:val="auto"/>
          <w:sz w:val="24"/>
          <w:szCs w:val="24"/>
        </w:rPr>
        <w:t xml:space="preserve">Reduction of the CO2 </w:t>
      </w:r>
      <w:r w:rsidR="00DB254A">
        <w:rPr>
          <w:color w:val="auto"/>
          <w:sz w:val="24"/>
          <w:szCs w:val="24"/>
        </w:rPr>
        <w:t xml:space="preserve">emissions: </w:t>
      </w:r>
      <w:r w:rsidR="00E11D50">
        <w:rPr>
          <w:b w:val="0"/>
          <w:bCs w:val="0"/>
          <w:color w:val="auto"/>
          <w:sz w:val="24"/>
          <w:szCs w:val="24"/>
        </w:rPr>
        <w:t xml:space="preserve">In general, both micro-generation and </w:t>
      </w:r>
      <w:proofErr w:type="gramStart"/>
      <w:r w:rsidR="00E11D50">
        <w:rPr>
          <w:b w:val="0"/>
          <w:bCs w:val="0"/>
          <w:color w:val="auto"/>
          <w:sz w:val="24"/>
          <w:szCs w:val="24"/>
        </w:rPr>
        <w:t>small-generation</w:t>
      </w:r>
      <w:proofErr w:type="gramEnd"/>
      <w:r w:rsidR="00E11D50">
        <w:rPr>
          <w:b w:val="0"/>
          <w:bCs w:val="0"/>
          <w:color w:val="auto"/>
          <w:sz w:val="24"/>
          <w:szCs w:val="24"/>
        </w:rPr>
        <w:t xml:space="preserve"> have a clear objective of reducing the CO2 emissions</w:t>
      </w:r>
      <w:r w:rsidR="000E644F">
        <w:rPr>
          <w:b w:val="0"/>
          <w:bCs w:val="0"/>
          <w:color w:val="auto"/>
          <w:sz w:val="24"/>
          <w:szCs w:val="24"/>
        </w:rPr>
        <w:t xml:space="preserve">, as these are focused on using renewable energy only. It has also </w:t>
      </w:r>
      <w:proofErr w:type="gramStart"/>
      <w:r w:rsidR="000E644F">
        <w:rPr>
          <w:b w:val="0"/>
          <w:bCs w:val="0"/>
          <w:color w:val="auto"/>
          <w:sz w:val="24"/>
          <w:szCs w:val="24"/>
        </w:rPr>
        <w:t>a potential</w:t>
      </w:r>
      <w:proofErr w:type="gramEnd"/>
      <w:r w:rsidR="000E644F">
        <w:rPr>
          <w:b w:val="0"/>
          <w:bCs w:val="0"/>
          <w:color w:val="auto"/>
          <w:sz w:val="24"/>
          <w:szCs w:val="24"/>
        </w:rPr>
        <w:t xml:space="preserve"> of raising </w:t>
      </w:r>
      <w:proofErr w:type="gramStart"/>
      <w:r w:rsidR="000E644F">
        <w:rPr>
          <w:b w:val="0"/>
          <w:bCs w:val="0"/>
          <w:color w:val="auto"/>
          <w:sz w:val="24"/>
          <w:szCs w:val="24"/>
        </w:rPr>
        <w:t>the awareness</w:t>
      </w:r>
      <w:proofErr w:type="gramEnd"/>
      <w:r w:rsidR="000E644F">
        <w:rPr>
          <w:b w:val="0"/>
          <w:bCs w:val="0"/>
          <w:color w:val="auto"/>
          <w:sz w:val="24"/>
          <w:szCs w:val="24"/>
        </w:rPr>
        <w:t xml:space="preserve"> of the </w:t>
      </w:r>
      <w:r w:rsidR="009219C1">
        <w:rPr>
          <w:b w:val="0"/>
          <w:bCs w:val="0"/>
          <w:color w:val="auto"/>
          <w:sz w:val="24"/>
          <w:szCs w:val="24"/>
        </w:rPr>
        <w:t xml:space="preserve">importance of climate action for individuals, and </w:t>
      </w:r>
      <w:proofErr w:type="gramStart"/>
      <w:r w:rsidR="009219C1">
        <w:rPr>
          <w:b w:val="0"/>
          <w:bCs w:val="0"/>
          <w:color w:val="auto"/>
          <w:sz w:val="24"/>
          <w:szCs w:val="24"/>
        </w:rPr>
        <w:t>more</w:t>
      </w:r>
      <w:proofErr w:type="gramEnd"/>
      <w:r w:rsidR="009219C1">
        <w:rPr>
          <w:b w:val="0"/>
          <w:bCs w:val="0"/>
          <w:color w:val="auto"/>
          <w:sz w:val="24"/>
          <w:szCs w:val="24"/>
        </w:rPr>
        <w:t xml:space="preserve"> conscious understanding of </w:t>
      </w:r>
      <w:proofErr w:type="gramStart"/>
      <w:r w:rsidR="009219C1">
        <w:rPr>
          <w:b w:val="0"/>
          <w:bCs w:val="0"/>
          <w:color w:val="auto"/>
          <w:sz w:val="24"/>
          <w:szCs w:val="24"/>
        </w:rPr>
        <w:t>the energy</w:t>
      </w:r>
      <w:proofErr w:type="gramEnd"/>
      <w:r w:rsidR="009219C1">
        <w:rPr>
          <w:b w:val="0"/>
          <w:bCs w:val="0"/>
          <w:color w:val="auto"/>
          <w:sz w:val="24"/>
          <w:szCs w:val="24"/>
        </w:rPr>
        <w:t xml:space="preserve"> use and its impact on environment. </w:t>
      </w:r>
    </w:p>
    <w:p w14:paraId="5A54CA81" w14:textId="08F71E5B" w:rsidR="00B161C6" w:rsidRPr="009219C1" w:rsidRDefault="00652C7E" w:rsidP="35413D53">
      <w:pPr>
        <w:pStyle w:val="Stile1"/>
        <w:numPr>
          <w:ilvl w:val="0"/>
          <w:numId w:val="0"/>
        </w:numPr>
        <w:rPr>
          <w:b w:val="0"/>
          <w:bCs w:val="0"/>
          <w:color w:val="auto"/>
          <w:sz w:val="24"/>
          <w:szCs w:val="24"/>
        </w:rPr>
      </w:pPr>
      <w:r>
        <w:rPr>
          <w:color w:val="auto"/>
          <w:sz w:val="24"/>
          <w:szCs w:val="24"/>
        </w:rPr>
        <w:t>Support for workers</w:t>
      </w:r>
      <w:r w:rsidR="009219C1">
        <w:rPr>
          <w:color w:val="auto"/>
          <w:sz w:val="24"/>
          <w:szCs w:val="24"/>
        </w:rPr>
        <w:t>:</w:t>
      </w:r>
      <w:r w:rsidR="009219C1">
        <w:rPr>
          <w:b w:val="0"/>
          <w:bCs w:val="0"/>
          <w:color w:val="auto"/>
          <w:sz w:val="24"/>
          <w:szCs w:val="24"/>
        </w:rPr>
        <w:t xml:space="preserve"> Solar panels installers have been identified as a </w:t>
      </w:r>
      <w:r w:rsidR="00F449D6">
        <w:rPr>
          <w:b w:val="0"/>
          <w:bCs w:val="0"/>
          <w:color w:val="auto"/>
          <w:sz w:val="24"/>
          <w:szCs w:val="24"/>
        </w:rPr>
        <w:t xml:space="preserve">category with high levels of </w:t>
      </w:r>
      <w:proofErr w:type="spellStart"/>
      <w:r w:rsidR="00F449D6">
        <w:rPr>
          <w:b w:val="0"/>
          <w:bCs w:val="0"/>
          <w:color w:val="auto"/>
          <w:sz w:val="24"/>
          <w:szCs w:val="24"/>
        </w:rPr>
        <w:t>labour</w:t>
      </w:r>
      <w:proofErr w:type="spellEnd"/>
      <w:r w:rsidR="00F449D6">
        <w:rPr>
          <w:b w:val="0"/>
          <w:bCs w:val="0"/>
          <w:color w:val="auto"/>
          <w:sz w:val="24"/>
          <w:szCs w:val="24"/>
        </w:rPr>
        <w:t xml:space="preserve"> shortages. This potentially creates a gap that can be filled by reskilling of workers who are vulnerable to the transition out of the fossil fuels – especially the PV installation (unlike some natural resources) is not location-specific. However, the way in which vulnerable workers are (or are not) supported, and whether the emergence of the gap is utilized, needs further scrutiny.</w:t>
      </w:r>
    </w:p>
    <w:p w14:paraId="6390F9F0" w14:textId="42C1A386" w:rsidR="00B161C6" w:rsidRDefault="00652C7E" w:rsidP="00CE63F5">
      <w:pPr>
        <w:pStyle w:val="Stile1"/>
        <w:numPr>
          <w:ilvl w:val="0"/>
          <w:numId w:val="0"/>
        </w:numPr>
        <w:rPr>
          <w:sz w:val="24"/>
          <w:szCs w:val="24"/>
        </w:rPr>
      </w:pPr>
      <w:r>
        <w:rPr>
          <w:color w:val="auto"/>
          <w:sz w:val="24"/>
          <w:szCs w:val="24"/>
        </w:rPr>
        <w:t>Support for consumers</w:t>
      </w:r>
      <w:r w:rsidR="00B93908">
        <w:rPr>
          <w:color w:val="auto"/>
          <w:sz w:val="24"/>
          <w:szCs w:val="24"/>
        </w:rPr>
        <w:t xml:space="preserve">, inequalities and energy poverty: </w:t>
      </w:r>
      <w:r w:rsidR="00B93908">
        <w:rPr>
          <w:b w:val="0"/>
          <w:bCs w:val="0"/>
          <w:color w:val="auto"/>
          <w:sz w:val="24"/>
          <w:szCs w:val="24"/>
        </w:rPr>
        <w:t xml:space="preserve">Most of the literature supports the thesis that the shift to renewable energy, in general, will help to diminish the prevalence of energy poverty. However, some also </w:t>
      </w:r>
      <w:proofErr w:type="gramStart"/>
      <w:r w:rsidR="00B93908">
        <w:rPr>
          <w:b w:val="0"/>
          <w:bCs w:val="0"/>
          <w:color w:val="auto"/>
          <w:sz w:val="24"/>
          <w:szCs w:val="24"/>
        </w:rPr>
        <w:t>note  that</w:t>
      </w:r>
      <w:proofErr w:type="gramEnd"/>
      <w:r w:rsidR="00B93908">
        <w:rPr>
          <w:b w:val="0"/>
          <w:bCs w:val="0"/>
          <w:color w:val="auto"/>
          <w:sz w:val="24"/>
          <w:szCs w:val="24"/>
        </w:rPr>
        <w:t xml:space="preserve"> </w:t>
      </w:r>
      <w:r w:rsidR="008325F2">
        <w:rPr>
          <w:b w:val="0"/>
          <w:bCs w:val="0"/>
          <w:color w:val="auto"/>
          <w:sz w:val="24"/>
          <w:szCs w:val="24"/>
        </w:rPr>
        <w:t xml:space="preserve">the cost of the transition </w:t>
      </w:r>
      <w:proofErr w:type="gramStart"/>
      <w:r w:rsidR="008325F2">
        <w:rPr>
          <w:b w:val="0"/>
          <w:bCs w:val="0"/>
          <w:color w:val="auto"/>
          <w:sz w:val="24"/>
          <w:szCs w:val="24"/>
        </w:rPr>
        <w:t>need</w:t>
      </w:r>
      <w:proofErr w:type="gramEnd"/>
      <w:r w:rsidR="008325F2">
        <w:rPr>
          <w:b w:val="0"/>
          <w:bCs w:val="0"/>
          <w:color w:val="auto"/>
          <w:sz w:val="24"/>
          <w:szCs w:val="24"/>
        </w:rPr>
        <w:t xml:space="preserve"> to be considered as this can be potentially shifted to customers, especially those who cannot afford to become ‘prosumers’ and themselves be involved in clean energy production. This issue also leads to other questions regarding inequalities, as </w:t>
      </w:r>
      <w:r w:rsidR="00275099">
        <w:rPr>
          <w:b w:val="0"/>
          <w:bCs w:val="0"/>
          <w:color w:val="auto"/>
          <w:sz w:val="24"/>
          <w:szCs w:val="24"/>
        </w:rPr>
        <w:t xml:space="preserve">current measures exclude certain parts of the population from </w:t>
      </w:r>
      <w:proofErr w:type="gramStart"/>
      <w:r w:rsidR="00275099">
        <w:rPr>
          <w:b w:val="0"/>
          <w:bCs w:val="0"/>
          <w:color w:val="auto"/>
          <w:sz w:val="24"/>
          <w:szCs w:val="24"/>
        </w:rPr>
        <w:t>the mainstream</w:t>
      </w:r>
      <w:proofErr w:type="gramEnd"/>
      <w:r w:rsidR="00275099">
        <w:rPr>
          <w:b w:val="0"/>
          <w:bCs w:val="0"/>
          <w:color w:val="auto"/>
          <w:sz w:val="24"/>
          <w:szCs w:val="24"/>
        </w:rPr>
        <w:t xml:space="preserve"> </w:t>
      </w:r>
      <w:proofErr w:type="spellStart"/>
      <w:r w:rsidR="00275099">
        <w:rPr>
          <w:b w:val="0"/>
          <w:bCs w:val="0"/>
          <w:color w:val="auto"/>
          <w:sz w:val="24"/>
          <w:szCs w:val="24"/>
        </w:rPr>
        <w:t>programmes</w:t>
      </w:r>
      <w:proofErr w:type="spellEnd"/>
      <w:r w:rsidR="00275099">
        <w:rPr>
          <w:b w:val="0"/>
          <w:bCs w:val="0"/>
          <w:color w:val="auto"/>
          <w:sz w:val="24"/>
          <w:szCs w:val="24"/>
        </w:rPr>
        <w:t xml:space="preserve">, predominantly based on income, assets, location, and digital literacy. </w:t>
      </w:r>
      <w:r w:rsidR="00CE63F5">
        <w:rPr>
          <w:b w:val="0"/>
          <w:bCs w:val="0"/>
          <w:color w:val="auto"/>
          <w:sz w:val="24"/>
          <w:szCs w:val="24"/>
        </w:rPr>
        <w:t>In this context, it is worth considering the use of the term ‘</w:t>
      </w:r>
      <w:r w:rsidR="00CE63F5">
        <w:rPr>
          <w:color w:val="auto"/>
          <w:sz w:val="24"/>
          <w:szCs w:val="24"/>
        </w:rPr>
        <w:t xml:space="preserve">energy vulnerability’ </w:t>
      </w:r>
      <w:r w:rsidR="00CE63F5">
        <w:rPr>
          <w:b w:val="0"/>
          <w:bCs w:val="0"/>
          <w:color w:val="auto"/>
          <w:sz w:val="24"/>
          <w:szCs w:val="24"/>
        </w:rPr>
        <w:t>(</w:t>
      </w:r>
      <w:proofErr w:type="spellStart"/>
      <w:r w:rsidR="00CE63F5">
        <w:rPr>
          <w:b w:val="0"/>
          <w:bCs w:val="0"/>
          <w:color w:val="auto"/>
          <w:sz w:val="24"/>
          <w:szCs w:val="24"/>
        </w:rPr>
        <w:t>Bouzarvoski</w:t>
      </w:r>
      <w:proofErr w:type="spellEnd"/>
      <w:r w:rsidR="00CE63F5">
        <w:rPr>
          <w:b w:val="0"/>
          <w:bCs w:val="0"/>
          <w:color w:val="auto"/>
          <w:sz w:val="24"/>
          <w:szCs w:val="24"/>
        </w:rPr>
        <w:t xml:space="preserve"> et al, 2014), </w:t>
      </w:r>
      <w:r w:rsidR="00CE63F5" w:rsidRPr="00CE63F5">
        <w:rPr>
          <w:b w:val="0"/>
          <w:bCs w:val="0"/>
          <w:color w:val="auto"/>
          <w:sz w:val="24"/>
          <w:szCs w:val="24"/>
        </w:rPr>
        <w:t>a</w:t>
      </w:r>
      <w:r w:rsidR="00B161C6" w:rsidRPr="00CE63F5">
        <w:rPr>
          <w:b w:val="0"/>
          <w:bCs w:val="0"/>
          <w:sz w:val="24"/>
          <w:szCs w:val="24"/>
        </w:rPr>
        <w:t xml:space="preserve"> perspective which is more fluid and dynamic than energy poverty, with more cohorts who require more energy as vulnerable (e.g. older persons, children) and with flexibility (or the lack of) in terms of capacity to adapt to adequate infrastructure, as another risk factor. Example includes tenants who do not have flexibility in relation to retrofits (Powells and Fell, 2019). </w:t>
      </w:r>
    </w:p>
    <w:p w14:paraId="1C6F5D07" w14:textId="31BBAE3C" w:rsidR="00652C7E" w:rsidRPr="00CE63F5" w:rsidRDefault="00652C7E" w:rsidP="00B161C6">
      <w:pPr>
        <w:jc w:val="both"/>
        <w:rPr>
          <w:rFonts w:ascii="Calibri" w:hAnsi="Calibri" w:cs="Calibri"/>
          <w:sz w:val="24"/>
          <w:szCs w:val="24"/>
          <w:lang w:val="en-US"/>
        </w:rPr>
      </w:pPr>
      <w:r>
        <w:rPr>
          <w:rFonts w:ascii="Calibri" w:hAnsi="Calibri" w:cs="Calibri"/>
          <w:b/>
          <w:bCs/>
          <w:sz w:val="24"/>
          <w:szCs w:val="24"/>
          <w:lang w:val="en-US"/>
        </w:rPr>
        <w:t>Participatory governance</w:t>
      </w:r>
      <w:r w:rsidR="00CE63F5">
        <w:rPr>
          <w:rFonts w:ascii="Calibri" w:hAnsi="Calibri" w:cs="Calibri"/>
          <w:b/>
          <w:bCs/>
          <w:sz w:val="24"/>
          <w:szCs w:val="24"/>
          <w:lang w:val="en-US"/>
        </w:rPr>
        <w:t xml:space="preserve">: </w:t>
      </w:r>
      <w:r w:rsidR="00CE63F5">
        <w:rPr>
          <w:rFonts w:ascii="Calibri" w:hAnsi="Calibri" w:cs="Calibri"/>
          <w:sz w:val="24"/>
          <w:szCs w:val="24"/>
          <w:lang w:val="en-US"/>
        </w:rPr>
        <w:t xml:space="preserve">the way in which the specific measures for the micro- and </w:t>
      </w:r>
      <w:proofErr w:type="gramStart"/>
      <w:r w:rsidR="00CE63F5">
        <w:rPr>
          <w:rFonts w:ascii="Calibri" w:hAnsi="Calibri" w:cs="Calibri"/>
          <w:sz w:val="24"/>
          <w:szCs w:val="24"/>
          <w:lang w:val="en-US"/>
        </w:rPr>
        <w:t>small-generation</w:t>
      </w:r>
      <w:proofErr w:type="gramEnd"/>
      <w:r w:rsidR="00CE63F5">
        <w:rPr>
          <w:rFonts w:ascii="Calibri" w:hAnsi="Calibri" w:cs="Calibri"/>
          <w:sz w:val="24"/>
          <w:szCs w:val="24"/>
          <w:lang w:val="en-US"/>
        </w:rPr>
        <w:t xml:space="preserve"> were designed in each national context, needs to be furt</w:t>
      </w:r>
      <w:r w:rsidR="00E36032">
        <w:rPr>
          <w:rFonts w:ascii="Calibri" w:hAnsi="Calibri" w:cs="Calibri"/>
          <w:sz w:val="24"/>
          <w:szCs w:val="24"/>
          <w:lang w:val="en-US"/>
        </w:rPr>
        <w:t xml:space="preserve">her researched. Public consultation (or the lack of thereof) needs to be scrutinized. </w:t>
      </w:r>
      <w:r w:rsidR="0014479E">
        <w:rPr>
          <w:rFonts w:ascii="Calibri" w:hAnsi="Calibri" w:cs="Calibri"/>
          <w:sz w:val="24"/>
          <w:szCs w:val="24"/>
          <w:lang w:val="en-US"/>
        </w:rPr>
        <w:t xml:space="preserve">However, the </w:t>
      </w:r>
      <w:proofErr w:type="gramStart"/>
      <w:r w:rsidR="0014479E">
        <w:rPr>
          <w:rFonts w:ascii="Calibri" w:hAnsi="Calibri" w:cs="Calibri"/>
          <w:sz w:val="24"/>
          <w:szCs w:val="24"/>
          <w:lang w:val="en-US"/>
        </w:rPr>
        <w:t>small-generation</w:t>
      </w:r>
      <w:proofErr w:type="gramEnd"/>
      <w:r w:rsidR="0014479E">
        <w:rPr>
          <w:rFonts w:ascii="Calibri" w:hAnsi="Calibri" w:cs="Calibri"/>
          <w:sz w:val="24"/>
          <w:szCs w:val="24"/>
          <w:lang w:val="en-US"/>
        </w:rPr>
        <w:t xml:space="preserve"> at the community level has </w:t>
      </w:r>
      <w:proofErr w:type="gramStart"/>
      <w:r w:rsidR="0014479E">
        <w:rPr>
          <w:rFonts w:ascii="Calibri" w:hAnsi="Calibri" w:cs="Calibri"/>
          <w:sz w:val="24"/>
          <w:szCs w:val="24"/>
          <w:lang w:val="en-US"/>
        </w:rPr>
        <w:t>a potential</w:t>
      </w:r>
      <w:proofErr w:type="gramEnd"/>
      <w:r w:rsidR="0014479E">
        <w:rPr>
          <w:rFonts w:ascii="Calibri" w:hAnsi="Calibri" w:cs="Calibri"/>
          <w:sz w:val="24"/>
          <w:szCs w:val="24"/>
          <w:lang w:val="en-US"/>
        </w:rPr>
        <w:t xml:space="preserve"> to enable a more inclusive and more participatory governance</w:t>
      </w:r>
      <w:r w:rsidR="00E75C13">
        <w:rPr>
          <w:rFonts w:ascii="Calibri" w:hAnsi="Calibri" w:cs="Calibri"/>
          <w:sz w:val="24"/>
          <w:szCs w:val="24"/>
          <w:lang w:val="en-US"/>
        </w:rPr>
        <w:t xml:space="preserve">, enabling more citizens to be involved in the renewable projects (especially when financial </w:t>
      </w:r>
      <w:proofErr w:type="gramStart"/>
      <w:r w:rsidR="00E75C13">
        <w:rPr>
          <w:rFonts w:ascii="Calibri" w:hAnsi="Calibri" w:cs="Calibri"/>
          <w:sz w:val="24"/>
          <w:szCs w:val="24"/>
          <w:lang w:val="en-US"/>
        </w:rPr>
        <w:t>supports</w:t>
      </w:r>
      <w:proofErr w:type="gramEnd"/>
      <w:r w:rsidR="00E75C13">
        <w:rPr>
          <w:rFonts w:ascii="Calibri" w:hAnsi="Calibri" w:cs="Calibri"/>
          <w:sz w:val="24"/>
          <w:szCs w:val="24"/>
          <w:lang w:val="en-US"/>
        </w:rPr>
        <w:t xml:space="preserve"> available allow those on low-income to participate). </w:t>
      </w:r>
      <w:r w:rsidR="00E36032">
        <w:rPr>
          <w:rFonts w:ascii="Calibri" w:hAnsi="Calibri" w:cs="Calibri"/>
          <w:sz w:val="24"/>
          <w:szCs w:val="24"/>
          <w:lang w:val="en-US"/>
        </w:rPr>
        <w:t xml:space="preserve"> </w:t>
      </w:r>
    </w:p>
    <w:p w14:paraId="7666DF49" w14:textId="77777777" w:rsidR="00B161C6" w:rsidRPr="00B161C6" w:rsidRDefault="00B161C6" w:rsidP="35413D53">
      <w:pPr>
        <w:pStyle w:val="Stile1"/>
        <w:numPr>
          <w:ilvl w:val="0"/>
          <w:numId w:val="0"/>
        </w:numPr>
        <w:rPr>
          <w:b w:val="0"/>
          <w:bCs w:val="0"/>
          <w:color w:val="auto"/>
          <w:sz w:val="24"/>
          <w:szCs w:val="24"/>
        </w:rPr>
      </w:pPr>
    </w:p>
    <w:p w14:paraId="0BBBB50F" w14:textId="77777777" w:rsidR="00136EAF" w:rsidRPr="00136EAF" w:rsidRDefault="00ED5CC3" w:rsidP="35413D53">
      <w:pPr>
        <w:pStyle w:val="Stile1"/>
        <w:ind w:left="0" w:firstLine="0"/>
        <w:rPr>
          <w:lang w:val="en-IE"/>
        </w:rPr>
      </w:pPr>
      <w:r>
        <w:t>Identify target groups and possible Disadvantaged Groups (DGs) considering an operational dimension for eco-social justice principles</w:t>
      </w:r>
      <w:r w:rsidR="00136EAF">
        <w:t xml:space="preserve">: </w:t>
      </w:r>
    </w:p>
    <w:p w14:paraId="2FEAF8E1" w14:textId="17C415B6" w:rsidR="009112C3" w:rsidRDefault="009112C3" w:rsidP="009112C3">
      <w:pPr>
        <w:pStyle w:val="ListParagraph"/>
        <w:numPr>
          <w:ilvl w:val="1"/>
          <w:numId w:val="3"/>
        </w:numPr>
        <w:jc w:val="both"/>
        <w:rPr>
          <w:rFonts w:ascii="Calibri" w:hAnsi="Calibri" w:cs="Calibri"/>
          <w:sz w:val="24"/>
          <w:szCs w:val="24"/>
          <w:lang w:val="en-US"/>
        </w:rPr>
      </w:pPr>
      <w:r>
        <w:rPr>
          <w:rFonts w:ascii="Calibri" w:hAnsi="Calibri" w:cs="Calibri"/>
          <w:sz w:val="24"/>
          <w:szCs w:val="24"/>
          <w:lang w:val="en-US"/>
        </w:rPr>
        <w:t>Target groups</w:t>
      </w:r>
    </w:p>
    <w:p w14:paraId="7CDC6144" w14:textId="1F8CF633" w:rsidR="00F133F8" w:rsidRDefault="00CA731F" w:rsidP="00F133F8">
      <w:pPr>
        <w:ind w:left="360"/>
        <w:jc w:val="both"/>
        <w:rPr>
          <w:rFonts w:ascii="Calibri" w:hAnsi="Calibri" w:cs="Calibri"/>
          <w:sz w:val="24"/>
          <w:szCs w:val="24"/>
          <w:lang w:val="en-US"/>
        </w:rPr>
      </w:pPr>
      <w:r>
        <w:rPr>
          <w:rFonts w:ascii="Calibri" w:hAnsi="Calibri" w:cs="Calibri"/>
          <w:sz w:val="24"/>
          <w:szCs w:val="24"/>
          <w:lang w:val="en-US"/>
        </w:rPr>
        <w:t xml:space="preserve">Considering the overall objective of the use of decentralized renewable energy, and the specific issues derived from the Irish </w:t>
      </w:r>
      <w:r w:rsidR="00D66E3A">
        <w:rPr>
          <w:rFonts w:ascii="Calibri" w:hAnsi="Calibri" w:cs="Calibri"/>
          <w:sz w:val="24"/>
          <w:szCs w:val="24"/>
          <w:lang w:val="en-US"/>
        </w:rPr>
        <w:t>policy and supports, the following groups should be considered as target groups for FITTER</w:t>
      </w:r>
      <w:r w:rsidR="00F133F8">
        <w:rPr>
          <w:rFonts w:ascii="Calibri" w:hAnsi="Calibri" w:cs="Calibri"/>
          <w:sz w:val="24"/>
          <w:szCs w:val="24"/>
          <w:lang w:val="en-US"/>
        </w:rPr>
        <w:t xml:space="preserve"> – with both taken to account, those who are targeted by the support </w:t>
      </w:r>
      <w:proofErr w:type="spellStart"/>
      <w:r w:rsidR="00F133F8">
        <w:rPr>
          <w:rFonts w:ascii="Calibri" w:hAnsi="Calibri" w:cs="Calibri"/>
          <w:sz w:val="24"/>
          <w:szCs w:val="24"/>
          <w:lang w:val="en-US"/>
        </w:rPr>
        <w:t>programmes</w:t>
      </w:r>
      <w:proofErr w:type="spellEnd"/>
      <w:r w:rsidR="00F133F8">
        <w:rPr>
          <w:rFonts w:ascii="Calibri" w:hAnsi="Calibri" w:cs="Calibri"/>
          <w:sz w:val="24"/>
          <w:szCs w:val="24"/>
          <w:lang w:val="en-US"/>
        </w:rPr>
        <w:t>, and those missing from the policy action:</w:t>
      </w:r>
    </w:p>
    <w:p w14:paraId="5BEDE671" w14:textId="2B4479F4" w:rsidR="00F133F8" w:rsidRDefault="004325C5" w:rsidP="00F133F8">
      <w:pPr>
        <w:ind w:left="360"/>
        <w:jc w:val="both"/>
        <w:rPr>
          <w:rFonts w:ascii="Calibri" w:hAnsi="Calibri" w:cs="Calibri"/>
          <w:sz w:val="24"/>
          <w:szCs w:val="24"/>
          <w:lang w:val="en-US"/>
        </w:rPr>
      </w:pPr>
      <w:r>
        <w:rPr>
          <w:rFonts w:ascii="Calibri" w:hAnsi="Calibri" w:cs="Calibri"/>
          <w:b/>
          <w:bCs/>
          <w:sz w:val="24"/>
          <w:szCs w:val="24"/>
          <w:lang w:val="en-US"/>
        </w:rPr>
        <w:t>Individual households</w:t>
      </w:r>
      <w:r w:rsidR="00F6238A">
        <w:rPr>
          <w:rFonts w:ascii="Calibri" w:hAnsi="Calibri" w:cs="Calibri"/>
          <w:b/>
          <w:bCs/>
          <w:sz w:val="24"/>
          <w:szCs w:val="24"/>
          <w:lang w:val="en-US"/>
        </w:rPr>
        <w:t xml:space="preserve"> who can directly access the supports for micro-generation</w:t>
      </w:r>
      <w:r>
        <w:rPr>
          <w:rFonts w:ascii="Calibri" w:hAnsi="Calibri" w:cs="Calibri"/>
          <w:b/>
          <w:bCs/>
          <w:sz w:val="24"/>
          <w:szCs w:val="24"/>
          <w:lang w:val="en-US"/>
        </w:rPr>
        <w:t xml:space="preserve">: </w:t>
      </w:r>
      <w:r>
        <w:rPr>
          <w:rFonts w:ascii="Calibri" w:hAnsi="Calibri" w:cs="Calibri"/>
          <w:sz w:val="24"/>
          <w:szCs w:val="24"/>
          <w:lang w:val="en-US"/>
        </w:rPr>
        <w:t xml:space="preserve">who are target for the micro-generation, with further examination of which socio-economic groups can </w:t>
      </w:r>
      <w:r w:rsidR="005F57C1">
        <w:rPr>
          <w:rFonts w:ascii="Calibri" w:hAnsi="Calibri" w:cs="Calibri"/>
          <w:sz w:val="24"/>
          <w:szCs w:val="24"/>
          <w:lang w:val="en-US"/>
        </w:rPr>
        <w:t xml:space="preserve">disproportionately benefit from the </w:t>
      </w:r>
      <w:proofErr w:type="spellStart"/>
      <w:r w:rsidR="005F57C1">
        <w:rPr>
          <w:rFonts w:ascii="Calibri" w:hAnsi="Calibri" w:cs="Calibri"/>
          <w:sz w:val="24"/>
          <w:szCs w:val="24"/>
          <w:lang w:val="en-US"/>
        </w:rPr>
        <w:t>programme</w:t>
      </w:r>
      <w:proofErr w:type="spellEnd"/>
      <w:r w:rsidR="005F57C1">
        <w:rPr>
          <w:rFonts w:ascii="Calibri" w:hAnsi="Calibri" w:cs="Calibri"/>
          <w:sz w:val="24"/>
          <w:szCs w:val="24"/>
          <w:lang w:val="en-US"/>
        </w:rPr>
        <w:t xml:space="preserve"> (e.g. home owners, particularly those with </w:t>
      </w:r>
      <w:r w:rsidR="009A7F26">
        <w:rPr>
          <w:rFonts w:ascii="Calibri" w:hAnsi="Calibri" w:cs="Calibri"/>
          <w:sz w:val="24"/>
          <w:szCs w:val="24"/>
          <w:lang w:val="en-US"/>
        </w:rPr>
        <w:t xml:space="preserve">detached houses, and with higher income/assets) and those who would need further supports to </w:t>
      </w:r>
      <w:r w:rsidR="00F6238A">
        <w:rPr>
          <w:rFonts w:ascii="Calibri" w:hAnsi="Calibri" w:cs="Calibri"/>
          <w:sz w:val="24"/>
          <w:szCs w:val="24"/>
          <w:lang w:val="en-US"/>
        </w:rPr>
        <w:t>engage with the action (lower-income groups, those living in multi-flat buildings).</w:t>
      </w:r>
      <w:r w:rsidR="00953E05">
        <w:rPr>
          <w:rFonts w:ascii="Calibri" w:hAnsi="Calibri" w:cs="Calibri"/>
          <w:sz w:val="24"/>
          <w:szCs w:val="24"/>
          <w:lang w:val="en-US"/>
        </w:rPr>
        <w:t xml:space="preserve"> Households who are asset and income </w:t>
      </w:r>
      <w:proofErr w:type="gramStart"/>
      <w:r w:rsidR="00953E05">
        <w:rPr>
          <w:rFonts w:ascii="Calibri" w:hAnsi="Calibri" w:cs="Calibri"/>
          <w:sz w:val="24"/>
          <w:szCs w:val="24"/>
          <w:lang w:val="en-US"/>
        </w:rPr>
        <w:t>rich, but</w:t>
      </w:r>
      <w:proofErr w:type="gramEnd"/>
      <w:r w:rsidR="00953E05">
        <w:rPr>
          <w:rFonts w:ascii="Calibri" w:hAnsi="Calibri" w:cs="Calibri"/>
          <w:sz w:val="24"/>
          <w:szCs w:val="24"/>
          <w:lang w:val="en-US"/>
        </w:rPr>
        <w:t xml:space="preserve"> lack digital literacy (e.g. older citizens) also as a possible target group to engage with. </w:t>
      </w:r>
    </w:p>
    <w:p w14:paraId="224531C1" w14:textId="3031D346" w:rsidR="00F6238A" w:rsidRDefault="00F6238A" w:rsidP="00F133F8">
      <w:pPr>
        <w:ind w:left="360"/>
        <w:jc w:val="both"/>
        <w:rPr>
          <w:rFonts w:ascii="Calibri" w:hAnsi="Calibri" w:cs="Calibri"/>
          <w:sz w:val="24"/>
          <w:szCs w:val="24"/>
          <w:lang w:val="en-US"/>
        </w:rPr>
      </w:pPr>
      <w:r>
        <w:rPr>
          <w:rFonts w:ascii="Calibri" w:hAnsi="Calibri" w:cs="Calibri"/>
          <w:b/>
          <w:bCs/>
          <w:sz w:val="24"/>
          <w:szCs w:val="24"/>
          <w:lang w:val="en-US"/>
        </w:rPr>
        <w:t xml:space="preserve">Individual households who are not directly a target of the supports: </w:t>
      </w:r>
      <w:r>
        <w:rPr>
          <w:rFonts w:ascii="Calibri" w:hAnsi="Calibri" w:cs="Calibri"/>
          <w:sz w:val="24"/>
          <w:szCs w:val="24"/>
          <w:lang w:val="en-US"/>
        </w:rPr>
        <w:t xml:space="preserve">those who </w:t>
      </w:r>
      <w:r w:rsidR="008F0C51">
        <w:rPr>
          <w:rFonts w:ascii="Calibri" w:hAnsi="Calibri" w:cs="Calibri"/>
          <w:sz w:val="24"/>
          <w:szCs w:val="24"/>
          <w:lang w:val="en-US"/>
        </w:rPr>
        <w:t xml:space="preserve">are excluded from the </w:t>
      </w:r>
      <w:proofErr w:type="spellStart"/>
      <w:r w:rsidR="008F0C51">
        <w:rPr>
          <w:rFonts w:ascii="Calibri" w:hAnsi="Calibri" w:cs="Calibri"/>
          <w:sz w:val="24"/>
          <w:szCs w:val="24"/>
          <w:lang w:val="en-US"/>
        </w:rPr>
        <w:t>programmes</w:t>
      </w:r>
      <w:proofErr w:type="spellEnd"/>
      <w:r w:rsidR="008F0C51">
        <w:rPr>
          <w:rFonts w:ascii="Calibri" w:hAnsi="Calibri" w:cs="Calibri"/>
          <w:sz w:val="24"/>
          <w:szCs w:val="24"/>
          <w:lang w:val="en-US"/>
        </w:rPr>
        <w:t xml:space="preserve">, for example tenants in private owned properties, tenants in housing associations and tenants in social housing – also as possible </w:t>
      </w:r>
      <w:r w:rsidR="00B973D1">
        <w:rPr>
          <w:rFonts w:ascii="Calibri" w:hAnsi="Calibri" w:cs="Calibri"/>
          <w:sz w:val="24"/>
          <w:szCs w:val="24"/>
          <w:lang w:val="en-US"/>
        </w:rPr>
        <w:t xml:space="preserve">participants in community-level </w:t>
      </w:r>
      <w:proofErr w:type="spellStart"/>
      <w:r w:rsidR="00B973D1">
        <w:rPr>
          <w:rFonts w:ascii="Calibri" w:hAnsi="Calibri" w:cs="Calibri"/>
          <w:sz w:val="24"/>
          <w:szCs w:val="24"/>
          <w:lang w:val="en-US"/>
        </w:rPr>
        <w:t>programme</w:t>
      </w:r>
      <w:proofErr w:type="spellEnd"/>
      <w:r w:rsidR="00B973D1">
        <w:rPr>
          <w:rFonts w:ascii="Calibri" w:hAnsi="Calibri" w:cs="Calibri"/>
          <w:sz w:val="24"/>
          <w:szCs w:val="24"/>
          <w:lang w:val="en-US"/>
        </w:rPr>
        <w:t>.</w:t>
      </w:r>
    </w:p>
    <w:p w14:paraId="72E69906" w14:textId="21CE7490" w:rsidR="007441F8" w:rsidRDefault="00EC3685" w:rsidP="007441F8">
      <w:pPr>
        <w:ind w:left="360"/>
        <w:jc w:val="both"/>
        <w:rPr>
          <w:rFonts w:ascii="Calibri" w:hAnsi="Calibri" w:cs="Calibri"/>
          <w:sz w:val="24"/>
          <w:szCs w:val="24"/>
          <w:lang w:val="en-US"/>
        </w:rPr>
      </w:pPr>
      <w:r>
        <w:rPr>
          <w:rFonts w:ascii="Calibri" w:hAnsi="Calibri" w:cs="Calibri"/>
          <w:b/>
          <w:bCs/>
          <w:sz w:val="24"/>
          <w:szCs w:val="24"/>
          <w:lang w:val="en-US"/>
        </w:rPr>
        <w:t xml:space="preserve">Housing associations, voluntary housing bodies and other </w:t>
      </w:r>
      <w:r w:rsidR="0054444D">
        <w:rPr>
          <w:rFonts w:ascii="Calibri" w:hAnsi="Calibri" w:cs="Calibri"/>
          <w:b/>
          <w:bCs/>
          <w:sz w:val="24"/>
          <w:szCs w:val="24"/>
          <w:lang w:val="en-US"/>
        </w:rPr>
        <w:t xml:space="preserve">small-scale (local and </w:t>
      </w:r>
      <w:r w:rsidR="00E226DA">
        <w:rPr>
          <w:rFonts w:ascii="Calibri" w:hAnsi="Calibri" w:cs="Calibri"/>
          <w:b/>
          <w:bCs/>
          <w:sz w:val="24"/>
          <w:szCs w:val="24"/>
          <w:lang w:val="en-US"/>
        </w:rPr>
        <w:t>neighborhood</w:t>
      </w:r>
      <w:r w:rsidR="0054444D">
        <w:rPr>
          <w:rFonts w:ascii="Calibri" w:hAnsi="Calibri" w:cs="Calibri"/>
          <w:b/>
          <w:bCs/>
          <w:sz w:val="24"/>
          <w:szCs w:val="24"/>
          <w:lang w:val="en-US"/>
        </w:rPr>
        <w:t xml:space="preserve"> based) </w:t>
      </w:r>
      <w:r w:rsidR="00E226DA">
        <w:rPr>
          <w:rFonts w:ascii="Calibri" w:hAnsi="Calibri" w:cs="Calibri"/>
          <w:b/>
          <w:bCs/>
          <w:sz w:val="24"/>
          <w:szCs w:val="24"/>
          <w:lang w:val="en-US"/>
        </w:rPr>
        <w:t xml:space="preserve">groups </w:t>
      </w:r>
      <w:r w:rsidR="00E226DA">
        <w:rPr>
          <w:rFonts w:ascii="Calibri" w:hAnsi="Calibri" w:cs="Calibri"/>
          <w:sz w:val="24"/>
          <w:szCs w:val="24"/>
          <w:lang w:val="en-US"/>
        </w:rPr>
        <w:t>which are potentially participating in the community-level small-scale generation scheme (to assess enablers and barriers)</w:t>
      </w:r>
    </w:p>
    <w:p w14:paraId="136C8D73" w14:textId="03FCAEEC" w:rsidR="007441F8" w:rsidRPr="005C59F2" w:rsidRDefault="007441F8" w:rsidP="007441F8">
      <w:pPr>
        <w:ind w:left="360"/>
        <w:jc w:val="both"/>
        <w:rPr>
          <w:rFonts w:ascii="Calibri" w:hAnsi="Calibri" w:cs="Calibri"/>
          <w:sz w:val="24"/>
          <w:szCs w:val="24"/>
          <w:lang w:val="en-US"/>
        </w:rPr>
      </w:pPr>
      <w:r>
        <w:rPr>
          <w:rFonts w:ascii="Calibri" w:hAnsi="Calibri" w:cs="Calibri"/>
          <w:b/>
          <w:bCs/>
          <w:sz w:val="24"/>
          <w:szCs w:val="24"/>
          <w:lang w:val="en-US"/>
        </w:rPr>
        <w:t xml:space="preserve">Local SMEs and CSOs </w:t>
      </w:r>
      <w:r w:rsidR="005C59F2">
        <w:rPr>
          <w:rFonts w:ascii="Calibri" w:hAnsi="Calibri" w:cs="Calibri"/>
          <w:sz w:val="24"/>
          <w:szCs w:val="24"/>
          <w:lang w:val="en-US"/>
        </w:rPr>
        <w:t>who are potentially participating in the small-scale generation along with homeowners or tenant associations</w:t>
      </w:r>
      <w:r w:rsidR="00847B2E">
        <w:rPr>
          <w:rFonts w:ascii="Calibri" w:hAnsi="Calibri" w:cs="Calibri"/>
          <w:sz w:val="24"/>
          <w:szCs w:val="24"/>
          <w:lang w:val="en-US"/>
        </w:rPr>
        <w:t xml:space="preserve">, particularly in the disadvantaged communities where the financial capacity at the household level is limited. </w:t>
      </w:r>
    </w:p>
    <w:p w14:paraId="1F282A24" w14:textId="77777777" w:rsidR="00E226DA" w:rsidRPr="00E226DA" w:rsidRDefault="00E226DA" w:rsidP="00F133F8">
      <w:pPr>
        <w:ind w:left="360"/>
        <w:jc w:val="both"/>
        <w:rPr>
          <w:rFonts w:ascii="Calibri" w:hAnsi="Calibri" w:cs="Calibri"/>
          <w:sz w:val="24"/>
          <w:szCs w:val="24"/>
          <w:lang w:val="en-US"/>
        </w:rPr>
      </w:pPr>
    </w:p>
    <w:p w14:paraId="0108BFE5" w14:textId="39F1A519" w:rsidR="009112C3" w:rsidRPr="003B78FE" w:rsidRDefault="003B78FE" w:rsidP="003B78FE">
      <w:pPr>
        <w:pStyle w:val="ListParagraph"/>
        <w:numPr>
          <w:ilvl w:val="1"/>
          <w:numId w:val="3"/>
        </w:numPr>
        <w:jc w:val="both"/>
        <w:rPr>
          <w:rFonts w:ascii="Calibri" w:hAnsi="Calibri" w:cs="Calibri"/>
          <w:sz w:val="24"/>
          <w:szCs w:val="24"/>
          <w:lang w:val="en-US"/>
        </w:rPr>
      </w:pPr>
      <w:r>
        <w:rPr>
          <w:rFonts w:ascii="Calibri" w:hAnsi="Calibri" w:cs="Calibri"/>
          <w:sz w:val="24"/>
          <w:szCs w:val="24"/>
          <w:lang w:val="en-US"/>
        </w:rPr>
        <w:t>Identification of possible Disadvantaged Groups (DGs)</w:t>
      </w:r>
    </w:p>
    <w:p w14:paraId="7CF123C0" w14:textId="5881A7A1" w:rsidR="00136EAF" w:rsidRPr="008D4155" w:rsidRDefault="00136EAF" w:rsidP="35413D53">
      <w:pPr>
        <w:jc w:val="both"/>
        <w:rPr>
          <w:rFonts w:ascii="Calibri" w:hAnsi="Calibri" w:cs="Calibri"/>
          <w:i/>
          <w:iCs/>
          <w:sz w:val="24"/>
          <w:szCs w:val="24"/>
        </w:rPr>
      </w:pPr>
      <w:r w:rsidRPr="35413D53">
        <w:rPr>
          <w:rFonts w:ascii="Calibri" w:hAnsi="Calibri" w:cs="Calibri"/>
          <w:i/>
          <w:iCs/>
          <w:sz w:val="24"/>
          <w:szCs w:val="24"/>
        </w:rPr>
        <w:t xml:space="preserve">Based on the analysis conducted as part of point 2, please provide examples of possible DGs with the operational dimensions considered. Digital dimension of the </w:t>
      </w:r>
      <w:r w:rsidR="008D4155" w:rsidRPr="35413D53">
        <w:rPr>
          <w:rFonts w:ascii="Calibri" w:hAnsi="Calibri" w:cs="Calibri"/>
          <w:i/>
          <w:iCs/>
          <w:sz w:val="24"/>
          <w:szCs w:val="24"/>
        </w:rPr>
        <w:t xml:space="preserve">social accessibility also to be considered as part of this point. </w:t>
      </w:r>
    </w:p>
    <w:p w14:paraId="1102E260" w14:textId="5FFED708" w:rsidR="00ED5CC3" w:rsidRDefault="79ADEEFC" w:rsidP="35413D53">
      <w:pPr>
        <w:jc w:val="both"/>
        <w:rPr>
          <w:rFonts w:ascii="Calibri" w:hAnsi="Calibri" w:cs="Calibri"/>
          <w:i/>
          <w:iCs/>
          <w:sz w:val="24"/>
          <w:szCs w:val="24"/>
          <w:lang w:val="en-US"/>
        </w:rPr>
      </w:pPr>
      <w:r w:rsidRPr="35413D53">
        <w:rPr>
          <w:rFonts w:ascii="Calibri" w:hAnsi="Calibri" w:cs="Calibri"/>
          <w:b/>
          <w:bCs/>
          <w:i/>
          <w:iCs/>
          <w:sz w:val="24"/>
          <w:szCs w:val="24"/>
          <w:lang w:val="en-US"/>
        </w:rPr>
        <w:t>Operational Dimensions to be considered:</w:t>
      </w:r>
      <w:ins w:id="1" w:author="Alicja Bobek" w:date="2025-03-19T09:23:00Z">
        <w:r w:rsidRPr="35413D53">
          <w:rPr>
            <w:rFonts w:ascii="Calibri" w:hAnsi="Calibri" w:cs="Calibri"/>
            <w:b/>
            <w:bCs/>
            <w:i/>
            <w:iCs/>
            <w:sz w:val="24"/>
            <w:szCs w:val="24"/>
            <w:lang w:val="en-US"/>
          </w:rPr>
          <w:t xml:space="preserve"> </w:t>
        </w:r>
      </w:ins>
      <w:r w:rsidRPr="35413D53">
        <w:rPr>
          <w:rFonts w:ascii="Calibri" w:hAnsi="Calibri" w:cs="Calibri"/>
          <w:i/>
          <w:iCs/>
          <w:sz w:val="24"/>
          <w:szCs w:val="24"/>
          <w:lang w:val="en-US"/>
        </w:rPr>
        <w:t xml:space="preserve">(1) </w:t>
      </w:r>
      <w:r w:rsidR="00ED5CC3" w:rsidRPr="35413D53">
        <w:rPr>
          <w:rFonts w:ascii="Calibri" w:hAnsi="Calibri" w:cs="Calibri"/>
          <w:i/>
          <w:iCs/>
          <w:sz w:val="24"/>
          <w:szCs w:val="24"/>
          <w:lang w:val="en-US"/>
        </w:rPr>
        <w:t xml:space="preserve">Affordability, </w:t>
      </w:r>
      <w:r w:rsidR="37B62A7A" w:rsidRPr="35413D53">
        <w:rPr>
          <w:rFonts w:ascii="Calibri" w:hAnsi="Calibri" w:cs="Calibri"/>
          <w:i/>
          <w:iCs/>
          <w:sz w:val="24"/>
          <w:szCs w:val="24"/>
          <w:lang w:val="en-US"/>
        </w:rPr>
        <w:t xml:space="preserve">(2) </w:t>
      </w:r>
      <w:r w:rsidR="00ED5CC3" w:rsidRPr="35413D53">
        <w:rPr>
          <w:rFonts w:ascii="Calibri" w:hAnsi="Calibri" w:cs="Calibri"/>
          <w:i/>
          <w:iCs/>
          <w:sz w:val="24"/>
          <w:szCs w:val="24"/>
          <w:lang w:val="en-US"/>
        </w:rPr>
        <w:t xml:space="preserve">Social accessibility, </w:t>
      </w:r>
      <w:r w:rsidR="2C4E8240" w:rsidRPr="35413D53">
        <w:rPr>
          <w:rFonts w:ascii="Calibri" w:hAnsi="Calibri" w:cs="Calibri"/>
          <w:i/>
          <w:iCs/>
          <w:sz w:val="24"/>
          <w:szCs w:val="24"/>
          <w:lang w:val="en-US"/>
        </w:rPr>
        <w:t xml:space="preserve">(3) </w:t>
      </w:r>
      <w:r w:rsidR="00ED5CC3" w:rsidRPr="35413D53">
        <w:rPr>
          <w:rFonts w:ascii="Calibri" w:hAnsi="Calibri" w:cs="Calibri"/>
          <w:i/>
          <w:iCs/>
          <w:sz w:val="24"/>
          <w:szCs w:val="24"/>
          <w:lang w:val="en-US"/>
        </w:rPr>
        <w:t xml:space="preserve">Geographical accessibility, </w:t>
      </w:r>
      <w:r w:rsidR="71241617" w:rsidRPr="35413D53">
        <w:rPr>
          <w:rFonts w:ascii="Calibri" w:hAnsi="Calibri" w:cs="Calibri"/>
          <w:i/>
          <w:iCs/>
          <w:sz w:val="24"/>
          <w:szCs w:val="24"/>
          <w:lang w:val="en-US"/>
        </w:rPr>
        <w:t xml:space="preserve">(4) </w:t>
      </w:r>
      <w:r w:rsidR="00ED5CC3" w:rsidRPr="35413D53">
        <w:rPr>
          <w:rFonts w:ascii="Calibri" w:hAnsi="Calibri" w:cs="Calibri"/>
          <w:i/>
          <w:iCs/>
          <w:sz w:val="24"/>
          <w:szCs w:val="24"/>
          <w:lang w:val="en-US"/>
        </w:rPr>
        <w:t>Reliability and EHS (see risk matrix proposed in methodology workshop slides</w:t>
      </w:r>
      <w:r w:rsidR="1A990BF2" w:rsidRPr="35413D53">
        <w:rPr>
          <w:rFonts w:ascii="Calibri" w:hAnsi="Calibri" w:cs="Calibri"/>
          <w:i/>
          <w:iCs/>
          <w:sz w:val="24"/>
          <w:szCs w:val="24"/>
          <w:lang w:val="en-US"/>
        </w:rPr>
        <w:t xml:space="preserve">: </w:t>
      </w:r>
      <w:hyperlink r:id="rId14">
        <w:proofErr w:type="spellStart"/>
        <w:r w:rsidR="1A990BF2" w:rsidRPr="35413D53">
          <w:rPr>
            <w:rStyle w:val="Hyperlink"/>
            <w:rFonts w:ascii="Calibri" w:hAnsi="Calibri" w:cs="Calibri"/>
            <w:i/>
            <w:iCs/>
            <w:sz w:val="24"/>
            <w:szCs w:val="24"/>
            <w:lang w:val="en-US"/>
          </w:rPr>
          <w:t>Methodolgoy</w:t>
        </w:r>
        <w:proofErr w:type="spellEnd"/>
        <w:r w:rsidR="1A990BF2" w:rsidRPr="35413D53">
          <w:rPr>
            <w:rStyle w:val="Hyperlink"/>
            <w:rFonts w:ascii="Calibri" w:hAnsi="Calibri" w:cs="Calibri"/>
            <w:i/>
            <w:iCs/>
            <w:sz w:val="24"/>
            <w:szCs w:val="24"/>
            <w:lang w:val="en-US"/>
          </w:rPr>
          <w:t xml:space="preserve"> Step By Step</w:t>
        </w:r>
      </w:hyperlink>
      <w:r w:rsidR="00ED5CC3" w:rsidRPr="35413D53">
        <w:rPr>
          <w:rFonts w:ascii="Calibri" w:hAnsi="Calibri" w:cs="Calibri"/>
          <w:i/>
          <w:iCs/>
          <w:sz w:val="24"/>
          <w:szCs w:val="24"/>
          <w:lang w:val="en-US"/>
        </w:rPr>
        <w:t>)</w:t>
      </w:r>
    </w:p>
    <w:p w14:paraId="62416D8B" w14:textId="6C9FD88C" w:rsidR="00F818FE" w:rsidRDefault="005D3734" w:rsidP="35413D53">
      <w:pPr>
        <w:jc w:val="both"/>
        <w:rPr>
          <w:rFonts w:ascii="Calibri" w:hAnsi="Calibri" w:cs="Calibri"/>
          <w:sz w:val="24"/>
          <w:szCs w:val="24"/>
          <w:lang w:val="en-US"/>
        </w:rPr>
      </w:pPr>
      <w:r>
        <w:rPr>
          <w:rFonts w:ascii="Calibri" w:hAnsi="Calibri" w:cs="Calibri"/>
          <w:b/>
          <w:bCs/>
          <w:sz w:val="24"/>
          <w:szCs w:val="24"/>
          <w:lang w:val="en-US"/>
        </w:rPr>
        <w:t xml:space="preserve">Affordability: </w:t>
      </w:r>
      <w:r>
        <w:rPr>
          <w:rFonts w:ascii="Calibri" w:hAnsi="Calibri" w:cs="Calibri"/>
          <w:sz w:val="24"/>
          <w:szCs w:val="24"/>
          <w:lang w:val="en-US"/>
        </w:rPr>
        <w:t xml:space="preserve">Considering the high level of upfront costs associated with the installation of solar panels, several groups may be excluded from the microgeneration benefits. </w:t>
      </w:r>
      <w:proofErr w:type="gramStart"/>
      <w:r>
        <w:rPr>
          <w:rFonts w:ascii="Calibri" w:hAnsi="Calibri" w:cs="Calibri"/>
          <w:sz w:val="24"/>
          <w:szCs w:val="24"/>
          <w:lang w:val="en-US"/>
        </w:rPr>
        <w:t>Low income</w:t>
      </w:r>
      <w:proofErr w:type="gramEnd"/>
      <w:r>
        <w:rPr>
          <w:rFonts w:ascii="Calibri" w:hAnsi="Calibri" w:cs="Calibri"/>
          <w:sz w:val="24"/>
          <w:szCs w:val="24"/>
          <w:lang w:val="en-US"/>
        </w:rPr>
        <w:t xml:space="preserve"> </w:t>
      </w:r>
      <w:r>
        <w:rPr>
          <w:rFonts w:ascii="Calibri" w:hAnsi="Calibri" w:cs="Calibri"/>
          <w:sz w:val="24"/>
          <w:szCs w:val="24"/>
          <w:lang w:val="en-US"/>
        </w:rPr>
        <w:lastRenderedPageBreak/>
        <w:t>families, pensioners relying on state pension, migrants on low income, single parents as the most prominent groups identified</w:t>
      </w:r>
      <w:r w:rsidR="00BB4D7F">
        <w:rPr>
          <w:rFonts w:ascii="Calibri" w:hAnsi="Calibri" w:cs="Calibri"/>
          <w:sz w:val="24"/>
          <w:szCs w:val="24"/>
          <w:lang w:val="en-US"/>
        </w:rPr>
        <w:t>. Low-income households also tend to live in older and less energy-efficient buildings, which results in higher energy consumption</w:t>
      </w:r>
      <w:r w:rsidR="009F12B4">
        <w:rPr>
          <w:rFonts w:ascii="Calibri" w:hAnsi="Calibri" w:cs="Calibri"/>
          <w:sz w:val="24"/>
          <w:szCs w:val="24"/>
          <w:lang w:val="en-US"/>
        </w:rPr>
        <w:t xml:space="preserve">, often resulting in energy poverty. In relation to renewable energy, it has been demonstrated that, in general, </w:t>
      </w:r>
      <w:r w:rsidR="001A6C4E">
        <w:rPr>
          <w:rFonts w:ascii="Calibri" w:hAnsi="Calibri" w:cs="Calibri"/>
          <w:sz w:val="24"/>
          <w:szCs w:val="24"/>
          <w:lang w:val="en-US"/>
        </w:rPr>
        <w:t>energy poor households have limited access to mainstream funding</w:t>
      </w:r>
      <w:r w:rsidR="00772093">
        <w:rPr>
          <w:rFonts w:ascii="Calibri" w:hAnsi="Calibri" w:cs="Calibri"/>
          <w:sz w:val="24"/>
          <w:szCs w:val="24"/>
          <w:lang w:val="en-US"/>
        </w:rPr>
        <w:t xml:space="preserve"> and</w:t>
      </w:r>
      <w:r w:rsidR="001A6C4E">
        <w:rPr>
          <w:rFonts w:ascii="Calibri" w:hAnsi="Calibri" w:cs="Calibri"/>
          <w:sz w:val="24"/>
          <w:szCs w:val="24"/>
          <w:lang w:val="en-US"/>
        </w:rPr>
        <w:t xml:space="preserve"> limited capacity to pay upfront</w:t>
      </w:r>
      <w:r w:rsidR="000C13E9">
        <w:rPr>
          <w:rFonts w:ascii="Calibri" w:hAnsi="Calibri" w:cs="Calibri"/>
          <w:sz w:val="24"/>
          <w:szCs w:val="24"/>
          <w:lang w:val="en-US"/>
        </w:rPr>
        <w:t xml:space="preserve"> (EAPN, 2022),</w:t>
      </w:r>
      <w:r w:rsidR="00FA204F">
        <w:rPr>
          <w:rFonts w:ascii="Calibri" w:hAnsi="Calibri" w:cs="Calibri"/>
          <w:sz w:val="24"/>
          <w:szCs w:val="24"/>
          <w:lang w:val="en-US"/>
        </w:rPr>
        <w:t xml:space="preserve"> and this is most likely to be the case in Ireland, as high investment is required for the PV installation</w:t>
      </w:r>
      <w:r w:rsidR="00772093">
        <w:rPr>
          <w:rFonts w:ascii="Calibri" w:hAnsi="Calibri" w:cs="Calibri"/>
          <w:sz w:val="24"/>
          <w:szCs w:val="24"/>
          <w:lang w:val="en-US"/>
        </w:rPr>
        <w:t xml:space="preserve">. </w:t>
      </w:r>
      <w:r w:rsidR="003204F9">
        <w:rPr>
          <w:rFonts w:ascii="Calibri" w:hAnsi="Calibri" w:cs="Calibri"/>
          <w:sz w:val="24"/>
          <w:szCs w:val="24"/>
          <w:lang w:val="en-US"/>
        </w:rPr>
        <w:t>Female-headed households are also identified as vulnerable as they tend to have fewer financial means to invest in renewable technologies.</w:t>
      </w:r>
      <w:r w:rsidR="00AE5D0A">
        <w:rPr>
          <w:rFonts w:ascii="Calibri" w:hAnsi="Calibri" w:cs="Calibri"/>
          <w:sz w:val="24"/>
          <w:szCs w:val="24"/>
          <w:lang w:val="en-US"/>
        </w:rPr>
        <w:t xml:space="preserve"> Inequalities related to wealth and assets (in addition to income) also possibly important in this context as homeowners are more likely to invest in PVs installation, </w:t>
      </w:r>
      <w:r w:rsidR="00A0031F">
        <w:rPr>
          <w:rFonts w:ascii="Calibri" w:hAnsi="Calibri" w:cs="Calibri"/>
          <w:sz w:val="24"/>
          <w:szCs w:val="24"/>
          <w:lang w:val="en-US"/>
        </w:rPr>
        <w:t xml:space="preserve">access to the roof as crucial (thus excluding </w:t>
      </w:r>
      <w:proofErr w:type="gramStart"/>
      <w:r w:rsidR="00A0031F">
        <w:rPr>
          <w:rFonts w:ascii="Calibri" w:hAnsi="Calibri" w:cs="Calibri"/>
          <w:sz w:val="24"/>
          <w:szCs w:val="24"/>
          <w:lang w:val="en-US"/>
        </w:rPr>
        <w:t>potentially</w:t>
      </w:r>
      <w:proofErr w:type="gramEnd"/>
      <w:r w:rsidR="00A0031F">
        <w:rPr>
          <w:rFonts w:ascii="Calibri" w:hAnsi="Calibri" w:cs="Calibri"/>
          <w:sz w:val="24"/>
          <w:szCs w:val="24"/>
          <w:lang w:val="en-US"/>
        </w:rPr>
        <w:t xml:space="preserve"> owners of </w:t>
      </w:r>
      <w:r w:rsidR="006A6FB1">
        <w:rPr>
          <w:rFonts w:ascii="Calibri" w:hAnsi="Calibri" w:cs="Calibri"/>
          <w:sz w:val="24"/>
          <w:szCs w:val="24"/>
          <w:lang w:val="en-US"/>
        </w:rPr>
        <w:t>apartments</w:t>
      </w:r>
      <w:r w:rsidR="00A0031F">
        <w:rPr>
          <w:rFonts w:ascii="Calibri" w:hAnsi="Calibri" w:cs="Calibri"/>
          <w:sz w:val="24"/>
          <w:szCs w:val="24"/>
          <w:lang w:val="en-US"/>
        </w:rPr>
        <w:t xml:space="preserve">), and the </w:t>
      </w:r>
      <w:r w:rsidR="00D1355A">
        <w:rPr>
          <w:rFonts w:ascii="Calibri" w:hAnsi="Calibri" w:cs="Calibri"/>
          <w:sz w:val="24"/>
          <w:szCs w:val="24"/>
          <w:lang w:val="en-US"/>
        </w:rPr>
        <w:t xml:space="preserve">size of the house possibly as a determinant of the volume of generated energy (size of the </w:t>
      </w:r>
      <w:r w:rsidR="006A6FB1">
        <w:rPr>
          <w:rFonts w:ascii="Calibri" w:hAnsi="Calibri" w:cs="Calibri"/>
          <w:sz w:val="24"/>
          <w:szCs w:val="24"/>
          <w:lang w:val="en-US"/>
        </w:rPr>
        <w:t>roof for PVs).</w:t>
      </w:r>
      <w:r w:rsidR="003204F9">
        <w:rPr>
          <w:rFonts w:ascii="Calibri" w:hAnsi="Calibri" w:cs="Calibri"/>
          <w:sz w:val="24"/>
          <w:szCs w:val="24"/>
          <w:lang w:val="en-US"/>
        </w:rPr>
        <w:t xml:space="preserve"> </w:t>
      </w:r>
      <w:r w:rsidR="00F818FE">
        <w:rPr>
          <w:rFonts w:ascii="Calibri" w:hAnsi="Calibri" w:cs="Calibri"/>
          <w:sz w:val="24"/>
          <w:szCs w:val="24"/>
          <w:lang w:val="en-US"/>
        </w:rPr>
        <w:t xml:space="preserve">Some studies also mention age as an inequality in relation to younger persons, especially students who do not </w:t>
      </w:r>
      <w:r w:rsidR="00AD403C">
        <w:rPr>
          <w:rFonts w:ascii="Calibri" w:hAnsi="Calibri" w:cs="Calibri"/>
          <w:sz w:val="24"/>
          <w:szCs w:val="24"/>
          <w:lang w:val="en-US"/>
        </w:rPr>
        <w:t xml:space="preserve">have means to install PVs and are more likely to rent (e.g. </w:t>
      </w:r>
      <w:proofErr w:type="spellStart"/>
      <w:r w:rsidR="00AD403C">
        <w:rPr>
          <w:rFonts w:ascii="Calibri" w:hAnsi="Calibri" w:cs="Calibri"/>
          <w:sz w:val="24"/>
          <w:szCs w:val="24"/>
          <w:lang w:val="en-US"/>
        </w:rPr>
        <w:t>Sovacool</w:t>
      </w:r>
      <w:proofErr w:type="spellEnd"/>
      <w:r w:rsidR="00AD403C">
        <w:rPr>
          <w:rFonts w:ascii="Calibri" w:hAnsi="Calibri" w:cs="Calibri"/>
          <w:sz w:val="24"/>
          <w:szCs w:val="24"/>
          <w:lang w:val="en-US"/>
        </w:rPr>
        <w:t xml:space="preserve"> et al., 2024).</w:t>
      </w:r>
    </w:p>
    <w:p w14:paraId="79B403C9" w14:textId="486BE511" w:rsidR="005D3734" w:rsidRDefault="00BB4D7F" w:rsidP="35413D53">
      <w:pPr>
        <w:jc w:val="both"/>
        <w:rPr>
          <w:rFonts w:ascii="Calibri" w:hAnsi="Calibri" w:cs="Calibri"/>
          <w:sz w:val="24"/>
          <w:szCs w:val="24"/>
          <w:lang w:val="en-US"/>
        </w:rPr>
      </w:pPr>
      <w:r>
        <w:rPr>
          <w:rFonts w:ascii="Calibri" w:hAnsi="Calibri" w:cs="Calibri"/>
          <w:sz w:val="24"/>
          <w:szCs w:val="24"/>
          <w:lang w:val="en-US"/>
        </w:rPr>
        <w:t xml:space="preserve">For the community level small generation, it has been argued that residents of poorer neighborhoods may have to rely on loans to cover the cost of renewable generators installations. </w:t>
      </w:r>
      <w:r w:rsidR="00241737">
        <w:rPr>
          <w:rFonts w:ascii="Calibri" w:hAnsi="Calibri" w:cs="Calibri"/>
          <w:sz w:val="24"/>
          <w:szCs w:val="24"/>
          <w:lang w:val="en-US"/>
        </w:rPr>
        <w:t xml:space="preserve">In general, international studies </w:t>
      </w:r>
      <w:r w:rsidR="002C4424">
        <w:rPr>
          <w:rFonts w:ascii="Calibri" w:hAnsi="Calibri" w:cs="Calibri"/>
          <w:sz w:val="24"/>
          <w:szCs w:val="24"/>
          <w:lang w:val="en-US"/>
        </w:rPr>
        <w:t xml:space="preserve">point </w:t>
      </w:r>
      <w:proofErr w:type="gramStart"/>
      <w:r w:rsidR="002C4424">
        <w:rPr>
          <w:rFonts w:ascii="Calibri" w:hAnsi="Calibri" w:cs="Calibri"/>
          <w:sz w:val="24"/>
          <w:szCs w:val="24"/>
          <w:lang w:val="en-US"/>
        </w:rPr>
        <w:t>out to</w:t>
      </w:r>
      <w:proofErr w:type="gramEnd"/>
      <w:r w:rsidR="002C4424">
        <w:rPr>
          <w:rFonts w:ascii="Calibri" w:hAnsi="Calibri" w:cs="Calibri"/>
          <w:sz w:val="24"/>
          <w:szCs w:val="24"/>
          <w:lang w:val="en-US"/>
        </w:rPr>
        <w:t xml:space="preserve"> high membership fees (</w:t>
      </w:r>
      <w:proofErr w:type="spellStart"/>
      <w:r w:rsidR="002C4424">
        <w:rPr>
          <w:rFonts w:ascii="Calibri" w:hAnsi="Calibri" w:cs="Calibri"/>
          <w:sz w:val="24"/>
          <w:szCs w:val="24"/>
          <w:lang w:val="en-US"/>
        </w:rPr>
        <w:t>Carmizaru</w:t>
      </w:r>
      <w:proofErr w:type="spellEnd"/>
      <w:r w:rsidR="002C4424">
        <w:rPr>
          <w:rFonts w:ascii="Calibri" w:hAnsi="Calibri" w:cs="Calibri"/>
          <w:sz w:val="24"/>
          <w:szCs w:val="24"/>
          <w:lang w:val="en-US"/>
        </w:rPr>
        <w:t xml:space="preserve"> and Uihlein, 2020) and l</w:t>
      </w:r>
      <w:r w:rsidR="00751EF6">
        <w:rPr>
          <w:rFonts w:ascii="Calibri" w:hAnsi="Calibri" w:cs="Calibri"/>
          <w:sz w:val="24"/>
          <w:szCs w:val="24"/>
          <w:lang w:val="en-US"/>
        </w:rPr>
        <w:t xml:space="preserve">imited savings/assets (Hanke and </w:t>
      </w:r>
      <w:proofErr w:type="spellStart"/>
      <w:r w:rsidR="00751EF6">
        <w:rPr>
          <w:rFonts w:ascii="Calibri" w:hAnsi="Calibri" w:cs="Calibri"/>
          <w:sz w:val="24"/>
          <w:szCs w:val="24"/>
          <w:lang w:val="en-US"/>
        </w:rPr>
        <w:t>Lowitzsch</w:t>
      </w:r>
      <w:proofErr w:type="spellEnd"/>
      <w:r w:rsidR="00751EF6">
        <w:rPr>
          <w:rFonts w:ascii="Calibri" w:hAnsi="Calibri" w:cs="Calibri"/>
          <w:sz w:val="24"/>
          <w:szCs w:val="24"/>
          <w:lang w:val="en-US"/>
        </w:rPr>
        <w:t xml:space="preserve">, 2020) are noted as the main barriers to inclusion of households vulnerable to energy poverty. </w:t>
      </w:r>
    </w:p>
    <w:p w14:paraId="79D20EC4" w14:textId="49191B59" w:rsidR="000369C8" w:rsidRDefault="005D3734" w:rsidP="35413D53">
      <w:pPr>
        <w:jc w:val="both"/>
        <w:rPr>
          <w:rFonts w:ascii="Calibri" w:hAnsi="Calibri" w:cs="Calibri"/>
          <w:sz w:val="24"/>
          <w:szCs w:val="24"/>
          <w:lang w:val="en-US"/>
        </w:rPr>
      </w:pPr>
      <w:r>
        <w:rPr>
          <w:rFonts w:ascii="Calibri" w:hAnsi="Calibri" w:cs="Calibri"/>
          <w:b/>
          <w:bCs/>
          <w:sz w:val="24"/>
          <w:szCs w:val="24"/>
          <w:lang w:val="en-US"/>
        </w:rPr>
        <w:t xml:space="preserve">Social Accessibility: </w:t>
      </w:r>
      <w:r>
        <w:rPr>
          <w:rFonts w:ascii="Calibri" w:hAnsi="Calibri" w:cs="Calibri"/>
          <w:sz w:val="24"/>
          <w:szCs w:val="24"/>
          <w:lang w:val="en-US"/>
        </w:rPr>
        <w:t>women, especially those with caring responsibilities, have been identified in the literature as having limited access to both, household microgeneration and community small generation of energy as they are often time poor</w:t>
      </w:r>
      <w:r w:rsidR="00BB4D7F">
        <w:rPr>
          <w:rFonts w:ascii="Calibri" w:hAnsi="Calibri" w:cs="Calibri"/>
          <w:sz w:val="24"/>
          <w:szCs w:val="24"/>
          <w:lang w:val="en-US"/>
        </w:rPr>
        <w:t>, or experience double-burden from work and caring duties</w:t>
      </w:r>
      <w:r w:rsidR="00650BD4">
        <w:rPr>
          <w:rFonts w:ascii="Calibri" w:hAnsi="Calibri" w:cs="Calibri"/>
          <w:sz w:val="24"/>
          <w:szCs w:val="24"/>
          <w:lang w:val="en-US"/>
        </w:rPr>
        <w:t xml:space="preserve"> (e.g. </w:t>
      </w:r>
      <w:r w:rsidR="00650BD4" w:rsidRPr="00650BD4">
        <w:rPr>
          <w:rFonts w:ascii="Calibri" w:hAnsi="Calibri" w:cs="Calibri"/>
          <w:b/>
          <w:bCs/>
          <w:sz w:val="24"/>
          <w:szCs w:val="24"/>
        </w:rPr>
        <w:t> </w:t>
      </w:r>
      <w:r w:rsidR="00650BD4" w:rsidRPr="00650BD4">
        <w:rPr>
          <w:rFonts w:ascii="Calibri" w:hAnsi="Calibri" w:cs="Calibri"/>
          <w:sz w:val="24"/>
          <w:szCs w:val="24"/>
        </w:rPr>
        <w:t>Ó Maonaigh</w:t>
      </w:r>
      <w:r w:rsidR="00650BD4">
        <w:rPr>
          <w:rFonts w:ascii="Calibri" w:hAnsi="Calibri" w:cs="Calibri"/>
          <w:sz w:val="24"/>
          <w:szCs w:val="24"/>
          <w:lang w:val="en-US"/>
        </w:rPr>
        <w:t>, 2024 for Ireland specifically)</w:t>
      </w:r>
      <w:r w:rsidR="00BB4D7F">
        <w:rPr>
          <w:rFonts w:ascii="Calibri" w:hAnsi="Calibri" w:cs="Calibri"/>
          <w:sz w:val="24"/>
          <w:szCs w:val="24"/>
          <w:lang w:val="en-US"/>
        </w:rPr>
        <w:t>.</w:t>
      </w:r>
      <w:r>
        <w:rPr>
          <w:rFonts w:ascii="Calibri" w:hAnsi="Calibri" w:cs="Calibri"/>
          <w:sz w:val="24"/>
          <w:szCs w:val="24"/>
          <w:lang w:val="en-US"/>
        </w:rPr>
        <w:t xml:space="preserve"> Older </w:t>
      </w:r>
      <w:proofErr w:type="gramStart"/>
      <w:r>
        <w:rPr>
          <w:rFonts w:ascii="Calibri" w:hAnsi="Calibri" w:cs="Calibri"/>
          <w:sz w:val="24"/>
          <w:szCs w:val="24"/>
          <w:lang w:val="en-US"/>
        </w:rPr>
        <w:t>persons</w:t>
      </w:r>
      <w:proofErr w:type="gramEnd"/>
      <w:r>
        <w:rPr>
          <w:rFonts w:ascii="Calibri" w:hAnsi="Calibri" w:cs="Calibri"/>
          <w:sz w:val="24"/>
          <w:szCs w:val="24"/>
          <w:lang w:val="en-US"/>
        </w:rPr>
        <w:t xml:space="preserve">, even if able to afford solar panels, may have difficulties in </w:t>
      </w:r>
      <w:proofErr w:type="gramStart"/>
      <w:r>
        <w:rPr>
          <w:rFonts w:ascii="Calibri" w:hAnsi="Calibri" w:cs="Calibri"/>
          <w:sz w:val="24"/>
          <w:szCs w:val="24"/>
          <w:lang w:val="en-US"/>
        </w:rPr>
        <w:t>accessing</w:t>
      </w:r>
      <w:proofErr w:type="gramEnd"/>
      <w:r>
        <w:rPr>
          <w:rFonts w:ascii="Calibri" w:hAnsi="Calibri" w:cs="Calibri"/>
          <w:sz w:val="24"/>
          <w:szCs w:val="24"/>
          <w:lang w:val="en-US"/>
        </w:rPr>
        <w:t xml:space="preserve"> due to the technology involved (smart meters, applications).</w:t>
      </w:r>
      <w:r w:rsidR="009320FA">
        <w:rPr>
          <w:rFonts w:ascii="Calibri" w:hAnsi="Calibri" w:cs="Calibri"/>
          <w:sz w:val="24"/>
          <w:szCs w:val="24"/>
          <w:lang w:val="en-US"/>
        </w:rPr>
        <w:t xml:space="preserve"> In relation to digital technologies required for microgeneration, in general, there were calls for more engagement with stakeholders to adequately assess the impact of the</w:t>
      </w:r>
      <w:r w:rsidR="00BE3BC4">
        <w:rPr>
          <w:rFonts w:ascii="Calibri" w:hAnsi="Calibri" w:cs="Calibri"/>
          <w:sz w:val="24"/>
          <w:szCs w:val="24"/>
          <w:lang w:val="en-US"/>
        </w:rPr>
        <w:t>se technologies on households</w:t>
      </w:r>
      <w:r w:rsidR="006D0E3B">
        <w:rPr>
          <w:rFonts w:ascii="Calibri" w:hAnsi="Calibri" w:cs="Calibri"/>
          <w:sz w:val="24"/>
          <w:szCs w:val="24"/>
          <w:lang w:val="en-US"/>
        </w:rPr>
        <w:t xml:space="preserve">, with </w:t>
      </w:r>
      <w:proofErr w:type="gramStart"/>
      <w:r w:rsidR="006D0E3B">
        <w:rPr>
          <w:rFonts w:ascii="Calibri" w:hAnsi="Calibri" w:cs="Calibri"/>
          <w:sz w:val="24"/>
          <w:szCs w:val="24"/>
          <w:lang w:val="en-US"/>
        </w:rPr>
        <w:t>supports</w:t>
      </w:r>
      <w:proofErr w:type="gramEnd"/>
      <w:r w:rsidR="006D0E3B">
        <w:rPr>
          <w:rFonts w:ascii="Calibri" w:hAnsi="Calibri" w:cs="Calibri"/>
          <w:sz w:val="24"/>
          <w:szCs w:val="24"/>
          <w:lang w:val="en-US"/>
        </w:rPr>
        <w:t xml:space="preserve"> av</w:t>
      </w:r>
      <w:r w:rsidR="000369C8">
        <w:rPr>
          <w:rFonts w:ascii="Calibri" w:hAnsi="Calibri" w:cs="Calibri"/>
          <w:sz w:val="24"/>
          <w:szCs w:val="24"/>
          <w:lang w:val="en-US"/>
        </w:rPr>
        <w:t>ailable for energy poor and low-income households ensuring they can adopt to the use of new technologies, such as dynamic tariffs and smart meters</w:t>
      </w:r>
      <w:r w:rsidR="00BE3BC4">
        <w:rPr>
          <w:rFonts w:ascii="Calibri" w:hAnsi="Calibri" w:cs="Calibri"/>
          <w:sz w:val="24"/>
          <w:szCs w:val="24"/>
          <w:lang w:val="en-US"/>
        </w:rPr>
        <w:t xml:space="preserve"> (SVP, 2024).</w:t>
      </w:r>
      <w:r w:rsidR="00BB4D7F">
        <w:rPr>
          <w:rFonts w:ascii="Calibri" w:hAnsi="Calibri" w:cs="Calibri"/>
          <w:sz w:val="24"/>
          <w:szCs w:val="24"/>
          <w:lang w:val="en-US"/>
        </w:rPr>
        <w:t xml:space="preserve"> </w:t>
      </w:r>
      <w:r w:rsidR="00DA1EE8">
        <w:rPr>
          <w:rFonts w:ascii="Calibri" w:hAnsi="Calibri" w:cs="Calibri"/>
          <w:sz w:val="24"/>
          <w:szCs w:val="24"/>
          <w:lang w:val="en-US"/>
        </w:rPr>
        <w:t xml:space="preserve">Low levels of understanding how the energy is used has also been highlighted in previous studies as a barrier to fully benefit from the </w:t>
      </w:r>
      <w:r w:rsidR="00C54AAA">
        <w:rPr>
          <w:rFonts w:ascii="Calibri" w:hAnsi="Calibri" w:cs="Calibri"/>
          <w:sz w:val="24"/>
          <w:szCs w:val="24"/>
          <w:lang w:val="en-US"/>
        </w:rPr>
        <w:t>payments for excess energy produced (</w:t>
      </w:r>
      <w:proofErr w:type="spellStart"/>
      <w:r w:rsidR="00C54AAA">
        <w:rPr>
          <w:rFonts w:ascii="Calibri" w:hAnsi="Calibri" w:cs="Calibri"/>
          <w:sz w:val="24"/>
          <w:szCs w:val="24"/>
          <w:lang w:val="en-US"/>
        </w:rPr>
        <w:t>Sovacol</w:t>
      </w:r>
      <w:proofErr w:type="spellEnd"/>
      <w:r w:rsidR="00C54AAA">
        <w:rPr>
          <w:rFonts w:ascii="Calibri" w:hAnsi="Calibri" w:cs="Calibri"/>
          <w:sz w:val="24"/>
          <w:szCs w:val="24"/>
          <w:lang w:val="en-US"/>
        </w:rPr>
        <w:t xml:space="preserve"> et al., 2022).</w:t>
      </w:r>
    </w:p>
    <w:p w14:paraId="23B0D3AA" w14:textId="43F3C4CF" w:rsidR="005D3734" w:rsidRDefault="003A7463" w:rsidP="35413D53">
      <w:pPr>
        <w:jc w:val="both"/>
        <w:rPr>
          <w:rFonts w:ascii="Calibri" w:hAnsi="Calibri" w:cs="Calibri"/>
          <w:sz w:val="24"/>
          <w:szCs w:val="24"/>
          <w:lang w:val="en-US"/>
        </w:rPr>
      </w:pPr>
      <w:r>
        <w:rPr>
          <w:rFonts w:ascii="Calibri" w:hAnsi="Calibri" w:cs="Calibri"/>
          <w:sz w:val="24"/>
          <w:szCs w:val="24"/>
          <w:lang w:val="en-US"/>
        </w:rPr>
        <w:t xml:space="preserve">Tenants in private rented accommodation are also most likely to be excluded due to the lack of </w:t>
      </w:r>
      <w:r w:rsidR="005C57F1">
        <w:rPr>
          <w:rFonts w:ascii="Calibri" w:hAnsi="Calibri" w:cs="Calibri"/>
          <w:sz w:val="24"/>
          <w:szCs w:val="24"/>
          <w:lang w:val="en-US"/>
        </w:rPr>
        <w:t>tenancy security and no incentive for micro-generation</w:t>
      </w:r>
      <w:r w:rsidR="00D532A7">
        <w:rPr>
          <w:rFonts w:ascii="Calibri" w:hAnsi="Calibri" w:cs="Calibri"/>
          <w:sz w:val="24"/>
          <w:szCs w:val="24"/>
          <w:lang w:val="en-US"/>
        </w:rPr>
        <w:t>.</w:t>
      </w:r>
      <w:r w:rsidR="00DB4434" w:rsidRPr="00DB4434">
        <w:rPr>
          <w:rFonts w:ascii="Calibri" w:hAnsi="Calibri" w:cs="Calibri"/>
          <w:sz w:val="24"/>
          <w:szCs w:val="24"/>
          <w:lang w:val="en-US"/>
        </w:rPr>
        <w:t xml:space="preserve"> </w:t>
      </w:r>
      <w:r w:rsidR="00DB4434">
        <w:rPr>
          <w:rFonts w:ascii="Calibri" w:hAnsi="Calibri" w:cs="Calibri"/>
          <w:sz w:val="24"/>
          <w:szCs w:val="24"/>
          <w:lang w:val="en-US"/>
        </w:rPr>
        <w:t>Travelers living in mobile homes are also identified as a disadvantaged group</w:t>
      </w:r>
      <w:r w:rsidR="005C57F1">
        <w:rPr>
          <w:rFonts w:ascii="Calibri" w:hAnsi="Calibri" w:cs="Calibri"/>
          <w:sz w:val="24"/>
          <w:szCs w:val="24"/>
          <w:lang w:val="en-US"/>
        </w:rPr>
        <w:t xml:space="preserve">. Community level involvement is possible, but as being a tenant often intersects with other vulnerabilities (lower levels of income, </w:t>
      </w:r>
      <w:r w:rsidR="001D3CA6">
        <w:rPr>
          <w:rFonts w:ascii="Calibri" w:hAnsi="Calibri" w:cs="Calibri"/>
          <w:sz w:val="24"/>
          <w:szCs w:val="24"/>
          <w:lang w:val="en-US"/>
        </w:rPr>
        <w:t xml:space="preserve">family status, migration status) there may be barriers related to affordability. </w:t>
      </w:r>
      <w:r w:rsidR="00DB4434">
        <w:rPr>
          <w:rFonts w:ascii="Calibri" w:hAnsi="Calibri" w:cs="Calibri"/>
          <w:sz w:val="24"/>
          <w:szCs w:val="24"/>
          <w:lang w:val="en-US"/>
        </w:rPr>
        <w:t xml:space="preserve">For community level </w:t>
      </w:r>
      <w:proofErr w:type="gramStart"/>
      <w:r w:rsidR="00DB4434">
        <w:rPr>
          <w:rFonts w:ascii="Calibri" w:hAnsi="Calibri" w:cs="Calibri"/>
          <w:sz w:val="24"/>
          <w:szCs w:val="24"/>
          <w:lang w:val="en-US"/>
        </w:rPr>
        <w:t>small-generation</w:t>
      </w:r>
      <w:proofErr w:type="gramEnd"/>
      <w:r w:rsidR="00DB4434">
        <w:rPr>
          <w:rFonts w:ascii="Calibri" w:hAnsi="Calibri" w:cs="Calibri"/>
          <w:sz w:val="24"/>
          <w:szCs w:val="24"/>
          <w:lang w:val="en-US"/>
        </w:rPr>
        <w:t xml:space="preserve">, in addition to financial barriers, </w:t>
      </w:r>
      <w:r w:rsidR="0043549C">
        <w:rPr>
          <w:rFonts w:ascii="Calibri" w:hAnsi="Calibri" w:cs="Calibri"/>
          <w:sz w:val="24"/>
          <w:szCs w:val="24"/>
          <w:lang w:val="en-US"/>
        </w:rPr>
        <w:t xml:space="preserve">time required to </w:t>
      </w:r>
      <w:r w:rsidR="001A35E5">
        <w:rPr>
          <w:rFonts w:ascii="Calibri" w:hAnsi="Calibri" w:cs="Calibri"/>
          <w:sz w:val="24"/>
          <w:szCs w:val="24"/>
          <w:lang w:val="en-US"/>
        </w:rPr>
        <w:t xml:space="preserve">undergo the process of setting up a community project was also identified as a barrier. </w:t>
      </w:r>
      <w:r w:rsidR="00D532A7">
        <w:rPr>
          <w:rFonts w:ascii="Calibri" w:hAnsi="Calibri" w:cs="Calibri"/>
          <w:sz w:val="24"/>
          <w:szCs w:val="24"/>
          <w:lang w:val="en-US"/>
        </w:rPr>
        <w:t xml:space="preserve">In addition, gender is also mentioned in the context of micro-generation as important from the ‘patriarchal gender norms’ reinforced at the household level </w:t>
      </w:r>
      <w:r w:rsidR="00817A82">
        <w:rPr>
          <w:rFonts w:ascii="Calibri" w:hAnsi="Calibri" w:cs="Calibri"/>
          <w:sz w:val="24"/>
          <w:szCs w:val="24"/>
          <w:lang w:val="en-US"/>
        </w:rPr>
        <w:t xml:space="preserve">during the decision-making process about PV installation (e.g. </w:t>
      </w:r>
      <w:proofErr w:type="spellStart"/>
      <w:r w:rsidR="00817A82">
        <w:rPr>
          <w:rFonts w:ascii="Calibri" w:hAnsi="Calibri" w:cs="Calibri"/>
          <w:sz w:val="24"/>
          <w:szCs w:val="24"/>
          <w:lang w:val="en-US"/>
        </w:rPr>
        <w:t>Sovacool</w:t>
      </w:r>
      <w:proofErr w:type="spellEnd"/>
      <w:r w:rsidR="00817A82">
        <w:rPr>
          <w:rFonts w:ascii="Calibri" w:hAnsi="Calibri" w:cs="Calibri"/>
          <w:sz w:val="24"/>
          <w:szCs w:val="24"/>
          <w:lang w:val="en-US"/>
        </w:rPr>
        <w:t xml:space="preserve"> et al., 2024</w:t>
      </w:r>
      <w:r w:rsidR="00650BD4">
        <w:rPr>
          <w:rFonts w:ascii="Calibri" w:hAnsi="Calibri" w:cs="Calibri"/>
          <w:sz w:val="24"/>
          <w:szCs w:val="24"/>
          <w:lang w:val="en-US"/>
        </w:rPr>
        <w:t xml:space="preserve"> for a UK study</w:t>
      </w:r>
      <w:r w:rsidR="00817A82">
        <w:rPr>
          <w:rFonts w:ascii="Calibri" w:hAnsi="Calibri" w:cs="Calibri"/>
          <w:sz w:val="24"/>
          <w:szCs w:val="24"/>
          <w:lang w:val="en-US"/>
        </w:rPr>
        <w:t xml:space="preserve">). </w:t>
      </w:r>
    </w:p>
    <w:p w14:paraId="740A0902" w14:textId="088B35F7" w:rsidR="003736FD" w:rsidRPr="005D3734" w:rsidRDefault="003736FD" w:rsidP="35413D53">
      <w:pPr>
        <w:jc w:val="both"/>
        <w:rPr>
          <w:rFonts w:ascii="Calibri" w:hAnsi="Calibri" w:cs="Calibri"/>
          <w:sz w:val="24"/>
          <w:szCs w:val="24"/>
          <w:lang w:val="en-US"/>
        </w:rPr>
      </w:pPr>
      <w:proofErr w:type="spellStart"/>
      <w:r>
        <w:rPr>
          <w:rFonts w:ascii="Calibri" w:hAnsi="Calibri" w:cs="Calibri"/>
          <w:sz w:val="24"/>
          <w:szCs w:val="24"/>
          <w:lang w:val="en-US"/>
        </w:rPr>
        <w:t>Sovacool</w:t>
      </w:r>
      <w:proofErr w:type="spellEnd"/>
      <w:r>
        <w:rPr>
          <w:rFonts w:ascii="Calibri" w:hAnsi="Calibri" w:cs="Calibri"/>
          <w:sz w:val="24"/>
          <w:szCs w:val="24"/>
          <w:lang w:val="en-US"/>
        </w:rPr>
        <w:t xml:space="preserve"> et al. 2024: “decarbonization divide”</w:t>
      </w:r>
    </w:p>
    <w:p w14:paraId="11E56002" w14:textId="1F9E3BF8" w:rsidR="005D3734" w:rsidRDefault="005D3734" w:rsidP="35413D53">
      <w:pPr>
        <w:jc w:val="both"/>
        <w:rPr>
          <w:rFonts w:ascii="Calibri" w:hAnsi="Calibri" w:cs="Calibri"/>
          <w:sz w:val="24"/>
          <w:szCs w:val="24"/>
          <w:lang w:val="en-US"/>
        </w:rPr>
      </w:pPr>
      <w:r>
        <w:rPr>
          <w:rFonts w:ascii="Calibri" w:hAnsi="Calibri" w:cs="Calibri"/>
          <w:b/>
          <w:bCs/>
          <w:sz w:val="24"/>
          <w:szCs w:val="24"/>
          <w:lang w:val="en-US"/>
        </w:rPr>
        <w:lastRenderedPageBreak/>
        <w:t xml:space="preserve">Geographical Accessibility: </w:t>
      </w:r>
      <w:r>
        <w:rPr>
          <w:rFonts w:ascii="Calibri" w:hAnsi="Calibri" w:cs="Calibri"/>
          <w:sz w:val="24"/>
          <w:szCs w:val="24"/>
          <w:lang w:val="en-US"/>
        </w:rPr>
        <w:t xml:space="preserve">With possible shortage of solar panels installation specialists, specific locations (particularly rural Ireland) may be either excluded or have limited access. </w:t>
      </w:r>
      <w:r w:rsidR="009760C2">
        <w:rPr>
          <w:rFonts w:ascii="Calibri" w:hAnsi="Calibri" w:cs="Calibri"/>
          <w:sz w:val="24"/>
          <w:szCs w:val="24"/>
          <w:lang w:val="en-US"/>
        </w:rPr>
        <w:t xml:space="preserve">Urban/rural divide can also be of importance in terms of the willingness to install PVs as small house size have been previously identified as a barrier; similarly, rental properties are more prevalent in cities </w:t>
      </w:r>
      <w:r w:rsidR="00B52649">
        <w:rPr>
          <w:rFonts w:ascii="Calibri" w:hAnsi="Calibri" w:cs="Calibri"/>
          <w:sz w:val="24"/>
          <w:szCs w:val="24"/>
          <w:lang w:val="en-US"/>
        </w:rPr>
        <w:t xml:space="preserve">with no incentive for tenants to engage with microgeneration. </w:t>
      </w:r>
    </w:p>
    <w:p w14:paraId="14C260AE" w14:textId="4353AF7A" w:rsidR="005C6A43" w:rsidRPr="005D3734" w:rsidRDefault="005C6A43" w:rsidP="35413D53">
      <w:pPr>
        <w:jc w:val="both"/>
        <w:rPr>
          <w:rFonts w:ascii="Calibri" w:hAnsi="Calibri" w:cs="Calibri"/>
          <w:sz w:val="24"/>
          <w:szCs w:val="24"/>
          <w:lang w:val="en-US"/>
        </w:rPr>
      </w:pPr>
      <w:r>
        <w:rPr>
          <w:rFonts w:ascii="Calibri" w:hAnsi="Calibri" w:cs="Calibri"/>
          <w:b/>
          <w:bCs/>
          <w:sz w:val="24"/>
          <w:szCs w:val="24"/>
          <w:lang w:val="en-US"/>
        </w:rPr>
        <w:t xml:space="preserve">Renovictions: </w:t>
      </w:r>
      <w:r>
        <w:rPr>
          <w:rFonts w:ascii="Calibri" w:hAnsi="Calibri" w:cs="Calibri"/>
          <w:sz w:val="24"/>
          <w:szCs w:val="24"/>
          <w:lang w:val="en-US"/>
        </w:rPr>
        <w:t>ten</w:t>
      </w:r>
      <w:r w:rsidR="00044575">
        <w:rPr>
          <w:rFonts w:ascii="Calibri" w:hAnsi="Calibri" w:cs="Calibri"/>
          <w:sz w:val="24"/>
          <w:szCs w:val="24"/>
          <w:lang w:val="en-US"/>
        </w:rPr>
        <w:t>ants in urban areas, particularly in sought-after neighborhoods, may be negatively affected by the upgrades (which may include PV installations)</w:t>
      </w:r>
      <w:r w:rsidR="00E67692">
        <w:rPr>
          <w:rFonts w:ascii="Calibri" w:hAnsi="Calibri" w:cs="Calibri"/>
          <w:sz w:val="24"/>
          <w:szCs w:val="24"/>
          <w:lang w:val="en-US"/>
        </w:rPr>
        <w:t>, as well as elevated rents for properties that had undergone an upgrade</w:t>
      </w:r>
      <w:r w:rsidR="00044575">
        <w:rPr>
          <w:rFonts w:ascii="Calibri" w:hAnsi="Calibri" w:cs="Calibri"/>
          <w:sz w:val="24"/>
          <w:szCs w:val="24"/>
          <w:lang w:val="en-US"/>
        </w:rPr>
        <w:t xml:space="preserve"> (</w:t>
      </w:r>
      <w:proofErr w:type="spellStart"/>
      <w:r w:rsidR="00044575">
        <w:rPr>
          <w:rFonts w:ascii="Calibri" w:hAnsi="Calibri" w:cs="Calibri"/>
          <w:sz w:val="24"/>
          <w:szCs w:val="24"/>
          <w:lang w:val="en-US"/>
        </w:rPr>
        <w:t>Arlemalm</w:t>
      </w:r>
      <w:proofErr w:type="spellEnd"/>
      <w:r w:rsidR="00044575">
        <w:rPr>
          <w:rFonts w:ascii="Calibri" w:hAnsi="Calibri" w:cs="Calibri"/>
          <w:sz w:val="24"/>
          <w:szCs w:val="24"/>
          <w:lang w:val="en-US"/>
        </w:rPr>
        <w:t xml:space="preserve">, 2014; </w:t>
      </w:r>
      <w:proofErr w:type="spellStart"/>
      <w:r w:rsidR="00044575">
        <w:rPr>
          <w:rFonts w:ascii="Calibri" w:hAnsi="Calibri" w:cs="Calibri"/>
          <w:sz w:val="24"/>
          <w:szCs w:val="24"/>
          <w:lang w:val="en-US"/>
        </w:rPr>
        <w:t>Bouzarovski</w:t>
      </w:r>
      <w:proofErr w:type="spellEnd"/>
      <w:r w:rsidR="00E67692">
        <w:rPr>
          <w:rFonts w:ascii="Calibri" w:hAnsi="Calibri" w:cs="Calibri"/>
          <w:sz w:val="24"/>
          <w:szCs w:val="24"/>
          <w:lang w:val="en-US"/>
        </w:rPr>
        <w:t xml:space="preserve"> et al., 2018a)</w:t>
      </w:r>
    </w:p>
    <w:p w14:paraId="4A91BC19" w14:textId="06764B7B" w:rsidR="005D3734" w:rsidRDefault="005D3734" w:rsidP="35413D53">
      <w:pPr>
        <w:jc w:val="both"/>
        <w:rPr>
          <w:rFonts w:ascii="Calibri" w:hAnsi="Calibri" w:cs="Calibri"/>
          <w:sz w:val="24"/>
          <w:szCs w:val="24"/>
          <w:lang w:val="en-US"/>
        </w:rPr>
      </w:pPr>
      <w:r>
        <w:rPr>
          <w:rFonts w:ascii="Calibri" w:hAnsi="Calibri" w:cs="Calibri"/>
          <w:b/>
          <w:bCs/>
          <w:sz w:val="24"/>
          <w:szCs w:val="24"/>
          <w:lang w:val="en-US"/>
        </w:rPr>
        <w:t xml:space="preserve">Reliability and EHS: </w:t>
      </w:r>
      <w:r>
        <w:rPr>
          <w:rFonts w:ascii="Calibri" w:hAnsi="Calibri" w:cs="Calibri"/>
          <w:sz w:val="24"/>
          <w:szCs w:val="24"/>
          <w:lang w:val="en-US"/>
        </w:rPr>
        <w:t xml:space="preserve">Need to further investigate the reliability in rural locations exposed to extreme weather events (reliability of the grid and local infrastructure). </w:t>
      </w:r>
      <w:r w:rsidR="004121E5">
        <w:rPr>
          <w:rFonts w:ascii="Calibri" w:hAnsi="Calibri" w:cs="Calibri"/>
          <w:sz w:val="24"/>
          <w:szCs w:val="24"/>
          <w:lang w:val="en-US"/>
        </w:rPr>
        <w:t xml:space="preserve">The ability to sell </w:t>
      </w:r>
      <w:r w:rsidR="0018347F">
        <w:rPr>
          <w:rFonts w:ascii="Calibri" w:hAnsi="Calibri" w:cs="Calibri"/>
          <w:sz w:val="24"/>
          <w:szCs w:val="24"/>
          <w:lang w:val="en-US"/>
        </w:rPr>
        <w:t xml:space="preserve">the excess energy back to the grid (which has been raised as an issue in connection to community level generation </w:t>
      </w:r>
      <w:r w:rsidR="005E556D">
        <w:rPr>
          <w:rFonts w:ascii="Calibri" w:hAnsi="Calibri" w:cs="Calibri"/>
          <w:sz w:val="24"/>
          <w:szCs w:val="24"/>
          <w:lang w:val="en-US"/>
        </w:rPr>
        <w:t xml:space="preserve">– however the literature is now dated) needs to be further investigated in the Irish context. </w:t>
      </w:r>
      <w:r w:rsidR="00515082">
        <w:rPr>
          <w:rFonts w:ascii="Calibri" w:hAnsi="Calibri" w:cs="Calibri"/>
          <w:sz w:val="24"/>
          <w:szCs w:val="24"/>
          <w:lang w:val="en-US"/>
        </w:rPr>
        <w:t xml:space="preserve">Possible breakdowns or need </w:t>
      </w:r>
      <w:r w:rsidR="00723321">
        <w:rPr>
          <w:rFonts w:ascii="Calibri" w:hAnsi="Calibri" w:cs="Calibri"/>
          <w:sz w:val="24"/>
          <w:szCs w:val="24"/>
          <w:lang w:val="en-US"/>
        </w:rPr>
        <w:t>for</w:t>
      </w:r>
      <w:r w:rsidR="00515082">
        <w:rPr>
          <w:rFonts w:ascii="Calibri" w:hAnsi="Calibri" w:cs="Calibri"/>
          <w:sz w:val="24"/>
          <w:szCs w:val="24"/>
          <w:lang w:val="en-US"/>
        </w:rPr>
        <w:t xml:space="preserve"> repair has also been noted as a possible barrier for persons with lower income (fear of future money burden)</w:t>
      </w:r>
      <w:r w:rsidR="00A147C7">
        <w:rPr>
          <w:rFonts w:ascii="Calibri" w:hAnsi="Calibri" w:cs="Calibri"/>
          <w:sz w:val="24"/>
          <w:szCs w:val="24"/>
          <w:lang w:val="en-US"/>
        </w:rPr>
        <w:t xml:space="preserve"> – the unexpected </w:t>
      </w:r>
      <w:r w:rsidR="0032725E">
        <w:rPr>
          <w:rFonts w:ascii="Calibri" w:hAnsi="Calibri" w:cs="Calibri"/>
          <w:sz w:val="24"/>
          <w:szCs w:val="24"/>
          <w:lang w:val="en-US"/>
        </w:rPr>
        <w:t>financial burden featured with other studies that looked at the use of PV among lower income households (</w:t>
      </w:r>
      <w:proofErr w:type="spellStart"/>
      <w:r w:rsidR="0032725E">
        <w:rPr>
          <w:rFonts w:ascii="Calibri" w:hAnsi="Calibri" w:cs="Calibri"/>
          <w:sz w:val="24"/>
          <w:szCs w:val="24"/>
          <w:lang w:val="en-US"/>
        </w:rPr>
        <w:t>Sovacol</w:t>
      </w:r>
      <w:proofErr w:type="spellEnd"/>
      <w:r w:rsidR="0032725E">
        <w:rPr>
          <w:rFonts w:ascii="Calibri" w:hAnsi="Calibri" w:cs="Calibri"/>
          <w:sz w:val="24"/>
          <w:szCs w:val="24"/>
          <w:lang w:val="en-US"/>
        </w:rPr>
        <w:t xml:space="preserve"> et al., 2022)</w:t>
      </w:r>
      <w:r w:rsidR="009F21FC">
        <w:rPr>
          <w:rFonts w:ascii="Calibri" w:hAnsi="Calibri" w:cs="Calibri"/>
          <w:sz w:val="24"/>
          <w:szCs w:val="24"/>
          <w:lang w:val="en-US"/>
        </w:rPr>
        <w:t xml:space="preserve">. </w:t>
      </w:r>
    </w:p>
    <w:p w14:paraId="6C1FFB32" w14:textId="77777777" w:rsidR="00B00075" w:rsidRDefault="00B00075" w:rsidP="35413D53">
      <w:pPr>
        <w:jc w:val="both"/>
        <w:rPr>
          <w:rFonts w:ascii="Calibri" w:hAnsi="Calibri" w:cs="Calibri"/>
          <w:sz w:val="24"/>
          <w:szCs w:val="24"/>
          <w:lang w:val="en-US"/>
        </w:rPr>
      </w:pPr>
    </w:p>
    <w:p w14:paraId="3E227525" w14:textId="77777777" w:rsidR="00B00075" w:rsidRDefault="00B00075" w:rsidP="35413D53">
      <w:pPr>
        <w:jc w:val="both"/>
        <w:rPr>
          <w:rFonts w:ascii="Calibri" w:hAnsi="Calibri" w:cs="Calibri"/>
          <w:sz w:val="24"/>
          <w:szCs w:val="24"/>
          <w:lang w:val="en-US"/>
        </w:rPr>
      </w:pPr>
    </w:p>
    <w:p w14:paraId="3E0CC204" w14:textId="77777777" w:rsidR="000E3A55" w:rsidRDefault="000E3A55" w:rsidP="35413D53">
      <w:pPr>
        <w:jc w:val="both"/>
        <w:rPr>
          <w:rFonts w:ascii="Calibri" w:hAnsi="Calibri" w:cs="Calibri"/>
          <w:sz w:val="24"/>
          <w:szCs w:val="24"/>
          <w:lang w:val="en-US"/>
        </w:rPr>
      </w:pPr>
    </w:p>
    <w:p w14:paraId="2DB7E669" w14:textId="6B569015" w:rsidR="00B00075" w:rsidRDefault="00B00075" w:rsidP="35413D53">
      <w:pPr>
        <w:jc w:val="both"/>
        <w:rPr>
          <w:rFonts w:ascii="Calibri" w:hAnsi="Calibri" w:cs="Calibri"/>
          <w:sz w:val="24"/>
          <w:szCs w:val="24"/>
          <w:lang w:val="en-US"/>
        </w:rPr>
      </w:pPr>
      <w:r>
        <w:rPr>
          <w:rFonts w:ascii="Calibri" w:hAnsi="Calibri" w:cs="Calibri"/>
          <w:sz w:val="24"/>
          <w:szCs w:val="24"/>
          <w:lang w:val="en-US"/>
        </w:rPr>
        <w:t>References</w:t>
      </w:r>
    </w:p>
    <w:p w14:paraId="729421BC" w14:textId="43D42D38" w:rsidR="00FA204F" w:rsidRPr="00495D18" w:rsidRDefault="00FA204F" w:rsidP="35413D53">
      <w:pPr>
        <w:jc w:val="both"/>
        <w:rPr>
          <w:rFonts w:ascii="Calibri" w:hAnsi="Calibri" w:cs="Calibri"/>
          <w:sz w:val="24"/>
          <w:szCs w:val="24"/>
          <w:lang w:val="en-US"/>
        </w:rPr>
      </w:pPr>
      <w:r>
        <w:rPr>
          <w:rFonts w:ascii="Calibri" w:hAnsi="Calibri" w:cs="Calibri"/>
          <w:sz w:val="24"/>
          <w:szCs w:val="24"/>
          <w:lang w:val="en-US"/>
        </w:rPr>
        <w:t xml:space="preserve">EAPN (2022). </w:t>
      </w:r>
      <w:r w:rsidR="00495D18">
        <w:rPr>
          <w:rFonts w:ascii="Calibri" w:hAnsi="Calibri" w:cs="Calibri"/>
          <w:i/>
          <w:iCs/>
          <w:sz w:val="24"/>
          <w:szCs w:val="24"/>
          <w:lang w:val="en-US"/>
        </w:rPr>
        <w:t xml:space="preserve">Energy Poverty in the Context of the Green Transition and the Cost-of-Living Crisis. </w:t>
      </w:r>
      <w:r w:rsidR="00495D18">
        <w:rPr>
          <w:rFonts w:ascii="Calibri" w:hAnsi="Calibri" w:cs="Calibri"/>
          <w:sz w:val="24"/>
          <w:szCs w:val="24"/>
          <w:lang w:val="en-US"/>
        </w:rPr>
        <w:t xml:space="preserve">Edition 1. European Poverty Network. </w:t>
      </w:r>
    </w:p>
    <w:p w14:paraId="7211DDAE" w14:textId="4B435EAE" w:rsidR="00B00075" w:rsidRPr="00BA38C9" w:rsidRDefault="00B00075" w:rsidP="35413D53">
      <w:pPr>
        <w:jc w:val="both"/>
        <w:rPr>
          <w:rFonts w:ascii="Calibri" w:hAnsi="Calibri" w:cs="Calibri"/>
          <w:sz w:val="24"/>
          <w:szCs w:val="24"/>
          <w:lang w:val="en-US"/>
        </w:rPr>
      </w:pPr>
      <w:r>
        <w:rPr>
          <w:rFonts w:ascii="Calibri" w:hAnsi="Calibri" w:cs="Calibri"/>
          <w:sz w:val="24"/>
          <w:szCs w:val="24"/>
          <w:lang w:val="en-US"/>
        </w:rPr>
        <w:t xml:space="preserve">SVP (2024). </w:t>
      </w:r>
      <w:r>
        <w:rPr>
          <w:rFonts w:ascii="Calibri" w:hAnsi="Calibri" w:cs="Calibri"/>
          <w:i/>
          <w:iCs/>
          <w:sz w:val="24"/>
          <w:szCs w:val="24"/>
          <w:lang w:val="en-US"/>
        </w:rPr>
        <w:t>Submission on the Revised Energy Poverty Action Plan</w:t>
      </w:r>
      <w:r w:rsidR="00BA38C9">
        <w:rPr>
          <w:rFonts w:ascii="Calibri" w:hAnsi="Calibri" w:cs="Calibri"/>
          <w:i/>
          <w:iCs/>
          <w:sz w:val="24"/>
          <w:szCs w:val="24"/>
          <w:lang w:val="en-US"/>
        </w:rPr>
        <w:t xml:space="preserve">, </w:t>
      </w:r>
      <w:r w:rsidR="00BA38C9">
        <w:rPr>
          <w:rFonts w:ascii="Calibri" w:hAnsi="Calibri" w:cs="Calibri"/>
          <w:sz w:val="24"/>
          <w:szCs w:val="24"/>
          <w:lang w:val="en-US"/>
        </w:rPr>
        <w:t xml:space="preserve">Submission to the Department of Energy Climate and Communications, May 2024. Dublin: Society of St Vincent de Paul National Office. </w:t>
      </w:r>
    </w:p>
    <w:p w14:paraId="1162ADF1" w14:textId="77777777" w:rsidR="00ED5CC3" w:rsidRPr="00ED5CC3" w:rsidRDefault="00ED5CC3">
      <w:pPr>
        <w:rPr>
          <w:lang w:val="en-GB"/>
        </w:rPr>
      </w:pPr>
    </w:p>
    <w:sectPr w:rsidR="00ED5CC3" w:rsidRPr="00ED5C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4C86B" w14:textId="77777777" w:rsidR="00ED5CC3" w:rsidRDefault="00ED5CC3" w:rsidP="00ED5CC3">
      <w:pPr>
        <w:spacing w:after="0" w:line="240" w:lineRule="auto"/>
      </w:pPr>
      <w:r>
        <w:separator/>
      </w:r>
    </w:p>
  </w:endnote>
  <w:endnote w:type="continuationSeparator" w:id="0">
    <w:p w14:paraId="47C68983" w14:textId="77777777" w:rsidR="00ED5CC3" w:rsidRDefault="00ED5CC3" w:rsidP="00ED5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Medium">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1C1C3" w14:textId="77777777" w:rsidR="00ED5CC3" w:rsidRDefault="00ED5CC3" w:rsidP="00ED5CC3">
      <w:pPr>
        <w:spacing w:after="0" w:line="240" w:lineRule="auto"/>
      </w:pPr>
      <w:r>
        <w:separator/>
      </w:r>
    </w:p>
  </w:footnote>
  <w:footnote w:type="continuationSeparator" w:id="0">
    <w:p w14:paraId="25455ABD" w14:textId="77777777" w:rsidR="00ED5CC3" w:rsidRDefault="00ED5CC3" w:rsidP="00ED5CC3">
      <w:pPr>
        <w:spacing w:after="0" w:line="240" w:lineRule="auto"/>
      </w:pPr>
      <w:r>
        <w:continuationSeparator/>
      </w:r>
    </w:p>
  </w:footnote>
  <w:footnote w:id="1">
    <w:p w14:paraId="7F4356E6" w14:textId="66CD92AE" w:rsidR="00177C01" w:rsidRPr="00177C01" w:rsidRDefault="00177C01">
      <w:pPr>
        <w:pStyle w:val="FootnoteText"/>
        <w:rPr>
          <w:lang w:val="en-US"/>
        </w:rPr>
      </w:pPr>
      <w:r>
        <w:rPr>
          <w:rStyle w:val="FootnoteReference"/>
        </w:rPr>
        <w:footnoteRef/>
      </w:r>
      <w:r>
        <w:t xml:space="preserve"> </w:t>
      </w:r>
      <w:r w:rsidRPr="00177C01">
        <w:t>European Parliament and Council of the European Union. (2018b). Directive (EU) 2018/2001 of the European Parliament and of the Council on the Promotion of the Use of Energy from Renewable Sources (Recast)</w:t>
      </w:r>
    </w:p>
  </w:footnote>
  <w:footnote w:id="2">
    <w:p w14:paraId="69C4B9C4" w14:textId="7C0268F7" w:rsidR="00CC25B8" w:rsidRPr="00CC25B8" w:rsidRDefault="00CC25B8">
      <w:pPr>
        <w:pStyle w:val="FootnoteText"/>
        <w:rPr>
          <w:lang w:val="en-US"/>
        </w:rPr>
      </w:pPr>
      <w:r>
        <w:rPr>
          <w:rStyle w:val="FootnoteReference"/>
        </w:rPr>
        <w:footnoteRef/>
      </w:r>
      <w:r>
        <w:t xml:space="preserve"> </w:t>
      </w:r>
      <w:r>
        <w:rPr>
          <w:lang w:val="en-US"/>
        </w:rPr>
        <w:t xml:space="preserve">For more details see </w:t>
      </w:r>
      <w:r w:rsidRPr="00CC25B8">
        <w:rPr>
          <w:lang w:val="en-US"/>
        </w:rPr>
        <w:t>https://www.seai.ie/grants/community-grants/overview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52EF7"/>
    <w:multiLevelType w:val="hybridMultilevel"/>
    <w:tmpl w:val="1110EAEE"/>
    <w:lvl w:ilvl="0" w:tplc="9332926A">
      <w:start w:val="1"/>
      <w:numFmt w:val="decimal"/>
      <w:lvlText w:val="%1)"/>
      <w:lvlJc w:val="left"/>
      <w:pPr>
        <w:tabs>
          <w:tab w:val="num" w:pos="720"/>
        </w:tabs>
        <w:ind w:left="720" w:hanging="360"/>
      </w:pPr>
    </w:lvl>
    <w:lvl w:ilvl="1" w:tplc="87C4E7DA" w:tentative="1">
      <w:start w:val="1"/>
      <w:numFmt w:val="decimal"/>
      <w:lvlText w:val="%2)"/>
      <w:lvlJc w:val="left"/>
      <w:pPr>
        <w:tabs>
          <w:tab w:val="num" w:pos="1440"/>
        </w:tabs>
        <w:ind w:left="1440" w:hanging="360"/>
      </w:pPr>
    </w:lvl>
    <w:lvl w:ilvl="2" w:tplc="27AAF8F4" w:tentative="1">
      <w:start w:val="1"/>
      <w:numFmt w:val="decimal"/>
      <w:lvlText w:val="%3)"/>
      <w:lvlJc w:val="left"/>
      <w:pPr>
        <w:tabs>
          <w:tab w:val="num" w:pos="2160"/>
        </w:tabs>
        <w:ind w:left="2160" w:hanging="360"/>
      </w:pPr>
    </w:lvl>
    <w:lvl w:ilvl="3" w:tplc="555C0004" w:tentative="1">
      <w:start w:val="1"/>
      <w:numFmt w:val="decimal"/>
      <w:lvlText w:val="%4)"/>
      <w:lvlJc w:val="left"/>
      <w:pPr>
        <w:tabs>
          <w:tab w:val="num" w:pos="2880"/>
        </w:tabs>
        <w:ind w:left="2880" w:hanging="360"/>
      </w:pPr>
    </w:lvl>
    <w:lvl w:ilvl="4" w:tplc="0890CCBE" w:tentative="1">
      <w:start w:val="1"/>
      <w:numFmt w:val="decimal"/>
      <w:lvlText w:val="%5)"/>
      <w:lvlJc w:val="left"/>
      <w:pPr>
        <w:tabs>
          <w:tab w:val="num" w:pos="3600"/>
        </w:tabs>
        <w:ind w:left="3600" w:hanging="360"/>
      </w:pPr>
    </w:lvl>
    <w:lvl w:ilvl="5" w:tplc="42A05A22" w:tentative="1">
      <w:start w:val="1"/>
      <w:numFmt w:val="decimal"/>
      <w:lvlText w:val="%6)"/>
      <w:lvlJc w:val="left"/>
      <w:pPr>
        <w:tabs>
          <w:tab w:val="num" w:pos="4320"/>
        </w:tabs>
        <w:ind w:left="4320" w:hanging="360"/>
      </w:pPr>
    </w:lvl>
    <w:lvl w:ilvl="6" w:tplc="1DCEE2EA" w:tentative="1">
      <w:start w:val="1"/>
      <w:numFmt w:val="decimal"/>
      <w:lvlText w:val="%7)"/>
      <w:lvlJc w:val="left"/>
      <w:pPr>
        <w:tabs>
          <w:tab w:val="num" w:pos="5040"/>
        </w:tabs>
        <w:ind w:left="5040" w:hanging="360"/>
      </w:pPr>
    </w:lvl>
    <w:lvl w:ilvl="7" w:tplc="F0B264DC" w:tentative="1">
      <w:start w:val="1"/>
      <w:numFmt w:val="decimal"/>
      <w:lvlText w:val="%8)"/>
      <w:lvlJc w:val="left"/>
      <w:pPr>
        <w:tabs>
          <w:tab w:val="num" w:pos="5760"/>
        </w:tabs>
        <w:ind w:left="5760" w:hanging="360"/>
      </w:pPr>
    </w:lvl>
    <w:lvl w:ilvl="8" w:tplc="C136D8A2" w:tentative="1">
      <w:start w:val="1"/>
      <w:numFmt w:val="decimal"/>
      <w:lvlText w:val="%9)"/>
      <w:lvlJc w:val="left"/>
      <w:pPr>
        <w:tabs>
          <w:tab w:val="num" w:pos="6480"/>
        </w:tabs>
        <w:ind w:left="6480" w:hanging="360"/>
      </w:pPr>
    </w:lvl>
  </w:abstractNum>
  <w:abstractNum w:abstractNumId="1" w15:restartNumberingAfterBreak="0">
    <w:nsid w:val="37335420"/>
    <w:multiLevelType w:val="multilevel"/>
    <w:tmpl w:val="1FB00D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3A24AB69"/>
    <w:multiLevelType w:val="multilevel"/>
    <w:tmpl w:val="350686B4"/>
    <w:lvl w:ilvl="0">
      <w:start w:val="1"/>
      <w:numFmt w:val="decimal"/>
      <w:pStyle w:val="Stil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DEF48EB"/>
    <w:multiLevelType w:val="multilevel"/>
    <w:tmpl w:val="70943F42"/>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50FD44A7"/>
    <w:multiLevelType w:val="multilevel"/>
    <w:tmpl w:val="70943F4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529485A"/>
    <w:multiLevelType w:val="hybridMultilevel"/>
    <w:tmpl w:val="4ADA0414"/>
    <w:lvl w:ilvl="0" w:tplc="A3B855C2">
      <w:start w:val="4"/>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5B365FEB"/>
    <w:multiLevelType w:val="hybridMultilevel"/>
    <w:tmpl w:val="FB1851B6"/>
    <w:lvl w:ilvl="0" w:tplc="E8C2FEBC">
      <w:numFmt w:val="bullet"/>
      <w:lvlText w:val=""/>
      <w:lvlJc w:val="left"/>
      <w:pPr>
        <w:ind w:left="720" w:hanging="360"/>
      </w:pPr>
      <w:rPr>
        <w:rFonts w:ascii="Wingdings" w:eastAsiaTheme="minorHAnsi" w:hAnsi="Wingdings"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68A7CFA7"/>
    <w:multiLevelType w:val="hybridMultilevel"/>
    <w:tmpl w:val="81C4A528"/>
    <w:lvl w:ilvl="0" w:tplc="595EE030">
      <w:start w:val="1"/>
      <w:numFmt w:val="decimal"/>
      <w:lvlText w:val="%1)"/>
      <w:lvlJc w:val="left"/>
      <w:pPr>
        <w:ind w:left="360" w:hanging="360"/>
      </w:pPr>
    </w:lvl>
    <w:lvl w:ilvl="1" w:tplc="46940C4E">
      <w:start w:val="1"/>
      <w:numFmt w:val="lowerLetter"/>
      <w:lvlText w:val="%2."/>
      <w:lvlJc w:val="left"/>
      <w:pPr>
        <w:ind w:left="1080" w:hanging="360"/>
      </w:pPr>
    </w:lvl>
    <w:lvl w:ilvl="2" w:tplc="736EDDFE">
      <w:start w:val="1"/>
      <w:numFmt w:val="lowerRoman"/>
      <w:lvlText w:val="%3."/>
      <w:lvlJc w:val="right"/>
      <w:pPr>
        <w:ind w:left="1800" w:hanging="180"/>
      </w:pPr>
    </w:lvl>
    <w:lvl w:ilvl="3" w:tplc="028062D8">
      <w:start w:val="1"/>
      <w:numFmt w:val="decimal"/>
      <w:lvlText w:val="%4."/>
      <w:lvlJc w:val="left"/>
      <w:pPr>
        <w:ind w:left="2520" w:hanging="360"/>
      </w:pPr>
    </w:lvl>
    <w:lvl w:ilvl="4" w:tplc="500A0268">
      <w:start w:val="1"/>
      <w:numFmt w:val="lowerLetter"/>
      <w:lvlText w:val="%5."/>
      <w:lvlJc w:val="left"/>
      <w:pPr>
        <w:ind w:left="3240" w:hanging="360"/>
      </w:pPr>
    </w:lvl>
    <w:lvl w:ilvl="5" w:tplc="995E13AE">
      <w:start w:val="1"/>
      <w:numFmt w:val="lowerRoman"/>
      <w:lvlText w:val="%6."/>
      <w:lvlJc w:val="right"/>
      <w:pPr>
        <w:ind w:left="3960" w:hanging="180"/>
      </w:pPr>
    </w:lvl>
    <w:lvl w:ilvl="6" w:tplc="6C6CE01C">
      <w:start w:val="1"/>
      <w:numFmt w:val="decimal"/>
      <w:lvlText w:val="%7."/>
      <w:lvlJc w:val="left"/>
      <w:pPr>
        <w:ind w:left="4680" w:hanging="360"/>
      </w:pPr>
    </w:lvl>
    <w:lvl w:ilvl="7" w:tplc="0CC2E3DA">
      <w:start w:val="1"/>
      <w:numFmt w:val="lowerLetter"/>
      <w:lvlText w:val="%8."/>
      <w:lvlJc w:val="left"/>
      <w:pPr>
        <w:ind w:left="5400" w:hanging="360"/>
      </w:pPr>
    </w:lvl>
    <w:lvl w:ilvl="8" w:tplc="C0FE6040">
      <w:start w:val="1"/>
      <w:numFmt w:val="lowerRoman"/>
      <w:lvlText w:val="%9."/>
      <w:lvlJc w:val="right"/>
      <w:pPr>
        <w:ind w:left="6120" w:hanging="180"/>
      </w:pPr>
    </w:lvl>
  </w:abstractNum>
  <w:abstractNum w:abstractNumId="8" w15:restartNumberingAfterBreak="0">
    <w:nsid w:val="6BAE5610"/>
    <w:multiLevelType w:val="hybridMultilevel"/>
    <w:tmpl w:val="91D05A56"/>
    <w:lvl w:ilvl="0" w:tplc="0590D026">
      <w:start w:val="1"/>
      <w:numFmt w:val="upperLetter"/>
      <w:lvlText w:val="%1)"/>
      <w:lvlJc w:val="left"/>
      <w:pPr>
        <w:ind w:left="720" w:hanging="360"/>
      </w:pPr>
    </w:lvl>
    <w:lvl w:ilvl="1" w:tplc="02B88E34">
      <w:start w:val="1"/>
      <w:numFmt w:val="lowerLetter"/>
      <w:lvlText w:val="%2."/>
      <w:lvlJc w:val="left"/>
      <w:pPr>
        <w:ind w:left="1440" w:hanging="360"/>
      </w:pPr>
    </w:lvl>
    <w:lvl w:ilvl="2" w:tplc="F42AB3DC">
      <w:start w:val="1"/>
      <w:numFmt w:val="lowerRoman"/>
      <w:lvlText w:val="%3."/>
      <w:lvlJc w:val="right"/>
      <w:pPr>
        <w:ind w:left="2160" w:hanging="180"/>
      </w:pPr>
    </w:lvl>
    <w:lvl w:ilvl="3" w:tplc="9D1CD094">
      <w:start w:val="1"/>
      <w:numFmt w:val="decimal"/>
      <w:lvlText w:val="%4."/>
      <w:lvlJc w:val="left"/>
      <w:pPr>
        <w:ind w:left="2880" w:hanging="360"/>
      </w:pPr>
    </w:lvl>
    <w:lvl w:ilvl="4" w:tplc="4322F510">
      <w:start w:val="1"/>
      <w:numFmt w:val="lowerLetter"/>
      <w:lvlText w:val="%5."/>
      <w:lvlJc w:val="left"/>
      <w:pPr>
        <w:ind w:left="3600" w:hanging="360"/>
      </w:pPr>
    </w:lvl>
    <w:lvl w:ilvl="5" w:tplc="19761082">
      <w:start w:val="1"/>
      <w:numFmt w:val="lowerRoman"/>
      <w:lvlText w:val="%6."/>
      <w:lvlJc w:val="right"/>
      <w:pPr>
        <w:ind w:left="4320" w:hanging="180"/>
      </w:pPr>
    </w:lvl>
    <w:lvl w:ilvl="6" w:tplc="BDD62AC6">
      <w:start w:val="1"/>
      <w:numFmt w:val="decimal"/>
      <w:lvlText w:val="%7."/>
      <w:lvlJc w:val="left"/>
      <w:pPr>
        <w:ind w:left="5040" w:hanging="360"/>
      </w:pPr>
    </w:lvl>
    <w:lvl w:ilvl="7" w:tplc="787CBFCC">
      <w:start w:val="1"/>
      <w:numFmt w:val="lowerLetter"/>
      <w:lvlText w:val="%8."/>
      <w:lvlJc w:val="left"/>
      <w:pPr>
        <w:ind w:left="5760" w:hanging="360"/>
      </w:pPr>
    </w:lvl>
    <w:lvl w:ilvl="8" w:tplc="6FD000B4">
      <w:start w:val="1"/>
      <w:numFmt w:val="lowerRoman"/>
      <w:lvlText w:val="%9."/>
      <w:lvlJc w:val="right"/>
      <w:pPr>
        <w:ind w:left="6480" w:hanging="180"/>
      </w:pPr>
    </w:lvl>
  </w:abstractNum>
  <w:num w:numId="1" w16cid:durableId="667490045">
    <w:abstractNumId w:val="7"/>
  </w:num>
  <w:num w:numId="2" w16cid:durableId="1382485778">
    <w:abstractNumId w:val="8"/>
  </w:num>
  <w:num w:numId="3" w16cid:durableId="1260673695">
    <w:abstractNumId w:val="2"/>
  </w:num>
  <w:num w:numId="4" w16cid:durableId="1221867765">
    <w:abstractNumId w:val="0"/>
  </w:num>
  <w:num w:numId="5" w16cid:durableId="2093620843">
    <w:abstractNumId w:val="4"/>
  </w:num>
  <w:num w:numId="6" w16cid:durableId="1145001443">
    <w:abstractNumId w:val="3"/>
  </w:num>
  <w:num w:numId="7" w16cid:durableId="1315990050">
    <w:abstractNumId w:val="1"/>
  </w:num>
  <w:num w:numId="8" w16cid:durableId="501626022">
    <w:abstractNumId w:val="6"/>
  </w:num>
  <w:num w:numId="9" w16cid:durableId="1069030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cja Bobek">
    <w15:presenceInfo w15:providerId="AD" w15:userId="S::Alicja.Bobek@TUDublin.ie::3c2f4d7c-9d48-4dbf-9795-5a90b4c4b0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C3"/>
    <w:rsid w:val="000369C8"/>
    <w:rsid w:val="00044575"/>
    <w:rsid w:val="0007373A"/>
    <w:rsid w:val="00074208"/>
    <w:rsid w:val="000A091A"/>
    <w:rsid w:val="000C13E9"/>
    <w:rsid w:val="000E3A55"/>
    <w:rsid w:val="000E644F"/>
    <w:rsid w:val="001216CD"/>
    <w:rsid w:val="00136EAF"/>
    <w:rsid w:val="0014479E"/>
    <w:rsid w:val="00177C01"/>
    <w:rsid w:val="0018347F"/>
    <w:rsid w:val="001A35E5"/>
    <w:rsid w:val="001A6C4E"/>
    <w:rsid w:val="001C2B33"/>
    <w:rsid w:val="001D3CA6"/>
    <w:rsid w:val="00205E43"/>
    <w:rsid w:val="0022711F"/>
    <w:rsid w:val="00241737"/>
    <w:rsid w:val="00275099"/>
    <w:rsid w:val="002C4424"/>
    <w:rsid w:val="00301DFF"/>
    <w:rsid w:val="003204F9"/>
    <w:rsid w:val="0032725E"/>
    <w:rsid w:val="00343D65"/>
    <w:rsid w:val="003506BC"/>
    <w:rsid w:val="003736FD"/>
    <w:rsid w:val="003A7463"/>
    <w:rsid w:val="003B78FE"/>
    <w:rsid w:val="003C50FE"/>
    <w:rsid w:val="003E0609"/>
    <w:rsid w:val="003F64CB"/>
    <w:rsid w:val="004121E5"/>
    <w:rsid w:val="00425538"/>
    <w:rsid w:val="00427FB5"/>
    <w:rsid w:val="004325C5"/>
    <w:rsid w:val="0043549C"/>
    <w:rsid w:val="00451B7E"/>
    <w:rsid w:val="00455E61"/>
    <w:rsid w:val="00471E72"/>
    <w:rsid w:val="004854FA"/>
    <w:rsid w:val="00495D18"/>
    <w:rsid w:val="004F278C"/>
    <w:rsid w:val="00515082"/>
    <w:rsid w:val="0053047B"/>
    <w:rsid w:val="0054444D"/>
    <w:rsid w:val="0057363D"/>
    <w:rsid w:val="00590159"/>
    <w:rsid w:val="005C57F1"/>
    <w:rsid w:val="005C59F2"/>
    <w:rsid w:val="005C6A43"/>
    <w:rsid w:val="005D3734"/>
    <w:rsid w:val="005E556D"/>
    <w:rsid w:val="005E77E4"/>
    <w:rsid w:val="005F57C1"/>
    <w:rsid w:val="00626C06"/>
    <w:rsid w:val="00636884"/>
    <w:rsid w:val="00650BD4"/>
    <w:rsid w:val="00652C7E"/>
    <w:rsid w:val="00677655"/>
    <w:rsid w:val="006A6FB1"/>
    <w:rsid w:val="006D0E3B"/>
    <w:rsid w:val="00723321"/>
    <w:rsid w:val="007441F8"/>
    <w:rsid w:val="0074719C"/>
    <w:rsid w:val="00751EF6"/>
    <w:rsid w:val="00767595"/>
    <w:rsid w:val="00772093"/>
    <w:rsid w:val="007C10F8"/>
    <w:rsid w:val="00806333"/>
    <w:rsid w:val="00817A82"/>
    <w:rsid w:val="008325F2"/>
    <w:rsid w:val="00847B2E"/>
    <w:rsid w:val="008D4155"/>
    <w:rsid w:val="008F02B2"/>
    <w:rsid w:val="008F0C51"/>
    <w:rsid w:val="009112C3"/>
    <w:rsid w:val="009219C1"/>
    <w:rsid w:val="009320FA"/>
    <w:rsid w:val="00951524"/>
    <w:rsid w:val="00953E05"/>
    <w:rsid w:val="009760C2"/>
    <w:rsid w:val="009A7F26"/>
    <w:rsid w:val="009F12B4"/>
    <w:rsid w:val="009F21FC"/>
    <w:rsid w:val="00A0031F"/>
    <w:rsid w:val="00A147C7"/>
    <w:rsid w:val="00AD403C"/>
    <w:rsid w:val="00AE2271"/>
    <w:rsid w:val="00AE5D0A"/>
    <w:rsid w:val="00B00075"/>
    <w:rsid w:val="00B0727C"/>
    <w:rsid w:val="00B161C6"/>
    <w:rsid w:val="00B52649"/>
    <w:rsid w:val="00B93908"/>
    <w:rsid w:val="00B973D1"/>
    <w:rsid w:val="00BA38C9"/>
    <w:rsid w:val="00BB4D7F"/>
    <w:rsid w:val="00BC1C17"/>
    <w:rsid w:val="00BD5840"/>
    <w:rsid w:val="00BE3BC4"/>
    <w:rsid w:val="00C31778"/>
    <w:rsid w:val="00C352A2"/>
    <w:rsid w:val="00C54AAA"/>
    <w:rsid w:val="00CA731F"/>
    <w:rsid w:val="00CC25B8"/>
    <w:rsid w:val="00CC2E8C"/>
    <w:rsid w:val="00CE63F5"/>
    <w:rsid w:val="00D03E4E"/>
    <w:rsid w:val="00D1355A"/>
    <w:rsid w:val="00D532A7"/>
    <w:rsid w:val="00D56502"/>
    <w:rsid w:val="00D56B3C"/>
    <w:rsid w:val="00D66E3A"/>
    <w:rsid w:val="00DA1EE8"/>
    <w:rsid w:val="00DB254A"/>
    <w:rsid w:val="00DB4434"/>
    <w:rsid w:val="00DC2D7A"/>
    <w:rsid w:val="00DD2E54"/>
    <w:rsid w:val="00DD35FD"/>
    <w:rsid w:val="00DF4B49"/>
    <w:rsid w:val="00E11D50"/>
    <w:rsid w:val="00E226DA"/>
    <w:rsid w:val="00E36032"/>
    <w:rsid w:val="00E67692"/>
    <w:rsid w:val="00E75C13"/>
    <w:rsid w:val="00E80717"/>
    <w:rsid w:val="00E94DD7"/>
    <w:rsid w:val="00EC3685"/>
    <w:rsid w:val="00ED5CC3"/>
    <w:rsid w:val="00EF44E1"/>
    <w:rsid w:val="00F133F8"/>
    <w:rsid w:val="00F449D6"/>
    <w:rsid w:val="00F6238A"/>
    <w:rsid w:val="00F807FE"/>
    <w:rsid w:val="00F818FE"/>
    <w:rsid w:val="00FA204F"/>
    <w:rsid w:val="0213F8FA"/>
    <w:rsid w:val="0922564A"/>
    <w:rsid w:val="0EE323CC"/>
    <w:rsid w:val="1A990BF2"/>
    <w:rsid w:val="1B429F0C"/>
    <w:rsid w:val="1DBBF7ED"/>
    <w:rsid w:val="1EBE1994"/>
    <w:rsid w:val="26CABDFB"/>
    <w:rsid w:val="27754D35"/>
    <w:rsid w:val="2C4E8240"/>
    <w:rsid w:val="2D6FDA85"/>
    <w:rsid w:val="3243DACA"/>
    <w:rsid w:val="35413D53"/>
    <w:rsid w:val="37B62A7A"/>
    <w:rsid w:val="45F12907"/>
    <w:rsid w:val="47279F74"/>
    <w:rsid w:val="4C83FB33"/>
    <w:rsid w:val="50502B08"/>
    <w:rsid w:val="54F39868"/>
    <w:rsid w:val="57F53419"/>
    <w:rsid w:val="6061FED5"/>
    <w:rsid w:val="62BE9FBD"/>
    <w:rsid w:val="6529DE47"/>
    <w:rsid w:val="68DD6D56"/>
    <w:rsid w:val="71241617"/>
    <w:rsid w:val="764E973F"/>
    <w:rsid w:val="79ADEEFC"/>
    <w:rsid w:val="7C5946E0"/>
    <w:rsid w:val="7E61502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F5B7"/>
  <w15:chartTrackingRefBased/>
  <w15:docId w15:val="{A4152037-9F7F-4B05-92FF-A4EC4312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C3"/>
    <w:rPr>
      <w:kern w:val="0"/>
      <w:lang w:val="bg-BG"/>
    </w:rPr>
  </w:style>
  <w:style w:type="paragraph" w:styleId="Heading1">
    <w:name w:val="heading 1"/>
    <w:basedOn w:val="Normal"/>
    <w:next w:val="Normal"/>
    <w:link w:val="Heading1Char"/>
    <w:uiPriority w:val="9"/>
    <w:qFormat/>
    <w:rsid w:val="00ED5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C3"/>
    <w:rPr>
      <w:rFonts w:eastAsiaTheme="majorEastAsia" w:cstheme="majorBidi"/>
      <w:color w:val="272727" w:themeColor="text1" w:themeTint="D8"/>
    </w:rPr>
  </w:style>
  <w:style w:type="paragraph" w:styleId="Title">
    <w:name w:val="Title"/>
    <w:aliases w:val="PLD_FRONT_TITLE"/>
    <w:basedOn w:val="Normal"/>
    <w:next w:val="Normal"/>
    <w:link w:val="TitleChar"/>
    <w:uiPriority w:val="10"/>
    <w:qFormat/>
    <w:rsid w:val="00ED5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PLD_FRONT_TITLE Char"/>
    <w:basedOn w:val="DefaultParagraphFont"/>
    <w:link w:val="Title"/>
    <w:uiPriority w:val="10"/>
    <w:rsid w:val="00ED5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C3"/>
    <w:pPr>
      <w:spacing w:before="160"/>
      <w:jc w:val="center"/>
    </w:pPr>
    <w:rPr>
      <w:i/>
      <w:iCs/>
      <w:color w:val="404040" w:themeColor="text1" w:themeTint="BF"/>
    </w:rPr>
  </w:style>
  <w:style w:type="character" w:customStyle="1" w:styleId="QuoteChar">
    <w:name w:val="Quote Char"/>
    <w:basedOn w:val="DefaultParagraphFont"/>
    <w:link w:val="Quote"/>
    <w:uiPriority w:val="29"/>
    <w:rsid w:val="00ED5CC3"/>
    <w:rPr>
      <w:i/>
      <w:iCs/>
      <w:color w:val="404040" w:themeColor="text1" w:themeTint="BF"/>
    </w:rPr>
  </w:style>
  <w:style w:type="paragraph" w:styleId="ListParagraph">
    <w:name w:val="List Paragraph"/>
    <w:basedOn w:val="Normal"/>
    <w:uiPriority w:val="34"/>
    <w:qFormat/>
    <w:rsid w:val="00ED5CC3"/>
    <w:pPr>
      <w:ind w:left="720"/>
      <w:contextualSpacing/>
    </w:pPr>
  </w:style>
  <w:style w:type="character" w:styleId="IntenseEmphasis">
    <w:name w:val="Intense Emphasis"/>
    <w:basedOn w:val="DefaultParagraphFont"/>
    <w:uiPriority w:val="21"/>
    <w:qFormat/>
    <w:rsid w:val="00ED5CC3"/>
    <w:rPr>
      <w:i/>
      <w:iCs/>
      <w:color w:val="0F4761" w:themeColor="accent1" w:themeShade="BF"/>
    </w:rPr>
  </w:style>
  <w:style w:type="paragraph" w:styleId="IntenseQuote">
    <w:name w:val="Intense Quote"/>
    <w:basedOn w:val="Normal"/>
    <w:next w:val="Normal"/>
    <w:link w:val="IntenseQuoteChar"/>
    <w:uiPriority w:val="30"/>
    <w:qFormat/>
    <w:rsid w:val="00ED5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CC3"/>
    <w:rPr>
      <w:i/>
      <w:iCs/>
      <w:color w:val="0F4761" w:themeColor="accent1" w:themeShade="BF"/>
    </w:rPr>
  </w:style>
  <w:style w:type="character" w:styleId="IntenseReference">
    <w:name w:val="Intense Reference"/>
    <w:basedOn w:val="DefaultParagraphFont"/>
    <w:uiPriority w:val="32"/>
    <w:qFormat/>
    <w:rsid w:val="00ED5CC3"/>
    <w:rPr>
      <w:b/>
      <w:bCs/>
      <w:smallCaps/>
      <w:color w:val="0F4761" w:themeColor="accent1" w:themeShade="BF"/>
      <w:spacing w:val="5"/>
    </w:rPr>
  </w:style>
  <w:style w:type="paragraph" w:styleId="NormalWeb">
    <w:name w:val="Normal (Web)"/>
    <w:basedOn w:val="Normal"/>
    <w:uiPriority w:val="99"/>
    <w:semiHidden/>
    <w:unhideWhenUsed/>
    <w:rsid w:val="00ED5CC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ED5C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5CC3"/>
    <w:rPr>
      <w:kern w:val="0"/>
      <w:lang w:val="bg-BG"/>
    </w:rPr>
  </w:style>
  <w:style w:type="paragraph" w:styleId="Footer">
    <w:name w:val="footer"/>
    <w:basedOn w:val="Normal"/>
    <w:link w:val="FooterChar"/>
    <w:uiPriority w:val="99"/>
    <w:unhideWhenUsed/>
    <w:rsid w:val="00ED5C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5CC3"/>
    <w:rPr>
      <w:kern w:val="0"/>
      <w:lang w:val="bg-BG"/>
    </w:rPr>
  </w:style>
  <w:style w:type="paragraph" w:customStyle="1" w:styleId="Stile1">
    <w:name w:val="Stile1"/>
    <w:basedOn w:val="Heading1"/>
    <w:link w:val="Stile1Carattere"/>
    <w:qFormat/>
    <w:rsid w:val="00ED5CC3"/>
    <w:pPr>
      <w:numPr>
        <w:numId w:val="3"/>
      </w:numPr>
      <w:tabs>
        <w:tab w:val="left" w:pos="360"/>
      </w:tabs>
      <w:spacing w:before="240" w:after="240"/>
      <w:jc w:val="both"/>
    </w:pPr>
    <w:rPr>
      <w:rFonts w:ascii="Calibri" w:eastAsia="Calibri" w:hAnsi="Calibri" w:cs="Calibri"/>
      <w:b/>
      <w:bCs/>
      <w:color w:val="0A2F41" w:themeColor="accent1" w:themeShade="80"/>
      <w:sz w:val="32"/>
      <w:szCs w:val="32"/>
      <w:lang w:val="en-US"/>
    </w:rPr>
  </w:style>
  <w:style w:type="character" w:customStyle="1" w:styleId="Stile1Carattere">
    <w:name w:val="Stile1 Carattere"/>
    <w:basedOn w:val="Heading1Char"/>
    <w:link w:val="Stile1"/>
    <w:rsid w:val="00ED5CC3"/>
    <w:rPr>
      <w:rFonts w:ascii="Calibri" w:eastAsia="Calibri" w:hAnsi="Calibri" w:cs="Calibri"/>
      <w:b/>
      <w:bCs/>
      <w:color w:val="0A2F41" w:themeColor="accent1" w:themeShade="80"/>
      <w:kern w:val="0"/>
      <w:sz w:val="32"/>
      <w:szCs w:val="32"/>
      <w:lang w:val="en-US"/>
    </w:rPr>
  </w:style>
  <w:style w:type="character" w:styleId="Hyperlink">
    <w:name w:val="Hyperlink"/>
    <w:basedOn w:val="DefaultParagraphFont"/>
    <w:uiPriority w:val="99"/>
    <w:unhideWhenUsed/>
    <w:rsid w:val="27754D35"/>
    <w:rPr>
      <w:color w:val="467886"/>
      <w:u w:val="single"/>
    </w:rPr>
  </w:style>
  <w:style w:type="table" w:styleId="TableGrid">
    <w:name w:val="Table Grid"/>
    <w:basedOn w:val="TableNormal"/>
    <w:uiPriority w:val="39"/>
    <w:rsid w:val="00DF4B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77C0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7C01"/>
    <w:rPr>
      <w:kern w:val="0"/>
      <w:sz w:val="20"/>
      <w:szCs w:val="20"/>
      <w:lang w:val="bg-BG"/>
    </w:rPr>
  </w:style>
  <w:style w:type="character" w:styleId="FootnoteReference">
    <w:name w:val="footnote reference"/>
    <w:basedOn w:val="DefaultParagraphFont"/>
    <w:uiPriority w:val="99"/>
    <w:semiHidden/>
    <w:unhideWhenUsed/>
    <w:rsid w:val="00177C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813221">
      <w:bodyDiv w:val="1"/>
      <w:marLeft w:val="0"/>
      <w:marRight w:val="0"/>
      <w:marTop w:val="0"/>
      <w:marBottom w:val="0"/>
      <w:divBdr>
        <w:top w:val="none" w:sz="0" w:space="0" w:color="auto"/>
        <w:left w:val="none" w:sz="0" w:space="0" w:color="auto"/>
        <w:bottom w:val="none" w:sz="0" w:space="0" w:color="auto"/>
        <w:right w:val="none" w:sz="0" w:space="0" w:color="auto"/>
      </w:divBdr>
      <w:divsChild>
        <w:div w:id="2127850777">
          <w:marLeft w:val="806"/>
          <w:marRight w:val="0"/>
          <w:marTop w:val="200"/>
          <w:marBottom w:val="0"/>
          <w:divBdr>
            <w:top w:val="none" w:sz="0" w:space="0" w:color="auto"/>
            <w:left w:val="none" w:sz="0" w:space="0" w:color="auto"/>
            <w:bottom w:val="none" w:sz="0" w:space="0" w:color="auto"/>
            <w:right w:val="none" w:sz="0" w:space="0" w:color="auto"/>
          </w:divBdr>
        </w:div>
        <w:div w:id="454838568">
          <w:marLeft w:val="806"/>
          <w:marRight w:val="0"/>
          <w:marTop w:val="200"/>
          <w:marBottom w:val="0"/>
          <w:divBdr>
            <w:top w:val="none" w:sz="0" w:space="0" w:color="auto"/>
            <w:left w:val="none" w:sz="0" w:space="0" w:color="auto"/>
            <w:bottom w:val="none" w:sz="0" w:space="0" w:color="auto"/>
            <w:right w:val="none" w:sz="0" w:space="0" w:color="auto"/>
          </w:divBdr>
        </w:div>
        <w:div w:id="852571686">
          <w:marLeft w:val="806"/>
          <w:marRight w:val="0"/>
          <w:marTop w:val="200"/>
          <w:marBottom w:val="0"/>
          <w:divBdr>
            <w:top w:val="none" w:sz="0" w:space="0" w:color="auto"/>
            <w:left w:val="none" w:sz="0" w:space="0" w:color="auto"/>
            <w:bottom w:val="none" w:sz="0" w:space="0" w:color="auto"/>
            <w:right w:val="none" w:sz="0" w:space="0" w:color="auto"/>
          </w:divBdr>
        </w:div>
        <w:div w:id="2094427812">
          <w:marLeft w:val="806"/>
          <w:marRight w:val="0"/>
          <w:marTop w:val="200"/>
          <w:marBottom w:val="0"/>
          <w:divBdr>
            <w:top w:val="none" w:sz="0" w:space="0" w:color="auto"/>
            <w:left w:val="none" w:sz="0" w:space="0" w:color="auto"/>
            <w:bottom w:val="none" w:sz="0" w:space="0" w:color="auto"/>
            <w:right w:val="none" w:sz="0" w:space="0" w:color="auto"/>
          </w:divBdr>
        </w:div>
      </w:divsChild>
    </w:div>
    <w:div w:id="1956906814">
      <w:bodyDiv w:val="1"/>
      <w:marLeft w:val="0"/>
      <w:marRight w:val="0"/>
      <w:marTop w:val="0"/>
      <w:marBottom w:val="0"/>
      <w:divBdr>
        <w:top w:val="none" w:sz="0" w:space="0" w:color="auto"/>
        <w:left w:val="none" w:sz="0" w:space="0" w:color="auto"/>
        <w:bottom w:val="none" w:sz="0" w:space="0" w:color="auto"/>
        <w:right w:val="none" w:sz="0" w:space="0" w:color="auto"/>
      </w:divBdr>
    </w:div>
    <w:div w:id="198149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mmission.europa.eu/energy-climate-change-environment/implementation-eu-countries/energy-and-climate-governance-and-reporting/national-energy-and-climate-plans_e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udublin.sharepoint.com/:p:/r/sites/FITTER/Shared%20Documents/General/WP2-%20Conceptual%20framework%20and%20methodology/T2.1%20Just%20transition%20definition%20and%20research%20design/Step%20by%20step%20guide/Workshop%20on%20methodolgical%20steps%20and%20conceptual%20framework%20steps.pptx?d=w55a5e9f8557c42aa8658f7df37b01eba&amp;csf=1&amp;web=1&amp;e=fhC7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4" ma:contentTypeDescription="Create a new document." ma:contentTypeScope="" ma:versionID="0dbe4638fa0664e81991196df959a965">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856b440e886b20cd4cb47d4d7b4f28ea"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191A8-FE0E-4E87-98D4-F956BE1726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145e21-d5c7-4e67-930c-a471c41d34d5"/>
    <ds:schemaRef ds:uri="e74f9379-904b-4e02-8419-bc1c49837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A4BE23-5D80-4473-B574-3AF283384FE7}">
  <ds:schemaRefs>
    <ds:schemaRef ds:uri="http://schemas.microsoft.com/sharepoint/v3/contenttype/forms"/>
  </ds:schemaRefs>
</ds:datastoreItem>
</file>

<file path=customXml/itemProps3.xml><?xml version="1.0" encoding="utf-8"?>
<ds:datastoreItem xmlns:ds="http://schemas.openxmlformats.org/officeDocument/2006/customXml" ds:itemID="{441DF4D3-EFC7-41E6-AEF8-49BA31E8A4EA}">
  <ds:schemaRefs>
    <ds:schemaRef ds:uri="http://schemas.microsoft.com/office/2006/metadata/properties"/>
    <ds:schemaRef ds:uri="http://schemas.microsoft.com/office/infopath/2007/PartnerControls"/>
    <ds:schemaRef ds:uri="e74f9379-904b-4e02-8419-bc1c49837b01"/>
    <ds:schemaRef ds:uri="56145e21-d5c7-4e67-930c-a471c41d34d5"/>
  </ds:schemaRefs>
</ds:datastoreItem>
</file>

<file path=customXml/itemProps4.xml><?xml version="1.0" encoding="utf-8"?>
<ds:datastoreItem xmlns:ds="http://schemas.openxmlformats.org/officeDocument/2006/customXml" ds:itemID="{CDA58EA5-55C1-4E68-A417-111A6C03A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8</Pages>
  <Words>3015</Words>
  <Characters>17188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Alicja Bobek</dc:creator>
  <cp:keywords/>
  <dc:description/>
  <cp:lastModifiedBy>Alicja Bobek</cp:lastModifiedBy>
  <cp:revision>4</cp:revision>
  <dcterms:created xsi:type="dcterms:W3CDTF">2025-03-26T15:55:00Z</dcterms:created>
  <dcterms:modified xsi:type="dcterms:W3CDTF">2025-03-26T16:49:00Z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