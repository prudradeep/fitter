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B7999" w:rsidR="00E575B1" w:rsidP="00E575B1" w:rsidRDefault="00E575B1" w14:paraId="7DEABA87" w14:textId="77777777">
      <w:pPr>
        <w:rPr>
          <w:lang w:val="en-GB"/>
        </w:rPr>
      </w:pPr>
    </w:p>
    <w:p w:rsidRPr="008B7999" w:rsidR="00E575B1" w:rsidP="00E575B1" w:rsidRDefault="00E575B1" w14:paraId="3102BC76" w14:textId="77777777">
      <w:pPr>
        <w:rPr>
          <w:lang w:val="en-GB"/>
        </w:rPr>
      </w:pPr>
    </w:p>
    <w:p w:rsidRPr="008B7999" w:rsidR="00E575B1" w:rsidP="00E575B1" w:rsidRDefault="00E575B1" w14:paraId="5104D89A" w14:textId="77777777">
      <w:pPr>
        <w:jc w:val="center"/>
        <w:rPr>
          <w:lang w:val="en-GB"/>
        </w:rPr>
      </w:pPr>
      <w:r w:rsidRPr="008B7999">
        <w:rPr>
          <w:noProof/>
          <w:lang w:val="en-US"/>
        </w:rPr>
        <w:drawing>
          <wp:inline distT="0" distB="0" distL="0" distR="0" wp14:anchorId="77E76C53" wp14:editId="0433ADDB">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rsidRPr="008B7999" w:rsidR="00E575B1" w:rsidP="00E575B1" w:rsidRDefault="00E575B1" w14:paraId="41F66EB3" w14:textId="77777777">
      <w:pPr>
        <w:rPr>
          <w:lang w:val="en-GB"/>
        </w:rPr>
      </w:pPr>
    </w:p>
    <w:p w:rsidRPr="008B7999" w:rsidR="00E575B1" w:rsidP="00E575B1" w:rsidRDefault="00E575B1" w14:paraId="2601B24E" w14:textId="77777777">
      <w:pPr>
        <w:rPr>
          <w:lang w:val="en-GB"/>
        </w:rPr>
      </w:pPr>
    </w:p>
    <w:p w:rsidRPr="008B7999" w:rsidR="00E575B1" w:rsidP="00E575B1" w:rsidRDefault="00E575B1" w14:paraId="2A2215AE" w14:textId="77777777">
      <w:pPr>
        <w:rPr>
          <w:lang w:val="en-GB"/>
        </w:rPr>
      </w:pPr>
    </w:p>
    <w:p w:rsidRPr="008B7999" w:rsidR="00E575B1" w:rsidP="00E575B1" w:rsidRDefault="00E575B1" w14:paraId="78A688A7" w14:textId="77777777">
      <w:pPr>
        <w:rPr>
          <w:lang w:val="en-GB"/>
        </w:rPr>
      </w:pPr>
      <w:r>
        <w:rPr>
          <w:noProof/>
          <w:lang w:val="en-US"/>
        </w:rPr>
        <mc:AlternateContent>
          <mc:Choice Requires="wps">
            <w:drawing>
              <wp:anchor distT="0" distB="0" distL="114300" distR="114300" simplePos="0" relativeHeight="251660288" behindDoc="0" locked="0" layoutInCell="1" allowOverlap="1" wp14:anchorId="4DA16E38" wp14:editId="450E3502">
                <wp:simplePos x="0" y="0"/>
                <wp:positionH relativeFrom="column">
                  <wp:posOffset>7620</wp:posOffset>
                </wp:positionH>
                <wp:positionV relativeFrom="paragraph">
                  <wp:posOffset>255270</wp:posOffset>
                </wp:positionV>
                <wp:extent cx="6004560" cy="635"/>
                <wp:effectExtent l="0" t="38100" r="34290" b="37465"/>
                <wp:wrapNone/>
                <wp:docPr id="44057606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AD220F1">
                <v:path fillok="f" arrowok="t" o:connecttype="none"/>
                <o:lock v:ext="edit" shapetype="t"/>
              </v:shapetype>
              <v:shape id="Straight Arrow Connector 1"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1f4d78 [1604]"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w:pict>
          </mc:Fallback>
        </mc:AlternateContent>
      </w:r>
    </w:p>
    <w:p w:rsidRPr="008B7999" w:rsidR="00E575B1" w:rsidP="00E575B1" w:rsidRDefault="00E575B1" w14:paraId="27D563B5" w14:textId="77777777">
      <w:pPr>
        <w:rPr>
          <w:lang w:val="en-GB"/>
        </w:rPr>
      </w:pPr>
    </w:p>
    <w:p w:rsidRPr="008B7999" w:rsidR="00E575B1" w:rsidP="00E575B1" w:rsidRDefault="00E575B1" w14:paraId="405EE61A" w14:textId="77777777">
      <w:pPr>
        <w:rPr>
          <w:lang w:val="en-GB"/>
        </w:rPr>
      </w:pPr>
    </w:p>
    <w:p w:rsidRPr="008B7999" w:rsidR="00E575B1" w:rsidP="00E575B1" w:rsidRDefault="00E575B1" w14:paraId="13AE5B00" w14:textId="77777777">
      <w:pPr>
        <w:rPr>
          <w:lang w:val="en-GB"/>
        </w:rPr>
      </w:pPr>
    </w:p>
    <w:p w:rsidRPr="008B7999" w:rsidR="00E575B1" w:rsidP="00E575B1" w:rsidRDefault="00E575B1" w14:paraId="22E5C387" w14:textId="77777777">
      <w:pPr>
        <w:rPr>
          <w:lang w:val="en-GB"/>
        </w:rPr>
      </w:pPr>
    </w:p>
    <w:p w:rsidRPr="008B7999" w:rsidR="00E575B1" w:rsidP="00E575B1" w:rsidRDefault="00E575B1" w14:paraId="638AD22E" w14:textId="77777777">
      <w:pPr>
        <w:pStyle w:val="NormalWeb"/>
        <w:tabs>
          <w:tab w:val="left" w:pos="9090"/>
        </w:tabs>
        <w:ind w:left="-90" w:right="-18"/>
        <w:jc w:val="center"/>
        <w:rPr>
          <w:rFonts w:ascii="Calibri" w:hAnsi="Calibri" w:cs="Calibri"/>
          <w:b/>
          <w:bCs/>
          <w:color w:val="1F4E79" w:themeColor="accent1" w:themeShade="80"/>
          <w:sz w:val="52"/>
          <w:szCs w:val="52"/>
          <w:lang w:val="en-GB"/>
        </w:rPr>
      </w:pPr>
      <w:r>
        <w:rPr>
          <w:rFonts w:ascii="Calibri" w:hAnsi="Calibri" w:cs="Calibri"/>
          <w:b/>
          <w:bCs/>
          <w:color w:val="1F4E79" w:themeColor="accent1" w:themeShade="80"/>
          <w:sz w:val="52"/>
          <w:szCs w:val="52"/>
          <w:lang w:val="en-GB"/>
        </w:rPr>
        <w:t>National Case Study: Energy Sector</w:t>
      </w:r>
    </w:p>
    <w:p w:rsidR="00E575B1" w:rsidP="009805DD" w:rsidRDefault="009805DD" w14:paraId="5FAE1B21" w14:textId="77777777">
      <w:pPr>
        <w:pStyle w:val="Style2"/>
        <w:numPr>
          <w:ilvl w:val="0"/>
          <w:numId w:val="0"/>
        </w:numPr>
        <w:ind w:left="792"/>
        <w:jc w:val="center"/>
        <w:rPr>
          <w:lang w:eastAsia="en-GB"/>
        </w:rPr>
      </w:pPr>
      <w:r>
        <w:rPr>
          <w:lang w:eastAsia="en-GB"/>
        </w:rPr>
        <w:t>Summary document all 6 national case studies</w:t>
      </w:r>
    </w:p>
    <w:p w:rsidRPr="00E575B1" w:rsidR="009805DD" w:rsidP="009805DD" w:rsidRDefault="009805DD" w14:paraId="3553BAD3" w14:textId="77777777">
      <w:pPr>
        <w:pStyle w:val="Style2"/>
        <w:numPr>
          <w:ilvl w:val="0"/>
          <w:numId w:val="0"/>
        </w:numPr>
        <w:ind w:left="792"/>
        <w:jc w:val="center"/>
        <w:rPr>
          <w:lang w:eastAsia="en-GB"/>
        </w:rPr>
      </w:pPr>
      <w:r>
        <w:rPr>
          <w:lang w:eastAsia="en-GB"/>
        </w:rPr>
        <w:t xml:space="preserve">Alicja Bobek (based on the contribution from: TU Dublin, UCM, SFC, </w:t>
      </w:r>
      <w:proofErr w:type="spellStart"/>
      <w:r>
        <w:rPr>
          <w:lang w:eastAsia="en-GB"/>
        </w:rPr>
        <w:t>Uninova</w:t>
      </w:r>
      <w:proofErr w:type="spellEnd"/>
      <w:r>
        <w:rPr>
          <w:lang w:eastAsia="en-GB"/>
        </w:rPr>
        <w:t>, FGB, WECF)</w:t>
      </w:r>
    </w:p>
    <w:p w:rsidRPr="00E575B1" w:rsidR="00E575B1" w:rsidP="00E575B1" w:rsidRDefault="00E575B1" w14:paraId="6832F177" w14:textId="77777777">
      <w:pPr>
        <w:rPr>
          <w:lang w:val="en-US" w:eastAsia="en-GB"/>
        </w:rPr>
      </w:pPr>
    </w:p>
    <w:p w:rsidRPr="00E575B1" w:rsidR="00E575B1" w:rsidP="00E575B1" w:rsidRDefault="00E575B1" w14:paraId="056640A5" w14:textId="77777777">
      <w:pPr>
        <w:rPr>
          <w:lang w:val="en-US"/>
        </w:rPr>
      </w:pPr>
    </w:p>
    <w:p w:rsidRPr="00E575B1" w:rsidR="00E575B1" w:rsidP="00E575B1" w:rsidRDefault="00E575B1" w14:paraId="3ECAA853" w14:textId="77777777">
      <w:pPr>
        <w:rPr>
          <w:lang w:val="en-US"/>
        </w:rPr>
      </w:pPr>
    </w:p>
    <w:p w:rsidRPr="00E575B1" w:rsidR="00E575B1" w:rsidP="00E575B1" w:rsidRDefault="00E575B1" w14:paraId="7FA83C55" w14:textId="77777777">
      <w:pPr>
        <w:rPr>
          <w:color w:val="002060"/>
          <w:lang w:val="en-US"/>
        </w:rPr>
      </w:pPr>
    </w:p>
    <w:p w:rsidRPr="00E575B1" w:rsidR="00E575B1" w:rsidP="00E575B1" w:rsidRDefault="00E575B1" w14:paraId="741F9451" w14:textId="77777777">
      <w:pPr>
        <w:rPr>
          <w:color w:val="002060"/>
          <w:sz w:val="18"/>
          <w:szCs w:val="18"/>
          <w:lang w:val="en-US"/>
        </w:rPr>
      </w:pPr>
      <w:r w:rsidRPr="008B7999">
        <w:rPr>
          <w:noProof/>
          <w:sz w:val="18"/>
          <w:szCs w:val="18"/>
          <w:lang w:val="en-US"/>
        </w:rPr>
        <w:drawing>
          <wp:anchor distT="0" distB="0" distL="114300" distR="114300" simplePos="0" relativeHeight="251659264" behindDoc="0" locked="0" layoutInCell="1" allowOverlap="1" wp14:anchorId="4D145F53" wp14:editId="2199C593">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1"/>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rsidRPr="008B7999" w:rsidR="00E575B1" w:rsidP="00E575B1" w:rsidRDefault="00E575B1" w14:paraId="7A89E8F9" w14:textId="77777777">
      <w:pPr>
        <w:rPr>
          <w:color w:val="002060"/>
          <w:lang w:val="en-GB"/>
        </w:rPr>
      </w:pPr>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rsidRPr="008B7999" w:rsidR="00E575B1" w:rsidP="00E575B1" w:rsidRDefault="00E575B1" w14:paraId="17BB9AE9" w14:textId="77777777">
      <w:pPr>
        <w:rPr>
          <w:lang w:val="en-GB"/>
        </w:rPr>
      </w:pPr>
    </w:p>
    <w:p w:rsidR="00E575B1" w:rsidP="00E575B1" w:rsidRDefault="00E575B1" w14:paraId="13329944" w14:textId="77777777">
      <w:pPr>
        <w:rPr>
          <w:lang w:val="en-GB"/>
        </w:rPr>
      </w:pPr>
    </w:p>
    <w:p w:rsidR="00E575B1" w:rsidP="00E575B1" w:rsidRDefault="00E575B1" w14:paraId="172E7729" w14:textId="77777777">
      <w:pPr>
        <w:rPr>
          <w:lang w:val="en-GB"/>
        </w:rPr>
      </w:pPr>
    </w:p>
    <w:p w:rsidR="00E575B1" w:rsidP="00E575B1" w:rsidRDefault="00E575B1" w14:paraId="6C9E0EDF" w14:textId="77777777">
      <w:pPr>
        <w:pStyle w:val="Stile1"/>
        <w:numPr>
          <w:ilvl w:val="0"/>
          <w:numId w:val="0"/>
        </w:numPr>
      </w:pPr>
      <w:bookmarkStart w:name="_Toc179193653" w:id="0"/>
      <w:r>
        <w:t>Steps required for the case study:</w:t>
      </w:r>
    </w:p>
    <w:bookmarkEnd w:id="0"/>
    <w:p w:rsidRPr="00ED5CC3" w:rsidR="00E575B1" w:rsidP="00E575B1" w:rsidRDefault="00E575B1" w14:paraId="06AD7CF2" w14:textId="77777777">
      <w:pPr>
        <w:pStyle w:val="Stile1"/>
        <w:ind w:left="0" w:firstLine="0"/>
        <w:rPr>
          <w:lang w:val="en-IE"/>
        </w:rPr>
      </w:pPr>
      <w:r>
        <w:t xml:space="preserve">Select a policy objective for each sector </w:t>
      </w:r>
    </w:p>
    <w:p w:rsidRPr="009103A5" w:rsidR="00E575B1" w:rsidP="00E575B1" w:rsidRDefault="00E575B1" w14:paraId="489F142C" w14:textId="77777777">
      <w:pPr>
        <w:pStyle w:val="Stile1"/>
        <w:numPr>
          <w:ilvl w:val="0"/>
          <w:numId w:val="0"/>
        </w:numPr>
        <w:rPr>
          <w:b w:val="0"/>
          <w:bCs w:val="0"/>
          <w:color w:val="auto"/>
          <w:sz w:val="24"/>
          <w:szCs w:val="24"/>
          <w:u w:val="single"/>
          <w:lang w:val="en-IE"/>
        </w:rPr>
      </w:pPr>
      <w:r w:rsidRPr="009103A5">
        <w:rPr>
          <w:b w:val="0"/>
          <w:bCs w:val="0"/>
          <w:color w:val="auto"/>
          <w:sz w:val="24"/>
          <w:szCs w:val="24"/>
          <w:u w:val="single"/>
        </w:rPr>
        <w:t xml:space="preserve">Policy objectives identified through the research conducted as part of T3.1 – </w:t>
      </w:r>
      <w:r w:rsidRPr="009103A5">
        <w:rPr>
          <w:color w:val="auto"/>
          <w:sz w:val="24"/>
          <w:szCs w:val="24"/>
          <w:u w:val="single"/>
        </w:rPr>
        <w:t>Transition to Renewable Energy Sources (RES)</w:t>
      </w:r>
    </w:p>
    <w:p w:rsidR="00E575B1" w:rsidP="00E575B1" w:rsidRDefault="00E575B1" w14:paraId="19D5C809" w14:textId="77777777">
      <w:pPr>
        <w:pStyle w:val="Stile1"/>
        <w:ind w:left="0" w:firstLine="0"/>
        <w:rPr>
          <w:lang w:val="en-IE"/>
        </w:rPr>
      </w:pPr>
      <w:r>
        <w:t xml:space="preserve">Identify key actions/mechanism to be assessed from each policy objective(s) </w:t>
      </w:r>
    </w:p>
    <w:p w:rsidR="00E575B1" w:rsidP="00E575B1" w:rsidRDefault="00E575B1" w14:paraId="3967B1E6" w14:textId="77777777">
      <w:pPr>
        <w:jc w:val="both"/>
        <w:rPr>
          <w:rFonts w:ascii="Calibri" w:hAnsi="Calibri" w:cs="Calibri"/>
          <w:sz w:val="24"/>
          <w:szCs w:val="24"/>
          <w:lang w:val="en-IE"/>
        </w:rPr>
      </w:pPr>
      <w:r w:rsidRPr="62BE9FBD">
        <w:rPr>
          <w:rFonts w:ascii="Calibri" w:hAnsi="Calibri" w:cs="Calibri"/>
          <w:b/>
          <w:bCs/>
          <w:sz w:val="24"/>
          <w:szCs w:val="24"/>
          <w:lang w:val="en-IE"/>
        </w:rPr>
        <w:t>Key mechanisms</w:t>
      </w:r>
      <w:r w:rsidRPr="62BE9FBD">
        <w:rPr>
          <w:rFonts w:ascii="Calibri" w:hAnsi="Calibri" w:cs="Calibri"/>
          <w:sz w:val="24"/>
          <w:szCs w:val="24"/>
          <w:lang w:val="en-IE"/>
        </w:rPr>
        <w:t xml:space="preserve"> identified as </w:t>
      </w:r>
      <w:r w:rsidRPr="62BE9FBD">
        <w:rPr>
          <w:rFonts w:ascii="Calibri" w:hAnsi="Calibri" w:cs="Calibri"/>
          <w:b/>
          <w:bCs/>
          <w:sz w:val="24"/>
          <w:szCs w:val="24"/>
          <w:lang w:val="en-IE"/>
        </w:rPr>
        <w:t>supports for decentralised energy production</w:t>
      </w:r>
      <w:r w:rsidRPr="62BE9FBD">
        <w:rPr>
          <w:rFonts w:ascii="Calibri" w:hAnsi="Calibri" w:cs="Calibri"/>
          <w:sz w:val="24"/>
          <w:szCs w:val="24"/>
          <w:lang w:val="en-IE"/>
        </w:rPr>
        <w:t xml:space="preserve"> (community and household level) - specifically support for community group schemes (co-op model, e.g. wind energy) and supports for microgeneration at household level (e.g. solar panel installation in individual homes).</w:t>
      </w:r>
    </w:p>
    <w:p w:rsidRPr="00B0727C" w:rsidR="00E575B1" w:rsidP="000C6659" w:rsidRDefault="00E575B1" w14:paraId="5A2099F9" w14:textId="77777777">
      <w:pPr>
        <w:jc w:val="both"/>
        <w:rPr>
          <w:rFonts w:ascii="Calibri" w:hAnsi="Calibri" w:cs="Calibri"/>
          <w:sz w:val="24"/>
          <w:szCs w:val="24"/>
          <w:lang w:val="en-US"/>
        </w:rPr>
      </w:pPr>
      <w:r w:rsidRPr="00B0727C">
        <w:rPr>
          <w:rFonts w:ascii="Calibri" w:hAnsi="Calibri" w:cs="Calibri"/>
          <w:sz w:val="24"/>
          <w:szCs w:val="24"/>
        </w:rPr>
        <w:t>The EU obliges Member States to implement an enabling framework for both renewables self-consumers (Article 21) and renewable energy communities (Article 22</w:t>
      </w:r>
      <w:r>
        <w:rPr>
          <w:rFonts w:ascii="Calibri" w:hAnsi="Calibri" w:cs="Calibri"/>
          <w:sz w:val="24"/>
          <w:szCs w:val="24"/>
          <w:lang w:val="en-US"/>
        </w:rPr>
        <w:t>)</w:t>
      </w:r>
      <w:r>
        <w:rPr>
          <w:rStyle w:val="FootnoteReference"/>
          <w:rFonts w:ascii="Calibri" w:hAnsi="Calibri" w:cs="Calibri"/>
          <w:sz w:val="24"/>
          <w:szCs w:val="24"/>
          <w:lang w:val="en-US"/>
        </w:rPr>
        <w:footnoteReference w:id="1"/>
      </w:r>
    </w:p>
    <w:p w:rsidR="00E575B1" w:rsidP="000C6659" w:rsidRDefault="00E575B1" w14:paraId="2FBFC1FF" w14:textId="71851920">
      <w:pPr>
        <w:jc w:val="both"/>
        <w:rPr>
          <w:rFonts w:ascii="Calibri" w:hAnsi="Calibri" w:eastAsia="Calibri" w:cs="Calibri"/>
          <w:sz w:val="24"/>
          <w:szCs w:val="24"/>
          <w:u w:val="single"/>
          <w:lang w:val="en-IE"/>
        </w:rPr>
      </w:pPr>
      <w:r w:rsidRPr="61731018" w:rsidR="00E575B1">
        <w:rPr>
          <w:rFonts w:ascii="Calibri" w:hAnsi="Calibri" w:cs="Calibri"/>
          <w:b w:val="1"/>
          <w:bCs w:val="1"/>
          <w:sz w:val="24"/>
          <w:szCs w:val="24"/>
          <w:lang w:val="en-IE"/>
        </w:rPr>
        <w:t xml:space="preserve">Research Question: </w:t>
      </w:r>
      <w:r w:rsidRPr="61731018" w:rsidR="00E575B1">
        <w:rPr>
          <w:rFonts w:ascii="Calibri" w:hAnsi="Calibri" w:eastAsia="Calibri" w:cs="Calibri"/>
          <w:sz w:val="24"/>
          <w:szCs w:val="24"/>
          <w:u w:val="single"/>
          <w:lang w:val="en-IE"/>
        </w:rPr>
        <w:t xml:space="preserve">To what extent current national policies (top-down approach) enabling RE adoption (for self-consumption) by citizens address or </w:t>
      </w:r>
      <w:r w:rsidRPr="61731018" w:rsidR="00E575B1">
        <w:rPr>
          <w:rFonts w:ascii="Calibri" w:hAnsi="Calibri" w:eastAsia="Calibri" w:cs="Calibri"/>
          <w:sz w:val="24"/>
          <w:szCs w:val="24"/>
          <w:u w:val="single"/>
          <w:lang w:val="en-IE"/>
        </w:rPr>
        <w:t>exacerbate</w:t>
      </w:r>
      <w:r w:rsidRPr="61731018" w:rsidR="00E575B1">
        <w:rPr>
          <w:rFonts w:ascii="Calibri" w:hAnsi="Calibri" w:eastAsia="Calibri" w:cs="Calibri"/>
          <w:sz w:val="24"/>
          <w:szCs w:val="24"/>
          <w:u w:val="single"/>
          <w:lang w:val="en-IE"/>
        </w:rPr>
        <w:t xml:space="preserve"> existing vulnerabilities? How is energy poverty addressed through these measures?</w:t>
      </w:r>
    </w:p>
    <w:p w:rsidRPr="001315AF" w:rsidR="001315AF" w:rsidP="001315AF" w:rsidRDefault="001315AF" w14:paraId="1675CE61" w14:textId="4EC5D13A">
      <w:pPr>
        <w:pStyle w:val="ListParagraph"/>
        <w:numPr>
          <w:ilvl w:val="0"/>
          <w:numId w:val="33"/>
        </w:numPr>
        <w:jc w:val="both"/>
        <w:rPr>
          <w:rFonts w:ascii="Calibri" w:hAnsi="Calibri" w:eastAsia="Calibri" w:cs="Calibri"/>
          <w:sz w:val="24"/>
          <w:szCs w:val="24"/>
          <w:lang w:val="en-IE"/>
        </w:rPr>
      </w:pPr>
      <w:r w:rsidRPr="001315AF">
        <w:rPr>
          <w:rFonts w:ascii="Calibri" w:hAnsi="Calibri" w:eastAsia="Calibri" w:cs="Calibri"/>
          <w:sz w:val="24"/>
          <w:szCs w:val="24"/>
          <w:lang w:val="en-IE"/>
        </w:rPr>
        <w:t>Are these national schemes inclusive or do they exclude certain groups from participation at both, household and community level energy production/consumption?</w:t>
      </w:r>
    </w:p>
    <w:p w:rsidR="001315AF" w:rsidP="001315AF" w:rsidRDefault="001315AF" w14:paraId="0AD3CDA1" w14:textId="3F332C94">
      <w:pPr>
        <w:pStyle w:val="ListParagraph"/>
        <w:numPr>
          <w:ilvl w:val="0"/>
          <w:numId w:val="33"/>
        </w:numPr>
        <w:jc w:val="both"/>
        <w:rPr>
          <w:rFonts w:ascii="Calibri" w:hAnsi="Calibri" w:eastAsia="Calibri" w:cs="Calibri"/>
          <w:sz w:val="24"/>
          <w:szCs w:val="24"/>
          <w:lang w:val="en-IE"/>
        </w:rPr>
      </w:pPr>
      <w:r w:rsidRPr="001315AF">
        <w:rPr>
          <w:rFonts w:ascii="Calibri" w:hAnsi="Calibri" w:eastAsia="Calibri" w:cs="Calibri"/>
          <w:sz w:val="24"/>
          <w:szCs w:val="24"/>
          <w:lang w:val="en-IE"/>
        </w:rPr>
        <w:t xml:space="preserve">Can these mechanisms help to elevate households out of energy </w:t>
      </w:r>
      <w:proofErr w:type="gramStart"/>
      <w:r w:rsidRPr="001315AF">
        <w:rPr>
          <w:rFonts w:ascii="Calibri" w:hAnsi="Calibri" w:eastAsia="Calibri" w:cs="Calibri"/>
          <w:sz w:val="24"/>
          <w:szCs w:val="24"/>
          <w:lang w:val="en-IE"/>
        </w:rPr>
        <w:t>poverty</w:t>
      </w:r>
      <w:proofErr w:type="gramEnd"/>
      <w:r w:rsidRPr="001315AF">
        <w:rPr>
          <w:rFonts w:ascii="Calibri" w:hAnsi="Calibri" w:eastAsia="Calibri" w:cs="Calibri"/>
          <w:sz w:val="24"/>
          <w:szCs w:val="24"/>
          <w:lang w:val="en-IE"/>
        </w:rPr>
        <w:t xml:space="preserve"> or can they potentially result in further energy vulnerability? </w:t>
      </w:r>
    </w:p>
    <w:p w:rsidR="001315AF" w:rsidP="001315AF" w:rsidRDefault="001315AF" w14:paraId="294203E8" w14:textId="74A2FA18">
      <w:pPr>
        <w:pStyle w:val="ListParagraph"/>
        <w:numPr>
          <w:ilvl w:val="0"/>
          <w:numId w:val="33"/>
        </w:numPr>
        <w:jc w:val="both"/>
        <w:rPr>
          <w:rFonts w:ascii="Calibri" w:hAnsi="Calibri" w:eastAsia="Calibri" w:cs="Calibri"/>
          <w:sz w:val="24"/>
          <w:szCs w:val="24"/>
          <w:lang w:val="en-IE"/>
        </w:rPr>
      </w:pPr>
      <w:r>
        <w:rPr>
          <w:rFonts w:ascii="Calibri" w:hAnsi="Calibri" w:eastAsia="Calibri" w:cs="Calibri"/>
          <w:sz w:val="24"/>
          <w:szCs w:val="24"/>
          <w:lang w:val="en-IE"/>
        </w:rPr>
        <w:t>What level of digital literacy is required for full participation? Is there any support available for those who have limited access to digital technologies?</w:t>
      </w:r>
    </w:p>
    <w:p w:rsidR="001315AF" w:rsidP="001315AF" w:rsidRDefault="001315AF" w14:paraId="2B61689A" w14:textId="5DE392DA">
      <w:pPr>
        <w:pStyle w:val="ListParagraph"/>
        <w:numPr>
          <w:ilvl w:val="0"/>
          <w:numId w:val="33"/>
        </w:numPr>
        <w:jc w:val="both"/>
        <w:rPr>
          <w:rFonts w:ascii="Calibri" w:hAnsi="Calibri" w:eastAsia="Calibri" w:cs="Calibri"/>
          <w:sz w:val="24"/>
          <w:szCs w:val="24"/>
          <w:lang w:val="en-IE"/>
        </w:rPr>
      </w:pPr>
      <w:proofErr w:type="gramStart"/>
      <w:r>
        <w:rPr>
          <w:rFonts w:ascii="Calibri" w:hAnsi="Calibri" w:eastAsia="Calibri" w:cs="Calibri"/>
          <w:sz w:val="24"/>
          <w:szCs w:val="24"/>
          <w:lang w:val="en-IE"/>
        </w:rPr>
        <w:t>Is</w:t>
      </w:r>
      <w:proofErr w:type="gramEnd"/>
      <w:r>
        <w:rPr>
          <w:rFonts w:ascii="Calibri" w:hAnsi="Calibri" w:eastAsia="Calibri" w:cs="Calibri"/>
          <w:sz w:val="24"/>
          <w:szCs w:val="24"/>
          <w:lang w:val="en-IE"/>
        </w:rPr>
        <w:t xml:space="preserve"> there specific measures in place to support low-income families/communities? Is the level of investment affordable for all or only for certain income/wealth groups?</w:t>
      </w:r>
    </w:p>
    <w:p w:rsidRPr="001315AF" w:rsidR="001315AF" w:rsidP="001315AF" w:rsidRDefault="001315AF" w14:paraId="7E85AC67" w14:textId="2783C7D8">
      <w:pPr>
        <w:pStyle w:val="ListParagraph"/>
        <w:numPr>
          <w:ilvl w:val="0"/>
          <w:numId w:val="33"/>
        </w:numPr>
        <w:jc w:val="both"/>
        <w:rPr>
          <w:rFonts w:ascii="Calibri" w:hAnsi="Calibri" w:eastAsia="Calibri" w:cs="Calibri"/>
          <w:sz w:val="24"/>
          <w:szCs w:val="24"/>
          <w:lang w:val="en-IE"/>
        </w:rPr>
      </w:pPr>
      <w:r>
        <w:rPr>
          <w:rFonts w:ascii="Calibri" w:hAnsi="Calibri" w:eastAsia="Calibri" w:cs="Calibri"/>
          <w:sz w:val="24"/>
          <w:szCs w:val="24"/>
          <w:lang w:val="en-IE"/>
        </w:rPr>
        <w:t>In addition to low-income households, which other groups are vulnerable to exclusion from the available supports? Can tenants (privately owned buildings) and those living in multiple flat units participate in these programmes?</w:t>
      </w:r>
    </w:p>
    <w:p w:rsidR="00293C93" w:rsidP="61731018" w:rsidRDefault="00E575B1" w14:paraId="6A8213A0" w14:textId="1DB3F6C5">
      <w:pPr>
        <w:pStyle w:val="Style2"/>
        <w:numPr>
          <w:ilvl w:val="0"/>
          <w:numId w:val="0"/>
        </w:numPr>
      </w:pPr>
      <w:r w:rsidR="00E575B1">
        <w:rPr/>
        <w:t xml:space="preserve">Main mechanisms to support </w:t>
      </w:r>
      <w:r w:rsidR="00E575B1">
        <w:rPr/>
        <w:t>programms</w:t>
      </w:r>
      <w:r w:rsidR="00E575B1">
        <w:rPr/>
        <w:t xml:space="preserve"> for </w:t>
      </w:r>
      <w:r w:rsidR="12C420A8">
        <w:rPr/>
        <w:t>decentralized</w:t>
      </w:r>
      <w:r w:rsidR="00E575B1">
        <w:rPr/>
        <w:t xml:space="preserve"> energy (community and household level</w:t>
      </w:r>
      <w:r w:rsidR="004F6224">
        <w:rPr/>
        <w:t>)</w:t>
      </w:r>
    </w:p>
    <w:p w:rsidR="004F6224" w:rsidP="004F6224" w:rsidRDefault="004F6224" w14:paraId="4F4BE6B5" w14:textId="7F13FB48">
      <w:pPr>
        <w:pStyle w:val="Style2"/>
        <w:numPr>
          <w:ilvl w:val="0"/>
          <w:numId w:val="0"/>
        </w:numPr>
        <w:ind w:left="792" w:hanging="432"/>
      </w:pPr>
    </w:p>
    <w:p w:rsidRPr="00BB437F" w:rsidR="004F6224" w:rsidP="004F6224" w:rsidRDefault="004F6224" w14:paraId="3C9BFFCE" w14:textId="6E17365E">
      <w:pPr>
        <w:rPr>
          <w:b/>
          <w:color w:val="806000" w:themeColor="accent4" w:themeShade="80"/>
          <w:u w:val="single"/>
          <w:lang w:val="en-IE"/>
        </w:rPr>
      </w:pPr>
      <w:r w:rsidRPr="00BB437F">
        <w:rPr>
          <w:b/>
          <w:color w:val="806000" w:themeColor="accent4" w:themeShade="80"/>
          <w:u w:val="single"/>
          <w:lang w:val="en-IE"/>
        </w:rPr>
        <w:lastRenderedPageBreak/>
        <w:t>Household Level</w:t>
      </w:r>
    </w:p>
    <w:tbl>
      <w:tblPr>
        <w:tblStyle w:val="TableGrid"/>
        <w:tblW w:w="0" w:type="auto"/>
        <w:tblLook w:val="04A0" w:firstRow="1" w:lastRow="0" w:firstColumn="1" w:lastColumn="0" w:noHBand="0" w:noVBand="1"/>
      </w:tblPr>
      <w:tblGrid>
        <w:gridCol w:w="1129"/>
        <w:gridCol w:w="3402"/>
        <w:gridCol w:w="4819"/>
      </w:tblGrid>
      <w:tr w:rsidR="004F6224" w:rsidTr="61731018" w14:paraId="7BDBBF18" w14:textId="77777777">
        <w:tc>
          <w:tcPr>
            <w:tcW w:w="1129" w:type="dxa"/>
            <w:shd w:val="clear" w:color="auto" w:fill="1F4E79" w:themeFill="accent1" w:themeFillShade="80"/>
            <w:tcMar/>
          </w:tcPr>
          <w:p w:rsidR="004F6224" w:rsidP="004F6224" w:rsidRDefault="004F6224" w14:paraId="31BE54B9" w14:textId="77777777"/>
        </w:tc>
        <w:tc>
          <w:tcPr>
            <w:tcW w:w="3402" w:type="dxa"/>
            <w:shd w:val="clear" w:color="auto" w:fill="1F4E79" w:themeFill="accent1" w:themeFillShade="80"/>
            <w:tcMar/>
          </w:tcPr>
          <w:p w:rsidRPr="00BB437F" w:rsidR="004F6224" w:rsidP="004F6224" w:rsidRDefault="004F6224" w14:paraId="6DC506C9" w14:textId="4DC944B9">
            <w:pPr>
              <w:rPr>
                <w:b/>
                <w:color w:val="FFFFFF" w:themeColor="background1"/>
                <w:lang w:val="en-IE"/>
              </w:rPr>
            </w:pPr>
            <w:r w:rsidRPr="00BB437F">
              <w:rPr>
                <w:b/>
                <w:color w:val="FFFFFF" w:themeColor="background1"/>
                <w:lang w:val="en-IE"/>
              </w:rPr>
              <w:t>Mechanisms</w:t>
            </w:r>
          </w:p>
        </w:tc>
        <w:tc>
          <w:tcPr>
            <w:tcW w:w="4819" w:type="dxa"/>
            <w:shd w:val="clear" w:color="auto" w:fill="1F4E79" w:themeFill="accent1" w:themeFillShade="80"/>
            <w:tcMar/>
          </w:tcPr>
          <w:p w:rsidRPr="00BB437F" w:rsidR="004F6224" w:rsidP="004F6224" w:rsidRDefault="004F6224" w14:paraId="3AA23518" w14:textId="261C8D9C">
            <w:pPr>
              <w:rPr>
                <w:b/>
                <w:color w:val="FFFFFF" w:themeColor="background1"/>
                <w:lang w:val="en-IE"/>
              </w:rPr>
            </w:pPr>
            <w:r w:rsidRPr="00BB437F">
              <w:rPr>
                <w:b/>
                <w:color w:val="FFFFFF" w:themeColor="background1"/>
                <w:lang w:val="en-IE"/>
              </w:rPr>
              <w:t>Description</w:t>
            </w:r>
          </w:p>
        </w:tc>
      </w:tr>
      <w:tr w:rsidR="004F6224" w:rsidTr="61731018" w14:paraId="4211FE45" w14:textId="77777777">
        <w:tc>
          <w:tcPr>
            <w:tcW w:w="1129" w:type="dxa"/>
            <w:tcMar/>
          </w:tcPr>
          <w:p w:rsidRPr="00CB28C0" w:rsidR="004F6224" w:rsidP="004F6224" w:rsidRDefault="004F6224" w14:paraId="383EF2B5" w14:textId="2494FA0F">
            <w:pPr>
              <w:rPr>
                <w:b/>
                <w:lang w:val="en-IE"/>
              </w:rPr>
            </w:pPr>
            <w:r w:rsidRPr="00CB28C0">
              <w:rPr>
                <w:b/>
                <w:color w:val="1F4E79" w:themeColor="accent1" w:themeShade="80"/>
                <w:lang w:val="en-IE"/>
              </w:rPr>
              <w:t>Germany</w:t>
            </w:r>
          </w:p>
        </w:tc>
        <w:tc>
          <w:tcPr>
            <w:tcW w:w="3402" w:type="dxa"/>
            <w:tcMar/>
          </w:tcPr>
          <w:p w:rsidR="004F6224" w:rsidP="004F6224" w:rsidRDefault="00F907C1" w14:paraId="252C138F" w14:textId="77777777">
            <w:pPr>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lang w:val="en-IE"/>
              </w:rPr>
              <w:t>R</w:t>
            </w:r>
            <w:r>
              <w:rPr>
                <w:rStyle w:val="normaltextrun"/>
                <w:rFonts w:ascii="Calibri" w:hAnsi="Calibri" w:cs="Calibri"/>
                <w:b/>
                <w:bCs/>
                <w:color w:val="000000"/>
                <w:shd w:val="clear" w:color="auto" w:fill="FFFFFF"/>
              </w:rPr>
              <w:t>enewable Energy Act</w:t>
            </w:r>
          </w:p>
          <w:p w:rsidR="00F907C1" w:rsidP="004F6224" w:rsidRDefault="00F907C1" w14:paraId="732134AF" w14:textId="77777777">
            <w:pPr>
              <w:rPr>
                <w:rStyle w:val="normaltextrun"/>
                <w:rFonts w:ascii="Calibri" w:hAnsi="Calibri" w:cs="Calibri"/>
                <w:b/>
                <w:bCs/>
                <w:color w:val="000000"/>
                <w:shd w:val="clear" w:color="auto" w:fill="FFFFFF"/>
              </w:rPr>
            </w:pPr>
          </w:p>
          <w:p w:rsidR="00F907C1" w:rsidP="004F6224" w:rsidRDefault="00F907C1" w14:paraId="7B7679BB" w14:textId="77777777">
            <w:pPr>
              <w:rPr>
                <w:rStyle w:val="normaltextrun"/>
                <w:rFonts w:ascii="Calibri" w:hAnsi="Calibri" w:cs="Calibri"/>
                <w:b/>
                <w:bCs/>
                <w:color w:val="000000"/>
                <w:shd w:val="clear" w:color="auto" w:fill="FFFFFF"/>
              </w:rPr>
            </w:pPr>
          </w:p>
          <w:p w:rsidR="00F907C1" w:rsidP="004F6224" w:rsidRDefault="00F907C1" w14:paraId="3AD60677" w14:textId="77777777">
            <w:pPr>
              <w:rPr>
                <w:rStyle w:val="normaltextrun"/>
                <w:rFonts w:ascii="Calibri" w:hAnsi="Calibri" w:cs="Calibri"/>
                <w:b/>
                <w:bCs/>
                <w:color w:val="000000"/>
                <w:shd w:val="clear" w:color="auto" w:fill="FFFFFF"/>
              </w:rPr>
            </w:pPr>
          </w:p>
          <w:p w:rsidR="00F907C1" w:rsidP="004F6224" w:rsidRDefault="00F907C1" w14:paraId="2FD90209" w14:textId="77777777">
            <w:pPr>
              <w:rPr>
                <w:rStyle w:val="normaltextrun"/>
                <w:rFonts w:ascii="Calibri" w:hAnsi="Calibri" w:cs="Calibri"/>
                <w:b/>
                <w:bCs/>
                <w:color w:val="000000"/>
                <w:shd w:val="clear" w:color="auto" w:fill="FFFFFF"/>
              </w:rPr>
            </w:pPr>
          </w:p>
          <w:p w:rsidR="00F907C1" w:rsidP="004F6224" w:rsidRDefault="00F907C1" w14:paraId="4C892C4E" w14:textId="77777777">
            <w:pPr>
              <w:rPr>
                <w:rStyle w:val="normaltextrun"/>
                <w:rFonts w:ascii="Calibri" w:hAnsi="Calibri" w:cs="Calibri"/>
                <w:b/>
                <w:bCs/>
                <w:color w:val="000000"/>
                <w:shd w:val="clear" w:color="auto" w:fill="FFFFFF"/>
              </w:rPr>
            </w:pPr>
          </w:p>
          <w:p w:rsidR="00F907C1" w:rsidP="004F6224" w:rsidRDefault="00F907C1" w14:paraId="4B07C2BB" w14:textId="77777777">
            <w:pPr>
              <w:rPr>
                <w:rStyle w:val="normaltextrun"/>
                <w:rFonts w:ascii="Calibri" w:hAnsi="Calibri" w:cs="Calibri"/>
                <w:b/>
                <w:bCs/>
                <w:color w:val="000000"/>
                <w:shd w:val="clear" w:color="auto" w:fill="FFFFFF"/>
              </w:rPr>
            </w:pPr>
          </w:p>
          <w:p w:rsidR="00F907C1" w:rsidP="004F6224" w:rsidRDefault="00F907C1" w14:paraId="6D491D43" w14:textId="77777777">
            <w:pPr>
              <w:rPr>
                <w:rStyle w:val="normaltextrun"/>
                <w:rFonts w:ascii="Calibri" w:hAnsi="Calibri" w:cs="Calibri"/>
                <w:b/>
                <w:bCs/>
                <w:color w:val="000000"/>
                <w:shd w:val="clear" w:color="auto" w:fill="FFFFFF"/>
              </w:rPr>
            </w:pPr>
          </w:p>
          <w:p w:rsidR="00F907C1" w:rsidP="004F6224" w:rsidRDefault="00F907C1" w14:paraId="45915E13" w14:textId="77777777">
            <w:pPr>
              <w:rPr>
                <w:rStyle w:val="normaltextrun"/>
                <w:rFonts w:ascii="Calibri" w:hAnsi="Calibri" w:cs="Calibri"/>
                <w:b/>
                <w:bCs/>
                <w:color w:val="000000"/>
                <w:shd w:val="clear" w:color="auto" w:fill="FFFFFF"/>
              </w:rPr>
            </w:pPr>
          </w:p>
          <w:p w:rsidR="00F907C1" w:rsidP="004F6224" w:rsidRDefault="00F907C1" w14:paraId="56F46CA7" w14:textId="77777777">
            <w:pPr>
              <w:rPr>
                <w:rStyle w:val="normaltextrun"/>
                <w:rFonts w:ascii="Calibri" w:hAnsi="Calibri" w:cs="Calibri"/>
                <w:b/>
                <w:bCs/>
                <w:color w:val="000000"/>
                <w:shd w:val="clear" w:color="auto" w:fill="FFFFFF"/>
              </w:rPr>
            </w:pPr>
          </w:p>
          <w:p w:rsidR="00F907C1" w:rsidP="004F6224" w:rsidRDefault="00F907C1" w14:paraId="6648A791" w14:textId="77777777">
            <w:pPr>
              <w:rPr>
                <w:rStyle w:val="normaltextrun"/>
                <w:rFonts w:ascii="Calibri" w:hAnsi="Calibri" w:cs="Calibri"/>
                <w:b/>
                <w:bCs/>
                <w:color w:val="000000"/>
                <w:shd w:val="clear" w:color="auto" w:fill="FFFFFF"/>
              </w:rPr>
            </w:pPr>
          </w:p>
          <w:p w:rsidR="00F907C1" w:rsidP="004F6224" w:rsidRDefault="00F907C1" w14:paraId="27685550" w14:textId="77777777">
            <w:pPr>
              <w:rPr>
                <w:rStyle w:val="normaltextrun"/>
                <w:rFonts w:ascii="Calibri" w:hAnsi="Calibri" w:cs="Calibri"/>
                <w:b/>
                <w:bCs/>
                <w:color w:val="000000"/>
                <w:shd w:val="clear" w:color="auto" w:fill="FFFFFF"/>
              </w:rPr>
            </w:pPr>
          </w:p>
          <w:p w:rsidR="00F907C1" w:rsidP="004F6224" w:rsidRDefault="00F907C1" w14:paraId="01CDD6D3" w14:textId="77777777">
            <w:pPr>
              <w:rPr>
                <w:rStyle w:val="normaltextrun"/>
                <w:rFonts w:ascii="Calibri" w:hAnsi="Calibri" w:cs="Calibri"/>
                <w:b/>
                <w:bCs/>
                <w:color w:val="000000"/>
                <w:shd w:val="clear" w:color="auto" w:fill="FFFFFF"/>
              </w:rPr>
            </w:pPr>
          </w:p>
          <w:p w:rsidR="00F907C1" w:rsidP="004F6224" w:rsidRDefault="00F907C1" w14:paraId="186025C5" w14:textId="77777777">
            <w:pPr>
              <w:rPr>
                <w:rStyle w:val="normaltextrun"/>
                <w:rFonts w:ascii="Calibri" w:hAnsi="Calibri" w:cs="Calibri"/>
                <w:b/>
                <w:bCs/>
                <w:color w:val="000000"/>
                <w:shd w:val="clear" w:color="auto" w:fill="FFFFFF"/>
              </w:rPr>
            </w:pPr>
          </w:p>
          <w:p w:rsidR="00F907C1" w:rsidP="004F6224" w:rsidRDefault="00F907C1" w14:paraId="7B43F027" w14:textId="77777777">
            <w:pPr>
              <w:rPr>
                <w:rStyle w:val="normaltextrun"/>
                <w:rFonts w:ascii="Calibri" w:hAnsi="Calibri" w:cs="Calibri"/>
                <w:b/>
                <w:bCs/>
                <w:color w:val="000000"/>
                <w:shd w:val="clear" w:color="auto" w:fill="FFFFFF"/>
              </w:rPr>
            </w:pPr>
          </w:p>
          <w:p w:rsidR="00F907C1" w:rsidP="004F6224" w:rsidRDefault="00F907C1" w14:paraId="3D3E1FCD" w14:textId="77777777">
            <w:pPr>
              <w:rPr>
                <w:rStyle w:val="eop"/>
                <w:rFonts w:ascii="Calibri" w:hAnsi="Calibri" w:cs="Calibri"/>
                <w:color w:val="000000"/>
                <w:shd w:val="clear" w:color="auto" w:fill="FFFFFF"/>
              </w:rPr>
            </w:pPr>
            <w:proofErr w:type="spellStart"/>
            <w:r>
              <w:rPr>
                <w:rStyle w:val="normaltextrun"/>
                <w:rFonts w:ascii="Calibri" w:hAnsi="Calibri" w:cs="Calibri"/>
                <w:b/>
                <w:bCs/>
                <w:color w:val="000000"/>
                <w:shd w:val="clear" w:color="auto" w:fill="FFFFFF"/>
                <w:lang w:val="en-IE"/>
              </w:rPr>
              <w:t>Solarpaket</w:t>
            </w:r>
            <w:proofErr w:type="spellEnd"/>
            <w:r>
              <w:rPr>
                <w:rStyle w:val="normaltextrun"/>
                <w:rFonts w:ascii="Calibri" w:hAnsi="Calibri" w:cs="Calibri"/>
                <w:b/>
                <w:bCs/>
                <w:color w:val="000000"/>
                <w:shd w:val="clear" w:color="auto" w:fill="FFFFFF"/>
                <w:lang w:val="en-IE"/>
              </w:rPr>
              <w:t xml:space="preserve"> 1 (2024):</w:t>
            </w:r>
            <w:r>
              <w:rPr>
                <w:rStyle w:val="normaltextrun"/>
                <w:rFonts w:ascii="Calibri" w:hAnsi="Calibri" w:cs="Calibri"/>
                <w:color w:val="000000"/>
                <w:shd w:val="clear" w:color="auto" w:fill="FFFFFF"/>
                <w:lang w:val="en-IE"/>
              </w:rPr>
              <w:t> </w:t>
            </w:r>
            <w:r>
              <w:rPr>
                <w:rStyle w:val="eop"/>
                <w:rFonts w:ascii="Calibri" w:hAnsi="Calibri" w:cs="Calibri"/>
                <w:color w:val="000000"/>
                <w:shd w:val="clear" w:color="auto" w:fill="FFFFFF"/>
              </w:rPr>
              <w:t> </w:t>
            </w:r>
          </w:p>
          <w:p w:rsidR="00F907C1" w:rsidP="004F6224" w:rsidRDefault="00F907C1" w14:paraId="052850E7" w14:textId="77777777">
            <w:pPr>
              <w:rPr>
                <w:rStyle w:val="eop"/>
                <w:rFonts w:ascii="Calibri" w:hAnsi="Calibri" w:cs="Calibri"/>
                <w:color w:val="000000"/>
                <w:shd w:val="clear" w:color="auto" w:fill="FFFFFF"/>
              </w:rPr>
            </w:pPr>
          </w:p>
          <w:p w:rsidR="00F907C1" w:rsidP="004F6224" w:rsidRDefault="00F907C1" w14:paraId="00C71458" w14:textId="77777777">
            <w:pPr>
              <w:rPr>
                <w:rStyle w:val="eop"/>
                <w:rFonts w:ascii="Calibri" w:hAnsi="Calibri" w:cs="Calibri"/>
                <w:color w:val="000000"/>
                <w:shd w:val="clear" w:color="auto" w:fill="FFFFFF"/>
              </w:rPr>
            </w:pPr>
          </w:p>
          <w:p w:rsidR="00F907C1" w:rsidP="004F6224" w:rsidRDefault="00F907C1" w14:paraId="4A30B5C8" w14:textId="77777777">
            <w:pPr>
              <w:rPr>
                <w:rStyle w:val="eop"/>
                <w:rFonts w:ascii="Calibri" w:hAnsi="Calibri" w:cs="Calibri"/>
                <w:color w:val="000000"/>
                <w:shd w:val="clear" w:color="auto" w:fill="FFFFFF"/>
              </w:rPr>
            </w:pPr>
          </w:p>
          <w:p w:rsidR="00F907C1" w:rsidP="004F6224" w:rsidRDefault="00F907C1" w14:paraId="155D44F3" w14:textId="77777777">
            <w:pPr>
              <w:rPr>
                <w:rStyle w:val="eop"/>
                <w:rFonts w:ascii="Calibri" w:hAnsi="Calibri" w:cs="Calibri"/>
                <w:color w:val="000000"/>
                <w:shd w:val="clear" w:color="auto" w:fill="FFFFFF"/>
              </w:rPr>
            </w:pPr>
          </w:p>
          <w:p w:rsidR="00F907C1" w:rsidP="004F6224" w:rsidRDefault="00F907C1" w14:paraId="26304E98" w14:textId="77777777">
            <w:pPr>
              <w:rPr>
                <w:rStyle w:val="eop"/>
                <w:rFonts w:ascii="Calibri" w:hAnsi="Calibri" w:cs="Calibri"/>
                <w:color w:val="000000"/>
                <w:shd w:val="clear" w:color="auto" w:fill="FFFFFF"/>
              </w:rPr>
            </w:pPr>
          </w:p>
          <w:p w:rsidR="00F907C1" w:rsidP="004F6224" w:rsidRDefault="00F907C1" w14:paraId="15F16893" w14:textId="77777777">
            <w:pPr>
              <w:rPr>
                <w:rStyle w:val="eop"/>
                <w:rFonts w:ascii="Calibri" w:hAnsi="Calibri" w:cs="Calibri"/>
                <w:color w:val="000000"/>
                <w:shd w:val="clear" w:color="auto" w:fill="FFFFFF"/>
              </w:rPr>
            </w:pPr>
          </w:p>
          <w:p w:rsidR="00F907C1" w:rsidP="004F6224" w:rsidRDefault="00F907C1" w14:paraId="2E4CDA49" w14:textId="77777777">
            <w:pPr>
              <w:rPr>
                <w:rStyle w:val="eop"/>
                <w:rFonts w:ascii="Calibri" w:hAnsi="Calibri" w:cs="Calibri"/>
                <w:color w:val="000000"/>
                <w:shd w:val="clear" w:color="auto" w:fill="FFFFFF"/>
              </w:rPr>
            </w:pPr>
          </w:p>
          <w:p w:rsidR="00F907C1" w:rsidP="004F6224" w:rsidRDefault="00F907C1" w14:paraId="3707327A" w14:textId="77777777">
            <w:pPr>
              <w:rPr>
                <w:rStyle w:val="eop"/>
                <w:rFonts w:ascii="Calibri" w:hAnsi="Calibri" w:cs="Calibri"/>
                <w:color w:val="000000"/>
                <w:shd w:val="clear" w:color="auto" w:fill="FFFFFF"/>
              </w:rPr>
            </w:pPr>
          </w:p>
          <w:p w:rsidR="00F907C1" w:rsidP="004F6224" w:rsidRDefault="00F907C1" w14:paraId="63C8778D" w14:textId="77777777">
            <w:pPr>
              <w:rPr>
                <w:rStyle w:val="eop"/>
                <w:rFonts w:ascii="Calibri" w:hAnsi="Calibri" w:cs="Calibri"/>
                <w:color w:val="000000"/>
                <w:shd w:val="clear" w:color="auto" w:fill="FFFFFF"/>
              </w:rPr>
            </w:pPr>
          </w:p>
          <w:p w:rsidR="00F907C1" w:rsidP="004F6224" w:rsidRDefault="00F907C1" w14:paraId="27002669" w14:textId="77777777">
            <w:pPr>
              <w:rPr>
                <w:rStyle w:val="eop"/>
                <w:rFonts w:ascii="Calibri" w:hAnsi="Calibri" w:cs="Calibri"/>
                <w:color w:val="000000"/>
                <w:shd w:val="clear" w:color="auto" w:fill="FFFFFF"/>
              </w:rPr>
            </w:pPr>
          </w:p>
          <w:p w:rsidR="00F907C1" w:rsidP="004F6224" w:rsidRDefault="00F907C1" w14:paraId="4737D3B8" w14:textId="77777777">
            <w:pPr>
              <w:rPr>
                <w:rStyle w:val="eop"/>
                <w:rFonts w:ascii="Calibri" w:hAnsi="Calibri" w:cs="Calibri"/>
                <w:color w:val="000000"/>
                <w:shd w:val="clear" w:color="auto" w:fill="FFFFFF"/>
              </w:rPr>
            </w:pPr>
          </w:p>
          <w:p w:rsidR="00F907C1" w:rsidP="004F6224" w:rsidRDefault="00F907C1" w14:paraId="61F1CE50" w14:textId="1B2BF78A">
            <w:r>
              <w:rPr>
                <w:rStyle w:val="normaltextrun"/>
                <w:rFonts w:ascii="Calibri" w:hAnsi="Calibri" w:cs="Calibri"/>
                <w:b/>
                <w:bCs/>
                <w:color w:val="000000"/>
                <w:shd w:val="clear" w:color="auto" w:fill="FFFFFF"/>
                <w:lang w:val="en-IE"/>
              </w:rPr>
              <w:t>Measures on federal level:</w:t>
            </w:r>
            <w:r>
              <w:rPr>
                <w:rStyle w:val="eop"/>
                <w:rFonts w:ascii="Calibri" w:hAnsi="Calibri" w:cs="Calibri"/>
                <w:color w:val="000000"/>
                <w:shd w:val="clear" w:color="auto" w:fill="FFFFFF"/>
              </w:rPr>
              <w:t> </w:t>
            </w:r>
          </w:p>
        </w:tc>
        <w:tc>
          <w:tcPr>
            <w:tcW w:w="4819" w:type="dxa"/>
            <w:tcMar/>
          </w:tcPr>
          <w:p w:rsidR="004F6224" w:rsidP="00F907C1" w:rsidRDefault="00F907C1" w14:paraId="5B1FE96A" w14:textId="77777777">
            <w:pPr>
              <w:jc w:val="both"/>
              <w:textAlignment w:val="baseline"/>
              <w:rPr>
                <w:rStyle w:val="eop"/>
                <w:color w:val="000000"/>
                <w:shd w:val="clear" w:color="auto" w:fill="FFFFFF"/>
              </w:rPr>
            </w:pPr>
            <w:r>
              <w:rPr>
                <w:rStyle w:val="normaltextrun"/>
                <w:rFonts w:ascii="Calibri" w:hAnsi="Calibri" w:cs="Calibri"/>
                <w:color w:val="000000"/>
                <w:shd w:val="clear" w:color="auto" w:fill="FFFFFF"/>
              </w:rPr>
              <w:t>There is a tenant electricity surcharge for PV that applies if the generated electricity that is not fed into the grid, but used in the same building complex it was generated in (§§ 19, 21 EEG 2023). Tenant electricity is prominently discussed as a tool to make RE generation and resulting lower electricity cost accessible for tenants. It is, however, not progressing at the rate it could be expected to, primarily due to bureaucratic efforts and the financial benefit is rather low compared to direct feed-in-remuneration</w:t>
            </w:r>
            <w:r>
              <w:rPr>
                <w:rStyle w:val="contentcontrolboundarysink"/>
                <w:rFonts w:ascii="Calibri" w:hAnsi="Calibri" w:cs="Calibri"/>
                <w:color w:val="000000"/>
                <w:shd w:val="clear" w:color="auto" w:fill="FFFFFF"/>
              </w:rPr>
              <w:t>​</w:t>
            </w:r>
            <w:r>
              <w:rPr>
                <w:rStyle w:val="normaltextrun"/>
                <w:rFonts w:ascii="Calibri" w:hAnsi="Calibri" w:cs="Calibri"/>
                <w:color w:val="000000"/>
                <w:shd w:val="clear" w:color="auto" w:fill="E1E3E6"/>
              </w:rPr>
              <w:t xml:space="preserve"> (Green Planet Energy, 2023; Verbraucherzentrale Bundesverband e.V., 2020)</w:t>
            </w:r>
            <w:r>
              <w:rPr>
                <w:rStyle w:val="contentcontrolboundarysink"/>
                <w:rFonts w:ascii="Calibri" w:hAnsi="Calibri" w:cs="Calibri"/>
                <w:color w:val="000000"/>
                <w:shd w:val="clear" w:color="auto" w:fill="FFFFFF"/>
              </w:rPr>
              <w:t>​</w:t>
            </w:r>
            <w:r>
              <w:rPr>
                <w:rStyle w:val="normaltextrun"/>
                <w:rFonts w:ascii="Calibri" w:hAnsi="Calibri" w:cs="Calibri"/>
                <w:color w:val="000000"/>
                <w:shd w:val="clear" w:color="auto" w:fill="FFFFFF"/>
              </w:rPr>
              <w:t>. </w:t>
            </w:r>
            <w:r>
              <w:rPr>
                <w:rStyle w:val="eop"/>
                <w:color w:val="000000"/>
                <w:shd w:val="clear" w:color="auto" w:fill="FFFFFF"/>
              </w:rPr>
              <w:t> </w:t>
            </w:r>
          </w:p>
          <w:p w:rsidR="00F907C1" w:rsidP="00F907C1" w:rsidRDefault="00F907C1" w14:paraId="2A268946" w14:textId="77777777">
            <w:pPr>
              <w:jc w:val="both"/>
              <w:textAlignment w:val="baseline"/>
              <w:rPr>
                <w:rStyle w:val="eop"/>
                <w:color w:val="000000"/>
                <w:shd w:val="clear" w:color="auto" w:fill="FFFFFF"/>
              </w:rPr>
            </w:pPr>
          </w:p>
          <w:p w:rsidR="00F907C1" w:rsidP="00F907C1" w:rsidRDefault="00F907C1" w14:paraId="29363385" w14:textId="77777777">
            <w:pPr>
              <w:jc w:val="both"/>
              <w:textAlignment w:val="baseline"/>
              <w:rPr>
                <w:rStyle w:val="eop"/>
                <w:color w:val="000000"/>
                <w:shd w:val="clear" w:color="auto" w:fill="FFFFFF"/>
              </w:rPr>
            </w:pPr>
          </w:p>
          <w:p w:rsidRPr="00F907C1" w:rsidR="00F907C1" w:rsidP="00F907C1" w:rsidRDefault="00F907C1" w14:paraId="063598C9" w14:textId="77777777">
            <w:pPr>
              <w:numPr>
                <w:ilvl w:val="0"/>
                <w:numId w:val="30"/>
              </w:numPr>
              <w:ind w:left="360" w:firstLine="0"/>
              <w:jc w:val="both"/>
              <w:textAlignment w:val="baseline"/>
              <w:rPr>
                <w:rFonts w:ascii="Calibri" w:hAnsi="Calibri" w:eastAsia="Times New Roman" w:cs="Calibri"/>
                <w:lang w:val="en-US"/>
                <w14:ligatures w14:val="none"/>
              </w:rPr>
            </w:pPr>
            <w:r w:rsidRPr="00F907C1">
              <w:rPr>
                <w:rFonts w:ascii="Calibri" w:hAnsi="Calibri" w:eastAsia="Times New Roman" w:cs="Calibri"/>
                <w:lang w:val="en-IE"/>
                <w14:ligatures w14:val="none"/>
              </w:rPr>
              <w:t>Incentives for PV on larger industrial roofs and self-supply via grants and simplified bureaucracy.</w:t>
            </w:r>
            <w:r w:rsidRPr="00F907C1">
              <w:rPr>
                <w:rFonts w:ascii="Calibri" w:hAnsi="Calibri" w:eastAsia="Times New Roman" w:cs="Calibri"/>
                <w:lang w:val="en-US"/>
                <w14:ligatures w14:val="none"/>
              </w:rPr>
              <w:t> </w:t>
            </w:r>
          </w:p>
          <w:p w:rsidRPr="00F907C1" w:rsidR="00F907C1" w:rsidP="00F907C1" w:rsidRDefault="00F907C1" w14:paraId="5132FA03" w14:textId="77777777">
            <w:pPr>
              <w:numPr>
                <w:ilvl w:val="0"/>
                <w:numId w:val="31"/>
              </w:numPr>
              <w:ind w:left="360" w:firstLine="0"/>
              <w:jc w:val="both"/>
              <w:textAlignment w:val="baseline"/>
              <w:rPr>
                <w:rFonts w:ascii="Calibri" w:hAnsi="Calibri" w:eastAsia="Times New Roman" w:cs="Calibri"/>
                <w:lang w:val="en-US"/>
                <w14:ligatures w14:val="none"/>
              </w:rPr>
            </w:pPr>
            <w:r w:rsidRPr="00F907C1">
              <w:rPr>
                <w:rFonts w:ascii="Calibri" w:hAnsi="Calibri" w:eastAsia="Times New Roman" w:cs="Calibri"/>
                <w:lang w:val="en-IE"/>
                <w14:ligatures w14:val="none"/>
              </w:rPr>
              <w:t>Incentives for PV plants on residential buildings and expansion of tenant electricity (“</w:t>
            </w:r>
            <w:proofErr w:type="spellStart"/>
            <w:r w:rsidRPr="00F907C1">
              <w:rPr>
                <w:rFonts w:ascii="Calibri" w:hAnsi="Calibri" w:eastAsia="Times New Roman" w:cs="Calibri"/>
                <w:lang w:val="en-IE"/>
                <w14:ligatures w14:val="none"/>
              </w:rPr>
              <w:t>Mieterstrom</w:t>
            </w:r>
            <w:proofErr w:type="spellEnd"/>
            <w:r w:rsidRPr="00F907C1">
              <w:rPr>
                <w:rFonts w:ascii="Calibri" w:hAnsi="Calibri" w:eastAsia="Times New Roman" w:cs="Calibri"/>
                <w:lang w:val="en-IE"/>
                <w14:ligatures w14:val="none"/>
              </w:rPr>
              <w:t>”) to adjoining and industrial buildings.</w:t>
            </w:r>
            <w:r w:rsidRPr="00F907C1">
              <w:rPr>
                <w:rFonts w:ascii="Calibri" w:hAnsi="Calibri" w:eastAsia="Times New Roman" w:cs="Calibri"/>
                <w:lang w:val="en-US"/>
                <w14:ligatures w14:val="none"/>
              </w:rPr>
              <w:t> </w:t>
            </w:r>
          </w:p>
          <w:p w:rsidRPr="00F907C1" w:rsidR="00F907C1" w:rsidP="00F907C1" w:rsidRDefault="00F907C1" w14:paraId="2BAE1843" w14:textId="77777777">
            <w:pPr>
              <w:numPr>
                <w:ilvl w:val="0"/>
                <w:numId w:val="32"/>
              </w:numPr>
              <w:ind w:left="360" w:firstLine="0"/>
              <w:jc w:val="both"/>
              <w:textAlignment w:val="baseline"/>
              <w:rPr>
                <w:rFonts w:ascii="Calibri" w:hAnsi="Calibri" w:eastAsia="Times New Roman" w:cs="Calibri"/>
                <w:lang w:val="en-US"/>
                <w14:ligatures w14:val="none"/>
              </w:rPr>
            </w:pPr>
            <w:r w:rsidRPr="00F907C1">
              <w:rPr>
                <w:rFonts w:ascii="Calibri" w:hAnsi="Calibri" w:eastAsia="Times New Roman" w:cs="Calibri"/>
                <w:lang w:val="en-IE"/>
                <w14:ligatures w14:val="none"/>
              </w:rPr>
              <w:t>Simplified direct selling of excess electricity, feed-in tariff according to EEG</w:t>
            </w:r>
          </w:p>
          <w:p w:rsidR="00F907C1" w:rsidP="00F907C1" w:rsidRDefault="00F907C1" w14:paraId="7DDDB994" w14:textId="77777777">
            <w:pPr>
              <w:jc w:val="both"/>
              <w:textAlignment w:val="baseline"/>
              <w:rPr>
                <w:lang w:val="en-US"/>
              </w:rPr>
            </w:pPr>
            <w:r>
              <w:rPr>
                <w:lang w:val="en-US"/>
              </w:rPr>
              <w:t>(more details in national report)</w:t>
            </w:r>
          </w:p>
          <w:p w:rsidR="00F907C1" w:rsidP="00F907C1" w:rsidRDefault="00F907C1" w14:paraId="024A7327" w14:textId="77777777">
            <w:pPr>
              <w:jc w:val="both"/>
              <w:textAlignment w:val="baseline"/>
              <w:rPr>
                <w:lang w:val="en-US"/>
              </w:rPr>
            </w:pPr>
          </w:p>
          <w:p w:rsidR="00F907C1" w:rsidP="00F907C1" w:rsidRDefault="00F907C1" w14:paraId="428059DF" w14:textId="77777777">
            <w:pPr>
              <w:jc w:val="both"/>
              <w:textAlignment w:val="baseline"/>
              <w:rPr>
                <w:lang w:val="en-US"/>
              </w:rPr>
            </w:pPr>
          </w:p>
          <w:p w:rsidRPr="00F907C1" w:rsidR="00F907C1" w:rsidP="00F907C1" w:rsidRDefault="00F907C1" w14:paraId="1484B49F" w14:textId="3593EF2A">
            <w:pPr>
              <w:jc w:val="both"/>
              <w:textAlignment w:val="baseline"/>
              <w:rPr>
                <w:lang w:val="en-IE"/>
              </w:rPr>
            </w:pPr>
            <w:r>
              <w:rPr>
                <w:rStyle w:val="normaltextrun"/>
                <w:rFonts w:ascii="Calibri" w:hAnsi="Calibri" w:cs="Calibri"/>
                <w:b/>
                <w:bCs/>
                <w:color w:val="000000"/>
                <w:shd w:val="clear" w:color="auto" w:fill="FFFFFF"/>
              </w:rPr>
              <w:t>Several legal frameworks on federal level concerning the participation of citizens in wind energy projects</w:t>
            </w:r>
            <w:r>
              <w:rPr>
                <w:rStyle w:val="normaltextrun"/>
                <w:rFonts w:ascii="Calibri" w:hAnsi="Calibri" w:cs="Calibri"/>
                <w:b/>
                <w:bCs/>
                <w:color w:val="000000"/>
                <w:shd w:val="clear" w:color="auto" w:fill="FFFFFF"/>
                <w:lang w:val="en-IE"/>
              </w:rPr>
              <w:t xml:space="preserve"> – more details in the national report</w:t>
            </w:r>
          </w:p>
        </w:tc>
      </w:tr>
      <w:tr w:rsidR="004F6224" w:rsidTr="61731018" w14:paraId="1850963A" w14:textId="77777777">
        <w:tc>
          <w:tcPr>
            <w:tcW w:w="1129" w:type="dxa"/>
            <w:tcMar/>
          </w:tcPr>
          <w:p w:rsidRPr="00CB28C0" w:rsidR="004F6224" w:rsidP="004F6224" w:rsidRDefault="004F6224" w14:paraId="475473FC" w14:textId="5C82D279">
            <w:pPr>
              <w:rPr>
                <w:b/>
                <w:lang w:val="en-IE"/>
              </w:rPr>
            </w:pPr>
            <w:r w:rsidRPr="00CB28C0">
              <w:rPr>
                <w:b/>
                <w:color w:val="1F4E79" w:themeColor="accent1" w:themeShade="80"/>
                <w:lang w:val="en-IE"/>
              </w:rPr>
              <w:t>Hungary</w:t>
            </w:r>
          </w:p>
        </w:tc>
        <w:tc>
          <w:tcPr>
            <w:tcW w:w="3402" w:type="dxa"/>
            <w:tcMar/>
          </w:tcPr>
          <w:p w:rsidRPr="00C6279E" w:rsidR="00C6279E" w:rsidP="004F6224" w:rsidRDefault="00C6279E" w14:paraId="03713381" w14:textId="1AF1B435">
            <w:pPr>
              <w:rPr>
                <w:b/>
                <w:iCs/>
                <w:lang w:val="en-IE"/>
              </w:rPr>
            </w:pPr>
            <w:r w:rsidRPr="00C6279E">
              <w:rPr>
                <w:b/>
                <w:iCs/>
              </w:rPr>
              <w:t>Napenergia Plusz Program</w:t>
            </w:r>
          </w:p>
          <w:p w:rsidR="00C6279E" w:rsidP="004F6224" w:rsidRDefault="00C6279E" w14:paraId="0A694ECC" w14:textId="77777777">
            <w:pPr>
              <w:rPr>
                <w:b/>
                <w:i/>
                <w:lang w:val="en-IE"/>
              </w:rPr>
            </w:pPr>
          </w:p>
          <w:p w:rsidR="00C6279E" w:rsidP="004F6224" w:rsidRDefault="00C6279E" w14:paraId="05C4BF7E" w14:textId="77777777">
            <w:pPr>
              <w:rPr>
                <w:b/>
                <w:i/>
                <w:lang w:val="en-IE"/>
              </w:rPr>
            </w:pPr>
          </w:p>
          <w:p w:rsidR="00C6279E" w:rsidP="004F6224" w:rsidRDefault="00C6279E" w14:paraId="6F2A80EB" w14:textId="77777777">
            <w:pPr>
              <w:rPr>
                <w:b/>
                <w:i/>
                <w:lang w:val="en-IE"/>
              </w:rPr>
            </w:pPr>
          </w:p>
          <w:p w:rsidRPr="001315AF" w:rsidR="004F6224" w:rsidP="004F6224" w:rsidRDefault="001914DD" w14:paraId="0DF25900" w14:textId="67F2F83F">
            <w:pPr>
              <w:rPr>
                <w:b/>
                <w:i/>
                <w:lang w:val="en-IE"/>
              </w:rPr>
            </w:pPr>
            <w:r w:rsidRPr="001315AF">
              <w:rPr>
                <w:b/>
                <w:i/>
                <w:lang w:val="en-IE"/>
              </w:rPr>
              <w:t>For detailed table for Hungary see table in Annex (this document)</w:t>
            </w:r>
          </w:p>
        </w:tc>
        <w:tc>
          <w:tcPr>
            <w:tcW w:w="4819" w:type="dxa"/>
            <w:tcMar/>
          </w:tcPr>
          <w:p w:rsidRPr="00972856" w:rsidR="004F6224" w:rsidP="004F6224" w:rsidRDefault="00972856" w14:paraId="254D0F4C" w14:textId="5E8C08B1">
            <w:pPr>
              <w:rPr>
                <w:lang w:val="en-US"/>
              </w:rPr>
            </w:pPr>
            <w:r>
              <w:rPr>
                <w:lang w:val="en-US"/>
              </w:rPr>
              <w:t>Non-refundable support of up to HUF 5 million per property to invest in the production and storage of solar energy for households</w:t>
            </w:r>
          </w:p>
        </w:tc>
      </w:tr>
      <w:tr w:rsidR="004F6224" w:rsidTr="61731018" w14:paraId="712C2E6F" w14:textId="77777777">
        <w:tc>
          <w:tcPr>
            <w:tcW w:w="1129" w:type="dxa"/>
            <w:tcMar/>
          </w:tcPr>
          <w:p w:rsidRPr="00CB28C0" w:rsidR="004F6224" w:rsidP="004F6224" w:rsidRDefault="004F6224" w14:paraId="669FEAB6" w14:textId="758B2D01">
            <w:pPr>
              <w:rPr>
                <w:b/>
                <w:lang w:val="en-IE"/>
              </w:rPr>
            </w:pPr>
            <w:r w:rsidRPr="00CB28C0">
              <w:rPr>
                <w:b/>
                <w:color w:val="1F4E79" w:themeColor="accent1" w:themeShade="80"/>
                <w:lang w:val="en-IE"/>
              </w:rPr>
              <w:t>Ireland</w:t>
            </w:r>
          </w:p>
        </w:tc>
        <w:tc>
          <w:tcPr>
            <w:tcW w:w="3402" w:type="dxa"/>
            <w:tcMar/>
          </w:tcPr>
          <w:p w:rsidRPr="001315AF" w:rsidR="004F6224" w:rsidP="004F6224" w:rsidRDefault="00F907C1" w14:paraId="1FFC3870" w14:textId="6547B87A">
            <w:pPr>
              <w:rPr>
                <w:b/>
              </w:rPr>
            </w:pPr>
            <w:r w:rsidRPr="001315AF">
              <w:rPr>
                <w:rStyle w:val="normaltextrun"/>
                <w:rFonts w:ascii="Calibri" w:hAnsi="Calibri" w:cs="Calibri"/>
                <w:b/>
                <w:color w:val="000000"/>
                <w:bdr w:val="none" w:color="auto" w:sz="0" w:space="0" w:frame="1"/>
                <w:lang w:val="en-IE"/>
              </w:rPr>
              <w:t>Micro-Generation Support Scheme and Solar Electricity Grant.</w:t>
            </w:r>
          </w:p>
        </w:tc>
        <w:tc>
          <w:tcPr>
            <w:tcW w:w="4819" w:type="dxa"/>
            <w:tcMar/>
          </w:tcPr>
          <w:p w:rsidR="00F907C1" w:rsidP="00F907C1" w:rsidRDefault="00F907C1" w14:paraId="3D4D0687"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eastAsiaTheme="majorEastAsia"/>
                <w:sz w:val="22"/>
                <w:szCs w:val="22"/>
                <w:lang w:val="en-IE"/>
              </w:rPr>
              <w:t>In both cases, houses must be built before 2021 to be eligible for these schemes (while it is unclear how houses built after that date can potentially qualify). </w:t>
            </w:r>
            <w:r>
              <w:rPr>
                <w:rStyle w:val="eop"/>
                <w:rFonts w:ascii="Calibri" w:hAnsi="Calibri" w:cs="Calibri"/>
                <w:sz w:val="22"/>
                <w:szCs w:val="22"/>
              </w:rPr>
              <w:t> </w:t>
            </w:r>
          </w:p>
          <w:p w:rsidR="00F907C1" w:rsidP="00F907C1" w:rsidRDefault="00F907C1" w14:paraId="4F004F78" w14:textId="363C2A23">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eastAsiaTheme="majorEastAsia"/>
                <w:sz w:val="22"/>
                <w:szCs w:val="22"/>
                <w:lang w:val="en-IE"/>
              </w:rPr>
              <w:t xml:space="preserve">Microgeneration is the generation of green electricity with one of the following technologies: solar panels, micro-wind, micro-hydro and micro-renewable combined heat and power (CHP). Households with a registered microgeneration device can sell any excess electricity back to </w:t>
            </w:r>
            <w:r>
              <w:rPr>
                <w:rStyle w:val="normaltextrun"/>
                <w:rFonts w:ascii="Calibri" w:hAnsi="Calibri" w:cs="Calibri" w:eastAsiaTheme="majorEastAsia"/>
                <w:sz w:val="22"/>
                <w:szCs w:val="22"/>
                <w:lang w:val="en-IE"/>
              </w:rPr>
              <w:lastRenderedPageBreak/>
              <w:t>Ireland’s electricity bill. </w:t>
            </w:r>
            <w:r>
              <w:rPr>
                <w:rStyle w:val="eop"/>
                <w:rFonts w:ascii="Calibri" w:hAnsi="Calibri" w:cs="Calibri"/>
                <w:sz w:val="22"/>
                <w:szCs w:val="22"/>
              </w:rPr>
              <w:t> </w:t>
            </w:r>
            <w:r>
              <w:rPr>
                <w:rStyle w:val="normaltextrun"/>
                <w:rFonts w:ascii="Calibri" w:hAnsi="Calibri" w:cs="Calibri"/>
                <w:color w:val="000000"/>
                <w:sz w:val="22"/>
                <w:szCs w:val="22"/>
                <w:bdr w:val="none" w:color="auto" w:sz="0" w:space="0" w:frame="1"/>
                <w:lang w:val="en-IE"/>
              </w:rPr>
              <w:t>The MSS provides support for renewable installations up to 50kW in the form of grants provided by the Sustainable Energy Association Ireland (SEAI). The MSS also introduced Domestic Solar PV grant scheme in February 2022.</w:t>
            </w:r>
          </w:p>
          <w:p w:rsidRPr="00F907C1" w:rsidR="004F6224" w:rsidP="004F6224" w:rsidRDefault="004F6224" w14:paraId="2A0DDEE1" w14:textId="77777777">
            <w:pPr>
              <w:rPr>
                <w:lang w:val="en-US"/>
              </w:rPr>
            </w:pPr>
          </w:p>
        </w:tc>
      </w:tr>
      <w:tr w:rsidR="004F6224" w:rsidTr="61731018" w14:paraId="43A39782" w14:textId="77777777">
        <w:tc>
          <w:tcPr>
            <w:tcW w:w="1129" w:type="dxa"/>
            <w:tcMar/>
          </w:tcPr>
          <w:p w:rsidRPr="00CB28C0" w:rsidR="004F6224" w:rsidP="004F6224" w:rsidRDefault="004F6224" w14:paraId="46FE4A37" w14:textId="431A6A50">
            <w:pPr>
              <w:rPr>
                <w:b/>
                <w:lang w:val="en-IE"/>
              </w:rPr>
            </w:pPr>
            <w:r w:rsidRPr="00CB28C0">
              <w:rPr>
                <w:b/>
                <w:color w:val="1F4E79" w:themeColor="accent1" w:themeShade="80"/>
                <w:lang w:val="en-IE"/>
              </w:rPr>
              <w:lastRenderedPageBreak/>
              <w:t>Italy</w:t>
            </w:r>
          </w:p>
        </w:tc>
        <w:tc>
          <w:tcPr>
            <w:tcW w:w="3402" w:type="dxa"/>
            <w:tcMar/>
          </w:tcPr>
          <w:p w:rsidRPr="001315AF" w:rsidR="00CB28C0" w:rsidP="004F6224" w:rsidRDefault="004F6224" w14:paraId="058F8851" w14:textId="77777777">
            <w:pPr>
              <w:rPr>
                <w:rStyle w:val="normaltextrun"/>
                <w:rFonts w:ascii="Calibri" w:hAnsi="Calibri" w:cs="Calibri"/>
                <w:b/>
                <w:bCs/>
                <w:color w:val="000000"/>
                <w:shd w:val="clear" w:color="auto" w:fill="FFFFFF"/>
                <w:lang w:val="en-GB"/>
              </w:rPr>
            </w:pPr>
            <w:r w:rsidRPr="001315AF">
              <w:rPr>
                <w:rStyle w:val="normaltextrun"/>
                <w:rFonts w:ascii="Calibri" w:hAnsi="Calibri" w:cs="Calibri"/>
                <w:b/>
                <w:bCs/>
                <w:color w:val="000000"/>
                <w:shd w:val="clear" w:color="auto" w:fill="FFFFFF"/>
                <w:lang w:val="en-GB"/>
              </w:rPr>
              <w:t>Participation in CER</w:t>
            </w:r>
          </w:p>
          <w:p w:rsidRPr="00806E97" w:rsidR="00CB28C0" w:rsidP="004F6224" w:rsidRDefault="00CB28C0" w14:paraId="6FD0D890" w14:textId="77777777">
            <w:pPr>
              <w:rPr>
                <w:rStyle w:val="normaltextrun"/>
                <w:rFonts w:ascii="Calibri" w:hAnsi="Calibri" w:cs="Calibri"/>
                <w:bCs/>
                <w:color w:val="000000"/>
                <w:shd w:val="clear" w:color="auto" w:fill="FFFFFF"/>
                <w:lang w:val="en-GB"/>
              </w:rPr>
            </w:pPr>
          </w:p>
          <w:p w:rsidRPr="00806E97" w:rsidR="00CB28C0" w:rsidP="004F6224" w:rsidRDefault="00CB28C0" w14:paraId="38009965" w14:textId="77777777">
            <w:pPr>
              <w:rPr>
                <w:rStyle w:val="normaltextrun"/>
                <w:rFonts w:ascii="Calibri" w:hAnsi="Calibri" w:cs="Calibri"/>
                <w:bCs/>
                <w:color w:val="000000"/>
                <w:shd w:val="clear" w:color="auto" w:fill="FFFFFF"/>
                <w:lang w:val="en-GB"/>
              </w:rPr>
            </w:pPr>
          </w:p>
          <w:p w:rsidRPr="00806E97" w:rsidR="00CB28C0" w:rsidP="004F6224" w:rsidRDefault="00CB28C0" w14:paraId="2B158C1B" w14:textId="77777777">
            <w:pPr>
              <w:rPr>
                <w:rStyle w:val="normaltextrun"/>
                <w:rFonts w:ascii="Calibri" w:hAnsi="Calibri" w:cs="Calibri"/>
                <w:bCs/>
                <w:color w:val="000000"/>
                <w:shd w:val="clear" w:color="auto" w:fill="FFFFFF"/>
                <w:lang w:val="en-GB"/>
              </w:rPr>
            </w:pPr>
          </w:p>
          <w:p w:rsidRPr="00806E97" w:rsidR="00CB28C0" w:rsidP="004F6224" w:rsidRDefault="00CB28C0" w14:paraId="226E3067" w14:textId="77777777">
            <w:pPr>
              <w:rPr>
                <w:rStyle w:val="normaltextrun"/>
                <w:rFonts w:ascii="Calibri" w:hAnsi="Calibri" w:cs="Calibri"/>
                <w:bCs/>
                <w:color w:val="000000"/>
                <w:shd w:val="clear" w:color="auto" w:fill="FFFFFF"/>
                <w:lang w:val="en-GB"/>
              </w:rPr>
            </w:pPr>
          </w:p>
          <w:p w:rsidRPr="00806E97" w:rsidR="00CB28C0" w:rsidP="004F6224" w:rsidRDefault="00CB28C0" w14:paraId="5464217B" w14:textId="77777777">
            <w:pPr>
              <w:rPr>
                <w:rStyle w:val="normaltextrun"/>
                <w:rFonts w:ascii="Calibri" w:hAnsi="Calibri" w:cs="Calibri"/>
                <w:bCs/>
                <w:color w:val="000000"/>
                <w:shd w:val="clear" w:color="auto" w:fill="FFFFFF"/>
                <w:lang w:val="en-GB"/>
              </w:rPr>
            </w:pPr>
          </w:p>
          <w:p w:rsidRPr="00806E97" w:rsidR="00CB28C0" w:rsidP="004F6224" w:rsidRDefault="00CB28C0" w14:paraId="6B4253A8" w14:textId="77777777">
            <w:pPr>
              <w:rPr>
                <w:rStyle w:val="normaltextrun"/>
                <w:rFonts w:ascii="Calibri" w:hAnsi="Calibri" w:cs="Calibri"/>
                <w:bCs/>
                <w:color w:val="000000"/>
                <w:shd w:val="clear" w:color="auto" w:fill="FFFFFF"/>
                <w:lang w:val="en-GB"/>
              </w:rPr>
            </w:pPr>
          </w:p>
          <w:p w:rsidRPr="00806E97" w:rsidR="00CB28C0" w:rsidP="004F6224" w:rsidRDefault="00CB28C0" w14:paraId="7DC64620" w14:textId="77777777">
            <w:pPr>
              <w:rPr>
                <w:rStyle w:val="normaltextrun"/>
                <w:rFonts w:ascii="Calibri" w:hAnsi="Calibri" w:cs="Calibri"/>
                <w:bCs/>
                <w:color w:val="000000"/>
                <w:shd w:val="clear" w:color="auto" w:fill="FFFFFF"/>
                <w:lang w:val="en-GB"/>
              </w:rPr>
            </w:pPr>
          </w:p>
          <w:p w:rsidRPr="00806E97" w:rsidR="00CB28C0" w:rsidP="004F6224" w:rsidRDefault="00CB28C0" w14:paraId="4E396C70" w14:textId="77777777">
            <w:pPr>
              <w:rPr>
                <w:rStyle w:val="normaltextrun"/>
                <w:rFonts w:ascii="Calibri" w:hAnsi="Calibri" w:cs="Calibri"/>
                <w:bCs/>
                <w:color w:val="000000"/>
                <w:shd w:val="clear" w:color="auto" w:fill="FFFFFF"/>
                <w:lang w:val="en-GB"/>
              </w:rPr>
            </w:pPr>
          </w:p>
          <w:p w:rsidRPr="00806E97" w:rsidR="00CB28C0" w:rsidP="004F6224" w:rsidRDefault="00CB28C0" w14:paraId="3FAE681C" w14:textId="77777777">
            <w:pPr>
              <w:rPr>
                <w:rStyle w:val="normaltextrun"/>
                <w:rFonts w:ascii="Calibri" w:hAnsi="Calibri" w:cs="Calibri"/>
                <w:bCs/>
                <w:color w:val="000000"/>
                <w:shd w:val="clear" w:color="auto" w:fill="FFFFFF"/>
                <w:lang w:val="en-GB"/>
              </w:rPr>
            </w:pPr>
          </w:p>
          <w:p w:rsidRPr="001315AF" w:rsidR="004F6224" w:rsidP="004F6224" w:rsidRDefault="00CB28C0" w14:paraId="31642757" w14:textId="77777777">
            <w:pPr>
              <w:rPr>
                <w:rStyle w:val="eop"/>
                <w:rFonts w:ascii="Calibri" w:hAnsi="Calibri" w:cs="Calibri"/>
                <w:b/>
                <w:color w:val="000000"/>
                <w:shd w:val="clear" w:color="auto" w:fill="FFFFFF"/>
              </w:rPr>
            </w:pPr>
            <w:r w:rsidRPr="001315AF">
              <w:rPr>
                <w:rStyle w:val="normaltextrun"/>
                <w:rFonts w:ascii="Calibri" w:hAnsi="Calibri" w:cs="Calibri"/>
                <w:b/>
                <w:bCs/>
                <w:color w:val="000000"/>
                <w:shd w:val="clear" w:color="auto" w:fill="FFFFFF"/>
                <w:lang w:val="en-GB"/>
              </w:rPr>
              <w:t>Feed-In Tariff for Individual Self-Consumers</w:t>
            </w:r>
            <w:r w:rsidRPr="001315AF">
              <w:rPr>
                <w:rStyle w:val="eop"/>
                <w:rFonts w:ascii="Calibri" w:hAnsi="Calibri" w:cs="Calibri"/>
                <w:b/>
                <w:color w:val="000000"/>
                <w:shd w:val="clear" w:color="auto" w:fill="FFFFFF"/>
              </w:rPr>
              <w:t> </w:t>
            </w:r>
            <w:r w:rsidRPr="001315AF" w:rsidR="004F6224">
              <w:rPr>
                <w:rStyle w:val="eop"/>
                <w:rFonts w:ascii="Calibri" w:hAnsi="Calibri" w:cs="Calibri"/>
                <w:b/>
                <w:color w:val="000000"/>
                <w:shd w:val="clear" w:color="auto" w:fill="FFFFFF"/>
              </w:rPr>
              <w:t> </w:t>
            </w:r>
          </w:p>
          <w:p w:rsidRPr="00806E97" w:rsidR="00CB28C0" w:rsidP="004F6224" w:rsidRDefault="00CB28C0" w14:paraId="192FA4EC" w14:textId="77777777">
            <w:pPr>
              <w:rPr>
                <w:rStyle w:val="eop"/>
                <w:rFonts w:ascii="Calibri" w:hAnsi="Calibri" w:cs="Calibri"/>
                <w:color w:val="000000"/>
                <w:shd w:val="clear" w:color="auto" w:fill="FFFFFF"/>
              </w:rPr>
            </w:pPr>
          </w:p>
          <w:p w:rsidRPr="00806E97" w:rsidR="00CB28C0" w:rsidP="004F6224" w:rsidRDefault="00CB28C0" w14:paraId="6CFA155F" w14:textId="77777777">
            <w:pPr>
              <w:rPr>
                <w:rStyle w:val="eop"/>
                <w:rFonts w:ascii="Calibri" w:hAnsi="Calibri" w:cs="Calibri"/>
                <w:color w:val="000000"/>
                <w:shd w:val="clear" w:color="auto" w:fill="FFFFFF"/>
              </w:rPr>
            </w:pPr>
          </w:p>
          <w:p w:rsidRPr="00806E97" w:rsidR="00CB28C0" w:rsidP="004F6224" w:rsidRDefault="00CB28C0" w14:paraId="5B468D6F" w14:textId="77777777">
            <w:pPr>
              <w:rPr>
                <w:rStyle w:val="eop"/>
                <w:rFonts w:ascii="Calibri" w:hAnsi="Calibri" w:cs="Calibri"/>
                <w:color w:val="000000"/>
                <w:shd w:val="clear" w:color="auto" w:fill="FFFFFF"/>
              </w:rPr>
            </w:pPr>
          </w:p>
          <w:p w:rsidRPr="00806E97" w:rsidR="00CB28C0" w:rsidP="004F6224" w:rsidRDefault="00CB28C0" w14:paraId="4A8EE855" w14:textId="77777777">
            <w:pPr>
              <w:rPr>
                <w:rStyle w:val="eop"/>
                <w:rFonts w:ascii="Calibri" w:hAnsi="Calibri" w:cs="Calibri"/>
                <w:color w:val="000000"/>
                <w:shd w:val="clear" w:color="auto" w:fill="FFFFFF"/>
              </w:rPr>
            </w:pPr>
          </w:p>
          <w:p w:rsidRPr="00806E97" w:rsidR="00CB28C0" w:rsidP="004F6224" w:rsidRDefault="00CB28C0" w14:paraId="350287FC" w14:textId="0773544F">
            <w:pPr>
              <w:rPr>
                <w:rStyle w:val="normaltextrun"/>
                <w:rFonts w:ascii="Calibri" w:hAnsi="Calibri" w:cs="Calibri"/>
                <w:bCs/>
                <w:color w:val="000000"/>
                <w:shd w:val="clear" w:color="auto" w:fill="FFFFFF"/>
                <w:lang w:val="en-GB"/>
              </w:rPr>
            </w:pPr>
          </w:p>
          <w:p w:rsidRPr="00806E97" w:rsidR="00806E97" w:rsidP="004F6224" w:rsidRDefault="00806E97" w14:paraId="6E7607CE" w14:textId="77777777">
            <w:pPr>
              <w:rPr>
                <w:rStyle w:val="normaltextrun"/>
                <w:rFonts w:ascii="Calibri" w:hAnsi="Calibri" w:cs="Calibri"/>
                <w:bCs/>
                <w:color w:val="000000"/>
                <w:shd w:val="clear" w:color="auto" w:fill="FFFFFF"/>
                <w:lang w:val="en-GB"/>
              </w:rPr>
            </w:pPr>
          </w:p>
          <w:p w:rsidRPr="001315AF" w:rsidR="00CB28C0" w:rsidP="004F6224" w:rsidRDefault="00CB28C0" w14:paraId="4F9BA98F" w14:textId="77777777">
            <w:pPr>
              <w:rPr>
                <w:rStyle w:val="eop"/>
                <w:rFonts w:ascii="Calibri" w:hAnsi="Calibri" w:cs="Calibri"/>
                <w:b/>
                <w:color w:val="000000"/>
                <w:shd w:val="clear" w:color="auto" w:fill="FFFFFF"/>
              </w:rPr>
            </w:pPr>
            <w:r w:rsidRPr="001315AF">
              <w:rPr>
                <w:rStyle w:val="normaltextrun"/>
                <w:rFonts w:ascii="Calibri" w:hAnsi="Calibri" w:cs="Calibri"/>
                <w:b/>
                <w:bCs/>
                <w:color w:val="000000"/>
                <w:shd w:val="clear" w:color="auto" w:fill="FFFFFF"/>
                <w:lang w:val="en-GB"/>
              </w:rPr>
              <w:t>Capital Grants in Small Municipalities (Under 5,000 Inhabitants)</w:t>
            </w:r>
            <w:r w:rsidRPr="001315AF">
              <w:rPr>
                <w:rStyle w:val="eop"/>
                <w:rFonts w:ascii="Calibri" w:hAnsi="Calibri" w:cs="Calibri"/>
                <w:b/>
                <w:color w:val="000000"/>
                <w:shd w:val="clear" w:color="auto" w:fill="FFFFFF"/>
              </w:rPr>
              <w:t> </w:t>
            </w:r>
          </w:p>
          <w:p w:rsidRPr="00806E97" w:rsidR="00CB28C0" w:rsidP="004F6224" w:rsidRDefault="00CB28C0" w14:paraId="0F4E2844" w14:textId="77777777">
            <w:pPr>
              <w:rPr>
                <w:rStyle w:val="eop"/>
                <w:rFonts w:ascii="Calibri" w:hAnsi="Calibri" w:cs="Calibri"/>
                <w:color w:val="000000"/>
                <w:shd w:val="clear" w:color="auto" w:fill="FFFFFF"/>
              </w:rPr>
            </w:pPr>
          </w:p>
          <w:p w:rsidRPr="00806E97" w:rsidR="00CB28C0" w:rsidP="004F6224" w:rsidRDefault="00CB28C0" w14:paraId="3F6818F3" w14:textId="77777777">
            <w:pPr>
              <w:rPr>
                <w:rStyle w:val="eop"/>
                <w:rFonts w:ascii="Calibri" w:hAnsi="Calibri" w:cs="Calibri"/>
                <w:color w:val="000000"/>
                <w:shd w:val="clear" w:color="auto" w:fill="FFFFFF"/>
              </w:rPr>
            </w:pPr>
          </w:p>
          <w:p w:rsidRPr="00806E97" w:rsidR="00CB28C0" w:rsidP="004F6224" w:rsidRDefault="00CB28C0" w14:paraId="57CF4D91" w14:textId="77777777">
            <w:pPr>
              <w:rPr>
                <w:rStyle w:val="eop"/>
                <w:rFonts w:ascii="Calibri" w:hAnsi="Calibri" w:cs="Calibri"/>
                <w:color w:val="000000"/>
                <w:shd w:val="clear" w:color="auto" w:fill="FFFFFF"/>
              </w:rPr>
            </w:pPr>
          </w:p>
          <w:p w:rsidR="00F907C1" w:rsidP="004F6224" w:rsidRDefault="00F907C1" w14:paraId="5CD451D1" w14:textId="77777777">
            <w:pPr>
              <w:rPr>
                <w:rStyle w:val="normaltextrun"/>
                <w:rFonts w:ascii="Calibri" w:hAnsi="Calibri" w:cs="Calibri"/>
                <w:bCs/>
                <w:color w:val="000000"/>
                <w:shd w:val="clear" w:color="auto" w:fill="FFFFFF"/>
                <w:lang w:val="en-GB"/>
              </w:rPr>
            </w:pPr>
          </w:p>
          <w:p w:rsidRPr="001315AF" w:rsidR="00CB28C0" w:rsidP="004F6224" w:rsidRDefault="00CB28C0" w14:paraId="2471FD6B" w14:textId="7F543724">
            <w:pPr>
              <w:rPr>
                <w:rFonts w:ascii="Calibri" w:hAnsi="Calibri" w:cs="Calibri"/>
                <w:b/>
              </w:rPr>
            </w:pPr>
            <w:r w:rsidRPr="001315AF">
              <w:rPr>
                <w:rStyle w:val="normaltextrun"/>
                <w:rFonts w:ascii="Calibri" w:hAnsi="Calibri" w:cs="Calibri"/>
                <w:b/>
                <w:bCs/>
                <w:color w:val="000000"/>
                <w:shd w:val="clear" w:color="auto" w:fill="FFFFFF"/>
                <w:lang w:val="en-GB"/>
              </w:rPr>
              <w:t>Regional and Local Incentives</w:t>
            </w:r>
            <w:r w:rsidRPr="001315AF">
              <w:rPr>
                <w:rStyle w:val="eop"/>
                <w:rFonts w:ascii="Calibri" w:hAnsi="Calibri" w:cs="Calibri"/>
                <w:b/>
                <w:color w:val="000000"/>
                <w:shd w:val="clear" w:color="auto" w:fill="FFFFFF"/>
              </w:rPr>
              <w:t> </w:t>
            </w:r>
          </w:p>
        </w:tc>
        <w:tc>
          <w:tcPr>
            <w:tcW w:w="4819" w:type="dxa"/>
            <w:tcMar/>
          </w:tcPr>
          <w:p w:rsidRPr="00806E97" w:rsidR="004F6224" w:rsidP="00F907C1" w:rsidRDefault="004F6224" w14:paraId="1BC90B7F" w14:textId="77777777">
            <w:pPr>
              <w:jc w:val="both"/>
              <w:rPr>
                <w:rStyle w:val="normaltextrun"/>
                <w:rFonts w:ascii="Calibri" w:hAnsi="Calibri" w:cs="Calibri"/>
                <w:color w:val="000000"/>
                <w:shd w:val="clear" w:color="auto" w:fill="FFFFFF"/>
                <w:lang w:val="en-GB"/>
              </w:rPr>
            </w:pPr>
            <w:r w:rsidRPr="00806E97">
              <w:rPr>
                <w:rStyle w:val="normaltextrun"/>
                <w:rFonts w:ascii="Calibri" w:hAnsi="Calibri" w:cs="Calibri"/>
                <w:color w:val="000000"/>
                <w:shd w:val="clear" w:color="auto" w:fill="FFFFFF"/>
                <w:lang w:val="en-GB"/>
              </w:rPr>
              <w:t>Households (and small consumers generally) can join a CER either as (</w:t>
            </w:r>
            <w:proofErr w:type="spellStart"/>
            <w:r w:rsidRPr="00806E97">
              <w:rPr>
                <w:rStyle w:val="normaltextrun"/>
                <w:rFonts w:ascii="Calibri" w:hAnsi="Calibri" w:cs="Calibri"/>
                <w:color w:val="000000"/>
                <w:shd w:val="clear" w:color="auto" w:fill="FFFFFF"/>
                <w:lang w:val="en-GB"/>
              </w:rPr>
              <w:t>i</w:t>
            </w:r>
            <w:proofErr w:type="spellEnd"/>
            <w:r w:rsidRPr="00806E97">
              <w:rPr>
                <w:rStyle w:val="normaltextrun"/>
                <w:rFonts w:ascii="Calibri" w:hAnsi="Calibri" w:cs="Calibri"/>
                <w:color w:val="000000"/>
                <w:shd w:val="clear" w:color="auto" w:fill="FFFFFF"/>
                <w:lang w:val="en-GB"/>
              </w:rPr>
              <w:t xml:space="preserve">) prosumers, installing their own panels and sharing surplus energy, or (ii) pure consumers who tap into renewable energy generated by other community members. Each participant receives a share of the incentive payment for the portion of energy they help produce and collectively self-consume, even if they do not install a new system themselves. </w:t>
            </w:r>
          </w:p>
          <w:p w:rsidRPr="00806E97" w:rsidR="00CB28C0" w:rsidP="00F907C1" w:rsidRDefault="00CB28C0" w14:paraId="1EF2C45F" w14:textId="77777777">
            <w:pPr>
              <w:jc w:val="both"/>
              <w:rPr>
                <w:rStyle w:val="normaltextrun"/>
                <w:rFonts w:ascii="Calibri" w:hAnsi="Calibri" w:cs="Calibri"/>
                <w:color w:val="000000"/>
                <w:shd w:val="clear" w:color="auto" w:fill="FFFFFF"/>
                <w:lang w:val="en-GB"/>
              </w:rPr>
            </w:pPr>
          </w:p>
          <w:p w:rsidRPr="00806E97" w:rsidR="00CB28C0" w:rsidP="00F907C1" w:rsidRDefault="00CB28C0" w14:paraId="055303F4" w14:textId="470AE0AF">
            <w:pPr>
              <w:tabs>
                <w:tab w:val="num" w:pos="720"/>
              </w:tabs>
              <w:jc w:val="both"/>
              <w:rPr>
                <w:rFonts w:ascii="Calibri" w:hAnsi="Calibri" w:cs="Calibri"/>
                <w:lang w:val="en-US"/>
              </w:rPr>
            </w:pPr>
            <w:r w:rsidRPr="00806E97">
              <w:rPr>
                <w:rFonts w:ascii="Calibri" w:hAnsi="Calibri" w:cs="Calibri"/>
                <w:lang w:val="en-GB"/>
              </w:rPr>
              <w:t>Households installing small-scale (e.g., rooftop) photovoltaic systems and participating in a CER can receive:</w:t>
            </w:r>
            <w:r w:rsidRPr="00806E97">
              <w:rPr>
                <w:rFonts w:ascii="Calibri" w:hAnsi="Calibri" w:cs="Calibri"/>
                <w:lang w:val="en-US"/>
              </w:rPr>
              <w:t xml:space="preserve"> (a) </w:t>
            </w:r>
            <w:r w:rsidRPr="00806E97">
              <w:rPr>
                <w:rFonts w:ascii="Calibri" w:hAnsi="Calibri" w:cs="Calibri"/>
                <w:lang w:val="en-GB"/>
              </w:rPr>
              <w:t>The official feed-in tariff per kWh for the “shared” portion of their renewable production (b) Additional compensation for the energy injected into the grid.</w:t>
            </w:r>
            <w:r w:rsidRPr="00806E97">
              <w:rPr>
                <w:rFonts w:ascii="Calibri" w:hAnsi="Calibri" w:cs="Calibri"/>
                <w:lang w:val="en-US"/>
              </w:rPr>
              <w:t> </w:t>
            </w:r>
          </w:p>
          <w:p w:rsidRPr="00806E97" w:rsidR="00CB28C0" w:rsidP="00F907C1" w:rsidRDefault="00CB28C0" w14:paraId="32577376" w14:textId="77777777">
            <w:pPr>
              <w:jc w:val="both"/>
              <w:rPr>
                <w:rFonts w:ascii="Calibri" w:hAnsi="Calibri" w:cs="Calibri"/>
                <w:lang w:val="en-US"/>
              </w:rPr>
            </w:pPr>
          </w:p>
          <w:p w:rsidRPr="00806E97" w:rsidR="00CB28C0" w:rsidP="00F907C1" w:rsidRDefault="00CB28C0" w14:paraId="5F87155E" w14:textId="77777777">
            <w:pPr>
              <w:jc w:val="both"/>
              <w:rPr>
                <w:rFonts w:ascii="Calibri" w:hAnsi="Calibri" w:cs="Calibri"/>
                <w:lang w:val="en-US"/>
              </w:rPr>
            </w:pPr>
          </w:p>
          <w:p w:rsidRPr="00806E97" w:rsidR="00CB28C0" w:rsidP="00F907C1" w:rsidRDefault="00CB28C0" w14:paraId="0396FC4F" w14:textId="77777777">
            <w:pPr>
              <w:jc w:val="both"/>
              <w:rPr>
                <w:rFonts w:ascii="Calibri" w:hAnsi="Calibri" w:cs="Calibri"/>
              </w:rPr>
            </w:pPr>
            <w:r w:rsidRPr="00806E97">
              <w:rPr>
                <w:rFonts w:ascii="Calibri" w:hAnsi="Calibri" w:cs="Calibri"/>
                <w:lang w:val="en-GB"/>
              </w:rPr>
              <w:t xml:space="preserve">Even at the household level, if an individual or a family is part of a CER in a smaller municipality, the community </w:t>
            </w:r>
            <w:proofErr w:type="gramStart"/>
            <w:r w:rsidRPr="00806E97">
              <w:rPr>
                <w:rFonts w:ascii="Calibri" w:hAnsi="Calibri" w:cs="Calibri"/>
                <w:lang w:val="en-GB"/>
              </w:rPr>
              <w:t>as a whole can</w:t>
            </w:r>
            <w:proofErr w:type="gramEnd"/>
            <w:r w:rsidRPr="00806E97">
              <w:rPr>
                <w:rFonts w:ascii="Calibri" w:hAnsi="Calibri" w:cs="Calibri"/>
                <w:lang w:val="en-GB"/>
              </w:rPr>
              <w:t xml:space="preserve"> tap into the 40% PNRR capital grant. Families can thus indirectly benefit, as their share of the initial investment is lowered.</w:t>
            </w:r>
            <w:r w:rsidRPr="00806E97">
              <w:rPr>
                <w:rFonts w:ascii="Calibri" w:hAnsi="Calibri" w:cs="Calibri"/>
              </w:rPr>
              <w:t> </w:t>
            </w:r>
          </w:p>
          <w:p w:rsidRPr="00806E97" w:rsidR="00CB28C0" w:rsidP="00F907C1" w:rsidRDefault="00CB28C0" w14:paraId="620970F0" w14:textId="77777777">
            <w:pPr>
              <w:jc w:val="both"/>
              <w:rPr>
                <w:rFonts w:ascii="Calibri" w:hAnsi="Calibri" w:cs="Calibri"/>
              </w:rPr>
            </w:pPr>
          </w:p>
          <w:p w:rsidRPr="00806E97" w:rsidR="00CB28C0" w:rsidP="00CB28C0" w:rsidRDefault="00CB28C0" w14:paraId="4413B8C1" w14:textId="32135176">
            <w:pPr>
              <w:rPr>
                <w:rFonts w:ascii="Calibri" w:hAnsi="Calibri" w:cs="Calibri"/>
                <w:lang w:val="en-US"/>
              </w:rPr>
            </w:pPr>
            <w:r w:rsidRPr="00806E97">
              <w:rPr>
                <w:rStyle w:val="normaltextrun"/>
                <w:rFonts w:ascii="Calibri" w:hAnsi="Calibri" w:cs="Calibri"/>
                <w:color w:val="000000"/>
                <w:shd w:val="clear" w:color="auto" w:fill="FFFFFF"/>
                <w:lang w:val="en-GB"/>
              </w:rPr>
              <w:t>Several regional laws also offer direct or indirect subsidies for small-scale household systems, although these frequently come packaged in broader CER-promoting initiatives (feasibility studies, partial coverage of device costs, etc.).</w:t>
            </w:r>
            <w:r w:rsidRPr="00806E97">
              <w:rPr>
                <w:rStyle w:val="eop"/>
                <w:rFonts w:ascii="Calibri" w:hAnsi="Calibri" w:cs="Calibri"/>
                <w:color w:val="000000"/>
                <w:shd w:val="clear" w:color="auto" w:fill="FFFFFF"/>
              </w:rPr>
              <w:t> </w:t>
            </w:r>
          </w:p>
        </w:tc>
      </w:tr>
      <w:tr w:rsidR="004F6224" w:rsidTr="61731018" w14:paraId="0BEFF50B" w14:textId="77777777">
        <w:tc>
          <w:tcPr>
            <w:tcW w:w="1129" w:type="dxa"/>
            <w:tcMar/>
          </w:tcPr>
          <w:p w:rsidRPr="00CB28C0" w:rsidR="004F6224" w:rsidP="004F6224" w:rsidRDefault="004F6224" w14:paraId="75F8366E" w14:textId="2649DC8D">
            <w:pPr>
              <w:rPr>
                <w:b/>
                <w:lang w:val="en-IE"/>
              </w:rPr>
            </w:pPr>
            <w:r w:rsidRPr="00CB28C0">
              <w:rPr>
                <w:b/>
                <w:color w:val="1F4E79" w:themeColor="accent1" w:themeShade="80"/>
                <w:lang w:val="en-IE"/>
              </w:rPr>
              <w:t>Portugal</w:t>
            </w:r>
          </w:p>
        </w:tc>
        <w:tc>
          <w:tcPr>
            <w:tcW w:w="3402" w:type="dxa"/>
            <w:tcMar/>
          </w:tcPr>
          <w:p w:rsidRPr="001315AF" w:rsidR="004F6224" w:rsidP="004F6224" w:rsidRDefault="004F6224" w14:paraId="4E4D22DB" w14:textId="05966CF2">
            <w:pPr>
              <w:rPr>
                <w:rFonts w:ascii="Calibri" w:hAnsi="Calibri" w:cs="Calibri"/>
                <w:b/>
                <w:lang w:val="en-IE"/>
              </w:rPr>
            </w:pPr>
            <w:r w:rsidRPr="001315AF">
              <w:rPr>
                <w:rFonts w:ascii="Calibri" w:hAnsi="Calibri" w:cs="Calibri"/>
                <w:b/>
                <w:lang w:val="en-IE"/>
              </w:rPr>
              <w:t>(1)</w:t>
            </w:r>
            <w:r w:rsidR="001315AF">
              <w:rPr>
                <w:rFonts w:ascii="Calibri" w:hAnsi="Calibri" w:cs="Calibri"/>
                <w:b/>
                <w:lang w:val="en-IE"/>
              </w:rPr>
              <w:t xml:space="preserve"> </w:t>
            </w:r>
            <w:r w:rsidRPr="001315AF">
              <w:rPr>
                <w:rFonts w:ascii="Calibri" w:hAnsi="Calibri" w:cs="Calibri"/>
                <w:b/>
                <w:lang w:val="en-IE"/>
              </w:rPr>
              <w:t>Solar Panel Installation Subsidies; (</w:t>
            </w:r>
            <w:proofErr w:type="gramStart"/>
            <w:r w:rsidRPr="001315AF">
              <w:rPr>
                <w:rFonts w:ascii="Calibri" w:hAnsi="Calibri" w:cs="Calibri"/>
                <w:b/>
                <w:lang w:val="en-IE"/>
              </w:rPr>
              <w:t>2)Tax</w:t>
            </w:r>
            <w:proofErr w:type="gramEnd"/>
            <w:r w:rsidRPr="001315AF">
              <w:rPr>
                <w:rFonts w:ascii="Calibri" w:hAnsi="Calibri" w:cs="Calibri"/>
                <w:b/>
                <w:lang w:val="en-IE"/>
              </w:rPr>
              <w:t xml:space="preserve"> Benefits (Reduced VAT); (3) Net Metering</w:t>
            </w:r>
          </w:p>
        </w:tc>
        <w:tc>
          <w:tcPr>
            <w:tcW w:w="4819" w:type="dxa"/>
            <w:tcMar/>
          </w:tcPr>
          <w:p w:rsidRPr="00806E97" w:rsidR="004F6224" w:rsidP="00F907C1" w:rsidRDefault="004F6224" w14:paraId="003F0002" w14:textId="29E316BE">
            <w:pPr>
              <w:jc w:val="both"/>
              <w:rPr>
                <w:rFonts w:ascii="Calibri" w:hAnsi="Calibri" w:cs="Calibri"/>
                <w:lang w:val="en-IE"/>
              </w:rPr>
            </w:pPr>
            <w:r w:rsidRPr="61731018" w:rsidR="004F6224">
              <w:rPr>
                <w:rFonts w:ascii="Calibri" w:hAnsi="Calibri" w:cs="Calibri"/>
                <w:lang w:val="en-IE"/>
              </w:rPr>
              <w:t>(1) Grant supports for PV installations; (2) 6% VAT for PV for households; (</w:t>
            </w:r>
            <w:r w:rsidRPr="61731018" w:rsidR="004F6224">
              <w:rPr>
                <w:rFonts w:ascii="Calibri" w:hAnsi="Calibri" w:cs="Calibri"/>
                <w:lang w:val="en-IE"/>
              </w:rPr>
              <w:t>3)</w:t>
            </w:r>
            <w:r w:rsidRPr="61731018" w:rsidR="77909380">
              <w:rPr>
                <w:rFonts w:ascii="Calibri" w:hAnsi="Calibri" w:cs="Calibri"/>
                <w:lang w:val="en-IE"/>
              </w:rPr>
              <w:t xml:space="preserve"> </w:t>
            </w:r>
            <w:r w:rsidRPr="61731018" w:rsidR="004F6224">
              <w:rPr>
                <w:rFonts w:ascii="Calibri" w:hAnsi="Calibri" w:cs="Calibri"/>
                <w:lang w:val="en-IE"/>
              </w:rPr>
              <w:t>Allows</w:t>
            </w:r>
            <w:r w:rsidRPr="61731018" w:rsidR="004F6224">
              <w:rPr>
                <w:rFonts w:ascii="Calibri" w:hAnsi="Calibri" w:cs="Calibri"/>
                <w:lang w:val="en-IE"/>
              </w:rPr>
              <w:t xml:space="preserve"> households to sell excess energy back to the grid and receive energy credits</w:t>
            </w:r>
          </w:p>
        </w:tc>
      </w:tr>
      <w:tr w:rsidR="004F6224" w:rsidTr="61731018" w14:paraId="3B4304E3" w14:textId="77777777">
        <w:tc>
          <w:tcPr>
            <w:tcW w:w="1129" w:type="dxa"/>
            <w:tcMar/>
          </w:tcPr>
          <w:p w:rsidRPr="00CB28C0" w:rsidR="004F6224" w:rsidP="004F6224" w:rsidRDefault="004F6224" w14:paraId="0F984FD6" w14:textId="299B81A4">
            <w:pPr>
              <w:rPr>
                <w:b/>
                <w:lang w:val="en-IE"/>
              </w:rPr>
            </w:pPr>
            <w:r w:rsidRPr="00CB28C0">
              <w:rPr>
                <w:b/>
                <w:color w:val="1F4E79" w:themeColor="accent1" w:themeShade="80"/>
                <w:lang w:val="en-IE"/>
              </w:rPr>
              <w:t>Spain</w:t>
            </w:r>
          </w:p>
        </w:tc>
        <w:tc>
          <w:tcPr>
            <w:tcW w:w="3402" w:type="dxa"/>
            <w:tcMar/>
          </w:tcPr>
          <w:p w:rsidRPr="00806E97" w:rsidR="004F6224" w:rsidP="004F6224" w:rsidRDefault="00CB28C0" w14:paraId="114ABBDA" w14:textId="77777777">
            <w:pPr>
              <w:rPr>
                <w:rStyle w:val="eop"/>
                <w:rFonts w:ascii="Calibri" w:hAnsi="Calibri" w:cs="Calibri"/>
                <w:color w:val="000000"/>
                <w:shd w:val="clear" w:color="auto" w:fill="FFFFFF"/>
              </w:rPr>
            </w:pPr>
            <w:r w:rsidRPr="00806E97">
              <w:rPr>
                <w:rStyle w:val="normaltextrun"/>
                <w:rFonts w:ascii="Calibri" w:hAnsi="Calibri" w:cs="Calibri"/>
                <w:b/>
                <w:bCs/>
                <w:color w:val="000000"/>
                <w:shd w:val="clear" w:color="auto" w:fill="FFFFFF"/>
                <w:lang w:val="en-GB"/>
              </w:rPr>
              <w:t xml:space="preserve">Self-consumption with Renewable </w:t>
            </w:r>
            <w:proofErr w:type="gramStart"/>
            <w:r w:rsidRPr="00806E97">
              <w:rPr>
                <w:rStyle w:val="normaltextrun"/>
                <w:rFonts w:ascii="Calibri" w:hAnsi="Calibri" w:cs="Calibri"/>
                <w:b/>
                <w:bCs/>
                <w:color w:val="000000"/>
                <w:shd w:val="clear" w:color="auto" w:fill="FFFFFF"/>
                <w:lang w:val="en-GB"/>
              </w:rPr>
              <w:t>Energy </w:t>
            </w:r>
            <w:r w:rsidRPr="00806E97">
              <w:rPr>
                <w:rStyle w:val="eop"/>
                <w:rFonts w:ascii="Calibri" w:hAnsi="Calibri" w:cs="Calibri"/>
                <w:color w:val="000000"/>
                <w:shd w:val="clear" w:color="auto" w:fill="FFFFFF"/>
              </w:rPr>
              <w:t> </w:t>
            </w:r>
            <w:r w:rsidRPr="00806E97">
              <w:rPr>
                <w:rStyle w:val="eop"/>
                <w:rFonts w:ascii="Calibri" w:hAnsi="Calibri" w:cs="Calibri"/>
                <w:color w:val="000000"/>
                <w:shd w:val="clear" w:color="auto" w:fill="FFFFFF"/>
                <w:lang w:val="en-IE"/>
              </w:rPr>
              <w:t>(</w:t>
            </w:r>
            <w:proofErr w:type="gramEnd"/>
            <w:r w:rsidRPr="00806E97">
              <w:rPr>
                <w:rStyle w:val="eop"/>
                <w:rFonts w:ascii="Calibri" w:hAnsi="Calibri" w:cs="Calibri"/>
                <w:color w:val="000000"/>
                <w:shd w:val="clear" w:color="auto" w:fill="FFFFFF"/>
                <w:lang w:val="en-IE"/>
              </w:rPr>
              <w:t xml:space="preserve">1) </w:t>
            </w:r>
            <w:r w:rsidRPr="00806E97">
              <w:rPr>
                <w:rStyle w:val="normaltextrun"/>
                <w:rFonts w:ascii="Calibri" w:hAnsi="Calibri" w:cs="Calibri"/>
                <w:b/>
                <w:bCs/>
                <w:color w:val="000000"/>
                <w:shd w:val="clear" w:color="auto" w:fill="FFFFFF"/>
                <w:lang w:val="es-ES"/>
              </w:rPr>
              <w:t xml:space="preserve">Real Decreto 900/2015, </w:t>
            </w:r>
            <w:proofErr w:type="spellStart"/>
            <w:r w:rsidRPr="00806E97">
              <w:rPr>
                <w:rStyle w:val="normaltextrun"/>
                <w:rFonts w:ascii="Calibri" w:hAnsi="Calibri" w:cs="Calibri"/>
                <w:color w:val="000000"/>
                <w:shd w:val="clear" w:color="auto" w:fill="FFFFFF"/>
                <w:lang w:val="es-ES"/>
              </w:rPr>
              <w:t>regulating</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the</w:t>
            </w:r>
            <w:proofErr w:type="spellEnd"/>
            <w:r w:rsidRPr="00806E97">
              <w:rPr>
                <w:rStyle w:val="normaltextrun"/>
                <w:rFonts w:ascii="Calibri" w:hAnsi="Calibri" w:cs="Calibri"/>
                <w:color w:val="000000"/>
                <w:shd w:val="clear" w:color="auto" w:fill="FFFFFF"/>
                <w:lang w:val="es-ES"/>
              </w:rPr>
              <w:t xml:space="preserve"> administrative, </w:t>
            </w:r>
            <w:proofErr w:type="spellStart"/>
            <w:r w:rsidRPr="00806E97">
              <w:rPr>
                <w:rStyle w:val="normaltextrun"/>
                <w:rFonts w:ascii="Calibri" w:hAnsi="Calibri" w:cs="Calibri"/>
                <w:color w:val="000000"/>
                <w:shd w:val="clear" w:color="auto" w:fill="FFFFFF"/>
                <w:lang w:val="es-ES"/>
              </w:rPr>
              <w:t>technical</w:t>
            </w:r>
            <w:proofErr w:type="spellEnd"/>
            <w:r w:rsidRPr="00806E97">
              <w:rPr>
                <w:rStyle w:val="normaltextrun"/>
                <w:rFonts w:ascii="Calibri" w:hAnsi="Calibri" w:cs="Calibri"/>
                <w:color w:val="000000"/>
                <w:shd w:val="clear" w:color="auto" w:fill="FFFFFF"/>
                <w:lang w:val="es-ES"/>
              </w:rPr>
              <w:t xml:space="preserve"> and </w:t>
            </w:r>
            <w:proofErr w:type="spellStart"/>
            <w:r w:rsidRPr="00806E97">
              <w:rPr>
                <w:rStyle w:val="normaltextrun"/>
                <w:rFonts w:ascii="Calibri" w:hAnsi="Calibri" w:cs="Calibri"/>
                <w:color w:val="000000"/>
                <w:shd w:val="clear" w:color="auto" w:fill="FFFFFF"/>
                <w:lang w:val="es-ES"/>
              </w:rPr>
              <w:t>economic</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conditions</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of</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the</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modalities</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of</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supply</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of</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electrical</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energy</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with</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self-consumption</w:t>
            </w:r>
            <w:proofErr w:type="spellEnd"/>
            <w:r w:rsidRPr="00806E97">
              <w:rPr>
                <w:rStyle w:val="normaltextrun"/>
                <w:rFonts w:ascii="Calibri" w:hAnsi="Calibri" w:cs="Calibri"/>
                <w:color w:val="000000"/>
                <w:shd w:val="clear" w:color="auto" w:fill="FFFFFF"/>
                <w:lang w:val="es-ES"/>
              </w:rPr>
              <w:t xml:space="preserve"> and </w:t>
            </w:r>
            <w:proofErr w:type="spellStart"/>
            <w:r w:rsidRPr="00806E97">
              <w:rPr>
                <w:rStyle w:val="normaltextrun"/>
                <w:rFonts w:ascii="Calibri" w:hAnsi="Calibri" w:cs="Calibri"/>
                <w:color w:val="000000"/>
                <w:shd w:val="clear" w:color="auto" w:fill="FFFFFF"/>
                <w:lang w:val="es-ES"/>
              </w:rPr>
              <w:t>production</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with</w:t>
            </w:r>
            <w:proofErr w:type="spellEnd"/>
            <w:r w:rsidRPr="00806E97">
              <w:rPr>
                <w:rStyle w:val="normaltextrun"/>
                <w:rFonts w:ascii="Calibri" w:hAnsi="Calibri" w:cs="Calibri"/>
                <w:color w:val="000000"/>
                <w:shd w:val="clear" w:color="auto" w:fill="FFFFFF"/>
                <w:lang w:val="es-ES"/>
              </w:rPr>
              <w:t xml:space="preserve"> </w:t>
            </w:r>
            <w:proofErr w:type="spellStart"/>
            <w:r w:rsidRPr="00806E97">
              <w:rPr>
                <w:rStyle w:val="normaltextrun"/>
                <w:rFonts w:ascii="Calibri" w:hAnsi="Calibri" w:cs="Calibri"/>
                <w:color w:val="000000"/>
                <w:shd w:val="clear" w:color="auto" w:fill="FFFFFF"/>
                <w:lang w:val="es-ES"/>
              </w:rPr>
              <w:t>self-consumption</w:t>
            </w:r>
            <w:proofErr w:type="spellEnd"/>
            <w:r w:rsidRPr="00806E97">
              <w:rPr>
                <w:rStyle w:val="normaltextrun"/>
                <w:rFonts w:ascii="Calibri" w:hAnsi="Calibri" w:cs="Calibri"/>
                <w:color w:val="000000"/>
                <w:shd w:val="clear" w:color="auto" w:fill="FFFFFF"/>
                <w:lang w:val="es-ES"/>
              </w:rPr>
              <w:t>. </w:t>
            </w:r>
            <w:r w:rsidRPr="00806E97">
              <w:rPr>
                <w:rStyle w:val="eop"/>
                <w:rFonts w:ascii="Calibri" w:hAnsi="Calibri" w:cs="Calibri"/>
                <w:color w:val="000000"/>
                <w:shd w:val="clear" w:color="auto" w:fill="FFFFFF"/>
              </w:rPr>
              <w:t> </w:t>
            </w:r>
            <w:r w:rsidRPr="00806E97">
              <w:rPr>
                <w:rStyle w:val="eop"/>
                <w:rFonts w:ascii="Calibri" w:hAnsi="Calibri" w:cs="Calibri"/>
                <w:color w:val="000000"/>
                <w:shd w:val="clear" w:color="auto" w:fill="FFFFFF"/>
                <w:lang w:val="en-IE"/>
              </w:rPr>
              <w:t xml:space="preserve">(2) </w:t>
            </w:r>
            <w:r w:rsidRPr="00806E97">
              <w:rPr>
                <w:rStyle w:val="normaltextrun"/>
                <w:rFonts w:ascii="Calibri" w:hAnsi="Calibri" w:cs="Calibri"/>
                <w:b/>
                <w:bCs/>
                <w:color w:val="000000"/>
                <w:shd w:val="clear" w:color="auto" w:fill="FFFFFF"/>
                <w:lang w:val="es-ES"/>
              </w:rPr>
              <w:t xml:space="preserve">Real Decreto-ley 15/2018, </w:t>
            </w:r>
            <w:proofErr w:type="spellStart"/>
            <w:r w:rsidRPr="00806E97">
              <w:rPr>
                <w:rStyle w:val="normaltextrun"/>
                <w:rFonts w:ascii="Calibri" w:hAnsi="Calibri" w:cs="Calibri"/>
                <w:color w:val="000000"/>
                <w:shd w:val="clear" w:color="auto" w:fill="FFFFFF"/>
                <w:lang w:val="es-ES"/>
              </w:rPr>
              <w:t>of</w:t>
            </w:r>
            <w:proofErr w:type="spellEnd"/>
            <w:r w:rsidRPr="00806E97">
              <w:rPr>
                <w:rStyle w:val="normaltextrun"/>
                <w:rFonts w:ascii="Calibri" w:hAnsi="Calibri" w:cs="Calibri"/>
                <w:color w:val="000000"/>
                <w:shd w:val="clear" w:color="auto" w:fill="FFFFFF"/>
                <w:lang w:val="es-ES"/>
              </w:rPr>
              <w:t xml:space="preserve"> </w:t>
            </w:r>
            <w:r w:rsidRPr="00806E97">
              <w:rPr>
                <w:rStyle w:val="normaltextrun"/>
                <w:rFonts w:ascii="Calibri" w:hAnsi="Calibri" w:cs="Calibri"/>
                <w:color w:val="000000"/>
                <w:shd w:val="clear" w:color="auto" w:fill="FFFFFF"/>
                <w:lang w:val="en"/>
              </w:rPr>
              <w:t xml:space="preserve">urgent </w:t>
            </w:r>
            <w:r w:rsidRPr="00806E97">
              <w:rPr>
                <w:rStyle w:val="normaltextrun"/>
                <w:rFonts w:ascii="Calibri" w:hAnsi="Calibri" w:cs="Calibri"/>
                <w:color w:val="000000"/>
                <w:shd w:val="clear" w:color="auto" w:fill="FFFFFF"/>
                <w:lang w:val="en"/>
              </w:rPr>
              <w:lastRenderedPageBreak/>
              <w:t>measures for the energy transition and consumer protection.</w:t>
            </w:r>
            <w:r w:rsidRPr="00806E97">
              <w:rPr>
                <w:rStyle w:val="eop"/>
                <w:rFonts w:ascii="Calibri" w:hAnsi="Calibri" w:cs="Calibri"/>
                <w:color w:val="000000"/>
                <w:shd w:val="clear" w:color="auto" w:fill="FFFFFF"/>
              </w:rPr>
              <w:t> </w:t>
            </w:r>
          </w:p>
          <w:p w:rsidRPr="00806E97" w:rsidR="00CB28C0" w:rsidP="004F6224" w:rsidRDefault="00CB28C0" w14:paraId="7B03F4A5" w14:textId="77777777">
            <w:pPr>
              <w:rPr>
                <w:rStyle w:val="eop"/>
                <w:rFonts w:ascii="Calibri" w:hAnsi="Calibri" w:cs="Calibri"/>
                <w:color w:val="000000"/>
                <w:shd w:val="clear" w:color="auto" w:fill="FFFFFF"/>
              </w:rPr>
            </w:pPr>
          </w:p>
          <w:p w:rsidRPr="00806E97" w:rsidR="00CB28C0" w:rsidP="004F6224" w:rsidRDefault="00CB28C0" w14:paraId="1E008A6F" w14:textId="77777777">
            <w:pPr>
              <w:rPr>
                <w:rStyle w:val="eop"/>
                <w:rFonts w:ascii="Calibri" w:hAnsi="Calibri" w:cs="Calibri"/>
                <w:color w:val="000000"/>
                <w:shd w:val="clear" w:color="auto" w:fill="FFFFFF"/>
              </w:rPr>
            </w:pPr>
          </w:p>
          <w:p w:rsidRPr="00806E97" w:rsidR="00CB28C0" w:rsidP="004F6224" w:rsidRDefault="00CB28C0" w14:paraId="3AD0D8DC" w14:textId="77777777">
            <w:pPr>
              <w:rPr>
                <w:rStyle w:val="eop"/>
                <w:rFonts w:ascii="Calibri" w:hAnsi="Calibri" w:cs="Calibri"/>
                <w:color w:val="000000"/>
                <w:shd w:val="clear" w:color="auto" w:fill="FFFFFF"/>
              </w:rPr>
            </w:pPr>
          </w:p>
          <w:p w:rsidRPr="00806E97" w:rsidR="00CB28C0" w:rsidP="004F6224" w:rsidRDefault="00CB28C0" w14:paraId="4C077DDE" w14:textId="77777777">
            <w:pPr>
              <w:rPr>
                <w:rStyle w:val="eop"/>
                <w:rFonts w:ascii="Calibri" w:hAnsi="Calibri" w:cs="Calibri"/>
                <w:color w:val="000000"/>
                <w:shd w:val="clear" w:color="auto" w:fill="FFFFFF"/>
              </w:rPr>
            </w:pPr>
          </w:p>
          <w:p w:rsidRPr="00806E97" w:rsidR="00CB28C0" w:rsidP="004F6224" w:rsidRDefault="00CB28C0" w14:paraId="4F001DC6" w14:textId="77777777">
            <w:pPr>
              <w:rPr>
                <w:rStyle w:val="eop"/>
                <w:rFonts w:ascii="Calibri" w:hAnsi="Calibri" w:cs="Calibri"/>
                <w:color w:val="000000"/>
                <w:shd w:val="clear" w:color="auto" w:fill="FFFFFF"/>
              </w:rPr>
            </w:pPr>
          </w:p>
          <w:p w:rsidRPr="00806E97" w:rsidR="00CB28C0" w:rsidP="004F6224" w:rsidRDefault="00CB28C0" w14:paraId="0736C020" w14:textId="77777777">
            <w:pPr>
              <w:rPr>
                <w:rStyle w:val="eop"/>
                <w:rFonts w:ascii="Calibri" w:hAnsi="Calibri" w:cs="Calibri"/>
                <w:color w:val="000000"/>
                <w:shd w:val="clear" w:color="auto" w:fill="FFFFFF"/>
              </w:rPr>
            </w:pPr>
          </w:p>
          <w:p w:rsidRPr="00806E97" w:rsidR="00CB28C0" w:rsidP="004F6224" w:rsidRDefault="00CB28C0" w14:paraId="5D1FAFD8" w14:textId="77777777">
            <w:pPr>
              <w:rPr>
                <w:rStyle w:val="eop"/>
                <w:rFonts w:ascii="Calibri" w:hAnsi="Calibri" w:cs="Calibri"/>
                <w:color w:val="000000"/>
                <w:shd w:val="clear" w:color="auto" w:fill="FFFFFF"/>
              </w:rPr>
            </w:pPr>
          </w:p>
          <w:p w:rsidRPr="00806E97" w:rsidR="00CB28C0" w:rsidP="004F6224" w:rsidRDefault="00CB28C0" w14:paraId="441D250B" w14:textId="77777777">
            <w:pPr>
              <w:rPr>
                <w:rStyle w:val="eop"/>
                <w:rFonts w:ascii="Calibri" w:hAnsi="Calibri" w:cs="Calibri"/>
                <w:color w:val="000000"/>
                <w:shd w:val="clear" w:color="auto" w:fill="FFFFFF"/>
              </w:rPr>
            </w:pPr>
          </w:p>
          <w:p w:rsidRPr="00806E97" w:rsidR="00CB28C0" w:rsidP="004F6224" w:rsidRDefault="00CB28C0" w14:paraId="30CE8FCB" w14:textId="77777777">
            <w:pPr>
              <w:rPr>
                <w:rStyle w:val="eop"/>
                <w:rFonts w:ascii="Calibri" w:hAnsi="Calibri" w:cs="Calibri"/>
                <w:color w:val="000000"/>
                <w:shd w:val="clear" w:color="auto" w:fill="FFFFFF"/>
              </w:rPr>
            </w:pPr>
          </w:p>
          <w:p w:rsidRPr="00806E97" w:rsidR="00CB28C0" w:rsidP="004F6224" w:rsidRDefault="00CB28C0" w14:paraId="68BDE575" w14:textId="77777777">
            <w:pPr>
              <w:rPr>
                <w:rStyle w:val="eop"/>
                <w:rFonts w:ascii="Calibri" w:hAnsi="Calibri" w:cs="Calibri"/>
                <w:color w:val="000000"/>
                <w:shd w:val="clear" w:color="auto" w:fill="FFFFFF"/>
              </w:rPr>
            </w:pPr>
          </w:p>
          <w:p w:rsidRPr="00806E97" w:rsidR="00CB28C0" w:rsidP="004F6224" w:rsidRDefault="00CB28C0" w14:paraId="42356481" w14:textId="77777777">
            <w:pPr>
              <w:rPr>
                <w:rStyle w:val="eop"/>
                <w:rFonts w:ascii="Calibri" w:hAnsi="Calibri" w:cs="Calibri"/>
                <w:color w:val="000000"/>
                <w:shd w:val="clear" w:color="auto" w:fill="FFFFFF"/>
              </w:rPr>
            </w:pPr>
          </w:p>
          <w:p w:rsidRPr="00806E97" w:rsidR="00CB28C0" w:rsidP="004F6224" w:rsidRDefault="00CB28C0" w14:paraId="3CD6E2CF" w14:textId="77777777">
            <w:pPr>
              <w:rPr>
                <w:rStyle w:val="eop"/>
                <w:rFonts w:ascii="Calibri" w:hAnsi="Calibri" w:cs="Calibri"/>
                <w:color w:val="000000"/>
                <w:shd w:val="clear" w:color="auto" w:fill="FFFFFF"/>
              </w:rPr>
            </w:pPr>
          </w:p>
          <w:p w:rsidRPr="00806E97" w:rsidR="00CB28C0" w:rsidP="004F6224" w:rsidRDefault="00CB28C0" w14:paraId="02E95A7C" w14:textId="77777777">
            <w:pPr>
              <w:rPr>
                <w:rStyle w:val="eop"/>
                <w:rFonts w:ascii="Calibri" w:hAnsi="Calibri" w:cs="Calibri"/>
                <w:color w:val="000000"/>
                <w:shd w:val="clear" w:color="auto" w:fill="FFFFFF"/>
              </w:rPr>
            </w:pPr>
          </w:p>
          <w:p w:rsidRPr="00806E97" w:rsidR="00CB28C0" w:rsidP="004F6224" w:rsidRDefault="00CB28C0" w14:paraId="4F62092A" w14:textId="77777777">
            <w:pPr>
              <w:rPr>
                <w:rStyle w:val="eop"/>
                <w:rFonts w:ascii="Calibri" w:hAnsi="Calibri" w:cs="Calibri"/>
                <w:color w:val="000000"/>
                <w:shd w:val="clear" w:color="auto" w:fill="FFFFFF"/>
              </w:rPr>
            </w:pPr>
          </w:p>
          <w:p w:rsidRPr="00806E97" w:rsidR="00CB28C0" w:rsidP="004F6224" w:rsidRDefault="00CB28C0" w14:paraId="374E8E28" w14:textId="77777777">
            <w:pPr>
              <w:rPr>
                <w:rStyle w:val="eop"/>
                <w:rFonts w:ascii="Calibri" w:hAnsi="Calibri" w:cs="Calibri"/>
                <w:color w:val="000000"/>
                <w:shd w:val="clear" w:color="auto" w:fill="FFFFFF"/>
              </w:rPr>
            </w:pPr>
          </w:p>
          <w:p w:rsidRPr="00806E97" w:rsidR="00CB28C0" w:rsidP="004F6224" w:rsidRDefault="00CB28C0" w14:paraId="46C62D0E" w14:textId="77777777">
            <w:pPr>
              <w:rPr>
                <w:rStyle w:val="eop"/>
                <w:rFonts w:ascii="Calibri" w:hAnsi="Calibri" w:cs="Calibri"/>
                <w:color w:val="000000"/>
                <w:shd w:val="clear" w:color="auto" w:fill="FFFFFF"/>
              </w:rPr>
            </w:pPr>
            <w:r w:rsidRPr="00806E97">
              <w:rPr>
                <w:rStyle w:val="normaltextrun"/>
                <w:rFonts w:ascii="Calibri" w:hAnsi="Calibri" w:cs="Calibri"/>
                <w:b/>
                <w:bCs/>
                <w:color w:val="000000"/>
                <w:shd w:val="clear" w:color="auto" w:fill="FFFFFF"/>
                <w:lang w:val="en-GB"/>
              </w:rPr>
              <w:t>Regional grants</w:t>
            </w:r>
            <w:r w:rsidRPr="00806E97">
              <w:rPr>
                <w:rStyle w:val="normaltextrun"/>
                <w:rFonts w:ascii="Calibri" w:hAnsi="Calibri" w:cs="Calibri"/>
                <w:color w:val="000000"/>
                <w:shd w:val="clear" w:color="auto" w:fill="FFFFFF"/>
                <w:lang w:val="en-GB"/>
              </w:rPr>
              <w:t> </w:t>
            </w:r>
            <w:r w:rsidRPr="00806E97">
              <w:rPr>
                <w:rStyle w:val="eop"/>
                <w:rFonts w:ascii="Calibri" w:hAnsi="Calibri" w:cs="Calibri"/>
                <w:color w:val="000000"/>
                <w:shd w:val="clear" w:color="auto" w:fill="FFFFFF"/>
              </w:rPr>
              <w:t> </w:t>
            </w:r>
          </w:p>
          <w:p w:rsidRPr="00806E97" w:rsidR="00CB28C0" w:rsidP="004F6224" w:rsidRDefault="00CB28C0" w14:paraId="1C200BFA" w14:textId="77777777">
            <w:pPr>
              <w:rPr>
                <w:rStyle w:val="eop"/>
                <w:rFonts w:ascii="Calibri" w:hAnsi="Calibri" w:cs="Calibri"/>
                <w:color w:val="000000"/>
                <w:shd w:val="clear" w:color="auto" w:fill="FFFFFF"/>
              </w:rPr>
            </w:pPr>
          </w:p>
          <w:p w:rsidRPr="00806E97" w:rsidR="00CB28C0" w:rsidP="004F6224" w:rsidRDefault="00CB28C0" w14:paraId="64C32D04" w14:textId="77777777">
            <w:pPr>
              <w:rPr>
                <w:rStyle w:val="eop"/>
                <w:rFonts w:ascii="Calibri" w:hAnsi="Calibri" w:cs="Calibri"/>
                <w:color w:val="000000"/>
                <w:shd w:val="clear" w:color="auto" w:fill="FFFFFF"/>
              </w:rPr>
            </w:pPr>
          </w:p>
          <w:p w:rsidRPr="00806E97" w:rsidR="00CB28C0" w:rsidP="004F6224" w:rsidRDefault="00CB28C0" w14:paraId="38C3110E" w14:textId="77777777">
            <w:pPr>
              <w:rPr>
                <w:rStyle w:val="eop"/>
                <w:rFonts w:ascii="Calibri" w:hAnsi="Calibri" w:cs="Calibri"/>
                <w:color w:val="000000"/>
                <w:shd w:val="clear" w:color="auto" w:fill="FFFFFF"/>
              </w:rPr>
            </w:pPr>
          </w:p>
          <w:p w:rsidRPr="00806E97" w:rsidR="00CB28C0" w:rsidP="004F6224" w:rsidRDefault="00CB28C0" w14:paraId="6865799E" w14:textId="77777777">
            <w:pPr>
              <w:rPr>
                <w:rStyle w:val="eop"/>
                <w:rFonts w:ascii="Calibri" w:hAnsi="Calibri" w:cs="Calibri"/>
                <w:color w:val="000000"/>
                <w:shd w:val="clear" w:color="auto" w:fill="FFFFFF"/>
              </w:rPr>
            </w:pPr>
          </w:p>
          <w:p w:rsidRPr="00806E97" w:rsidR="00CB28C0" w:rsidP="004F6224" w:rsidRDefault="00CB28C0" w14:paraId="0DF86FBB" w14:textId="77777777">
            <w:pPr>
              <w:rPr>
                <w:rStyle w:val="eop"/>
                <w:rFonts w:ascii="Calibri" w:hAnsi="Calibri" w:cs="Calibri"/>
                <w:color w:val="000000"/>
                <w:shd w:val="clear" w:color="auto" w:fill="FFFFFF"/>
              </w:rPr>
            </w:pPr>
          </w:p>
          <w:p w:rsidRPr="00806E97" w:rsidR="00CB28C0" w:rsidP="004F6224" w:rsidRDefault="00CB28C0" w14:paraId="37152D2E" w14:textId="77777777">
            <w:pPr>
              <w:rPr>
                <w:rStyle w:val="eop"/>
                <w:rFonts w:ascii="Calibri" w:hAnsi="Calibri" w:cs="Calibri"/>
                <w:color w:val="000000"/>
                <w:shd w:val="clear" w:color="auto" w:fill="FFFFFF"/>
              </w:rPr>
            </w:pPr>
          </w:p>
          <w:p w:rsidRPr="00806E97" w:rsidR="00CB28C0" w:rsidP="004F6224" w:rsidRDefault="00CB28C0" w14:paraId="53195C61" w14:textId="77777777">
            <w:pPr>
              <w:rPr>
                <w:rStyle w:val="eop"/>
                <w:rFonts w:ascii="Calibri" w:hAnsi="Calibri" w:cs="Calibri"/>
                <w:color w:val="000000"/>
                <w:shd w:val="clear" w:color="auto" w:fill="FFFFFF"/>
              </w:rPr>
            </w:pPr>
          </w:p>
          <w:p w:rsidRPr="00806E97" w:rsidR="00CB28C0" w:rsidP="004F6224" w:rsidRDefault="00CB28C0" w14:paraId="20A6C2A5" w14:textId="77777777">
            <w:pPr>
              <w:rPr>
                <w:rStyle w:val="eop"/>
                <w:rFonts w:ascii="Calibri" w:hAnsi="Calibri" w:cs="Calibri"/>
                <w:color w:val="000000"/>
                <w:shd w:val="clear" w:color="auto" w:fill="FFFFFF"/>
              </w:rPr>
            </w:pPr>
          </w:p>
          <w:p w:rsidRPr="00806E97" w:rsidR="00CB28C0" w:rsidP="004F6224" w:rsidRDefault="00CB28C0" w14:paraId="5649F795" w14:textId="77777777">
            <w:pPr>
              <w:rPr>
                <w:rStyle w:val="eop"/>
                <w:rFonts w:ascii="Calibri" w:hAnsi="Calibri" w:cs="Calibri"/>
                <w:color w:val="000000"/>
                <w:shd w:val="clear" w:color="auto" w:fill="FFFFFF"/>
              </w:rPr>
            </w:pPr>
          </w:p>
          <w:p w:rsidRPr="00806E97" w:rsidR="00CB28C0" w:rsidP="004F6224" w:rsidRDefault="00CB28C0" w14:paraId="613B865E" w14:textId="6EB03BFE">
            <w:pPr>
              <w:rPr>
                <w:rFonts w:ascii="Calibri" w:hAnsi="Calibri" w:cs="Calibri"/>
                <w:lang w:val="en-IE"/>
              </w:rPr>
            </w:pPr>
            <w:r w:rsidRPr="00806E97">
              <w:rPr>
                <w:rStyle w:val="normaltextrun"/>
                <w:rFonts w:ascii="Calibri" w:hAnsi="Calibri" w:cs="Calibri"/>
                <w:b/>
                <w:bCs/>
                <w:color w:val="000000"/>
                <w:shd w:val="clear" w:color="auto" w:fill="FFFFFF"/>
                <w:lang w:val="en-GB"/>
              </w:rPr>
              <w:t>Tax incentives</w:t>
            </w:r>
            <w:r w:rsidRPr="00806E97">
              <w:rPr>
                <w:rStyle w:val="eop"/>
                <w:rFonts w:ascii="Calibri" w:hAnsi="Calibri" w:cs="Calibri"/>
                <w:lang w:val="en-IE"/>
              </w:rPr>
              <w:t xml:space="preserve">: </w:t>
            </w:r>
            <w:r w:rsidRPr="00806E97">
              <w:rPr>
                <w:rStyle w:val="normaltextrun"/>
                <w:rFonts w:ascii="Calibri" w:hAnsi="Calibri" w:cs="Calibri"/>
                <w:b/>
                <w:bCs/>
                <w:color w:val="000000"/>
                <w:shd w:val="clear" w:color="auto" w:fill="FFFFFF"/>
                <w:lang w:val="en-GB"/>
              </w:rPr>
              <w:t>Ley 10/2022</w:t>
            </w:r>
            <w:r w:rsidRPr="00806E97">
              <w:rPr>
                <w:rStyle w:val="normaltextrun"/>
                <w:rFonts w:ascii="Calibri" w:hAnsi="Calibri" w:cs="Calibri"/>
                <w:color w:val="000000"/>
                <w:shd w:val="clear" w:color="auto" w:fill="FFFFFF"/>
                <w:lang w:val="en-GB"/>
              </w:rPr>
              <w:t>, on urgent measures to promote building renovation activity in the context of the Recovery, Transformation and Resilience Plan (PRTR).</w:t>
            </w:r>
            <w:r w:rsidRPr="00806E97">
              <w:rPr>
                <w:rStyle w:val="eop"/>
                <w:rFonts w:ascii="Calibri" w:hAnsi="Calibri" w:cs="Calibri"/>
                <w:color w:val="000000"/>
                <w:shd w:val="clear" w:color="auto" w:fill="FFFFFF"/>
              </w:rPr>
              <w:t> </w:t>
            </w:r>
          </w:p>
        </w:tc>
        <w:tc>
          <w:tcPr>
            <w:tcW w:w="4819" w:type="dxa"/>
            <w:tcMar/>
          </w:tcPr>
          <w:p w:rsidRPr="00806E97" w:rsidR="004F6224" w:rsidP="00F907C1" w:rsidRDefault="00CB28C0" w14:paraId="6AF1615A" w14:textId="77777777">
            <w:pPr>
              <w:jc w:val="both"/>
              <w:rPr>
                <w:rStyle w:val="eop"/>
                <w:rFonts w:ascii="Calibri" w:hAnsi="Calibri" w:cs="Calibri"/>
                <w:color w:val="000000"/>
                <w:shd w:val="clear" w:color="auto" w:fill="FFFFFF"/>
              </w:rPr>
            </w:pPr>
            <w:r w:rsidRPr="00806E97">
              <w:rPr>
                <w:rFonts w:ascii="Calibri" w:hAnsi="Calibri" w:cs="Calibri"/>
                <w:lang w:val="en-IE"/>
              </w:rPr>
              <w:lastRenderedPageBreak/>
              <w:t xml:space="preserve">(1) </w:t>
            </w:r>
            <w:r w:rsidRPr="00806E97">
              <w:rPr>
                <w:rStyle w:val="normaltextrun"/>
                <w:rFonts w:ascii="Calibri" w:hAnsi="Calibri" w:cs="Calibri"/>
                <w:color w:val="000000"/>
                <w:shd w:val="clear" w:color="auto" w:fill="FFFFFF"/>
                <w:lang w:val="en-GB"/>
              </w:rPr>
              <w:t xml:space="preserve">establishes the basis for individual self-consumption of electricity. It allows individuals to install self-consumption systems (mainly photovoltaic) and consume the energy they generate, with tax and economic benefits, such as exemption from certain grid usage charges. In general terms, the Royal Decree "establishes that those who produce and consume their own energy without being connected to the electricity grid do </w:t>
            </w:r>
            <w:r w:rsidRPr="00806E97">
              <w:rPr>
                <w:rStyle w:val="normaltextrun"/>
                <w:rFonts w:ascii="Calibri" w:hAnsi="Calibri" w:cs="Calibri"/>
                <w:color w:val="000000"/>
                <w:shd w:val="clear" w:color="auto" w:fill="FFFFFF"/>
                <w:lang w:val="en-GB"/>
              </w:rPr>
              <w:lastRenderedPageBreak/>
              <w:t>not have to bear any costs of the electricity system, since they do not use it" (</w:t>
            </w:r>
            <w:proofErr w:type="spellStart"/>
            <w:r w:rsidRPr="00806E97">
              <w:rPr>
                <w:rStyle w:val="normaltextrun"/>
                <w:rFonts w:ascii="Calibri" w:hAnsi="Calibri" w:cs="Calibri"/>
                <w:color w:val="000000"/>
                <w:shd w:val="clear" w:color="auto" w:fill="FFFFFF"/>
                <w:lang w:val="en-GB"/>
              </w:rPr>
              <w:t>Asociación</w:t>
            </w:r>
            <w:proofErr w:type="spellEnd"/>
            <w:r w:rsidRPr="00806E97">
              <w:rPr>
                <w:rStyle w:val="normaltextrun"/>
                <w:rFonts w:ascii="Calibri" w:hAnsi="Calibri" w:cs="Calibri"/>
                <w:color w:val="000000"/>
                <w:shd w:val="clear" w:color="auto" w:fill="FFFFFF"/>
                <w:lang w:val="en-GB"/>
              </w:rPr>
              <w:t xml:space="preserve"> Empresarial </w:t>
            </w:r>
            <w:proofErr w:type="spellStart"/>
            <w:r w:rsidRPr="00806E97">
              <w:rPr>
                <w:rStyle w:val="normaltextrun"/>
                <w:rFonts w:ascii="Calibri" w:hAnsi="Calibri" w:cs="Calibri"/>
                <w:color w:val="000000"/>
                <w:shd w:val="clear" w:color="auto" w:fill="FFFFFF"/>
                <w:lang w:val="en-GB"/>
              </w:rPr>
              <w:t>Eólica</w:t>
            </w:r>
            <w:proofErr w:type="spellEnd"/>
            <w:r w:rsidRPr="00806E97">
              <w:rPr>
                <w:rStyle w:val="normaltextrun"/>
                <w:rFonts w:ascii="Calibri" w:hAnsi="Calibri" w:cs="Calibri"/>
                <w:color w:val="000000"/>
                <w:shd w:val="clear" w:color="auto" w:fill="FFFFFF"/>
                <w:lang w:val="en-GB"/>
              </w:rPr>
              <w:t>, 2018).</w:t>
            </w:r>
            <w:r w:rsidRPr="00806E97">
              <w:rPr>
                <w:rStyle w:val="eop"/>
                <w:rFonts w:ascii="Calibri" w:hAnsi="Calibri" w:cs="Calibri"/>
                <w:color w:val="000000"/>
                <w:shd w:val="clear" w:color="auto" w:fill="FFFFFF"/>
              </w:rPr>
              <w:t> </w:t>
            </w:r>
            <w:r w:rsidRPr="00806E97">
              <w:rPr>
                <w:rStyle w:val="eop"/>
                <w:rFonts w:ascii="Calibri" w:hAnsi="Calibri" w:cs="Calibri"/>
                <w:color w:val="000000"/>
                <w:shd w:val="clear" w:color="auto" w:fill="FFFFFF"/>
                <w:lang w:val="en-IE"/>
              </w:rPr>
              <w:t>(2)</w:t>
            </w:r>
            <w:r w:rsidRPr="00806E97">
              <w:rPr>
                <w:rFonts w:ascii="Calibri" w:hAnsi="Calibri" w:cs="Calibri"/>
                <w:color w:val="000000"/>
                <w:shd w:val="clear" w:color="auto" w:fill="FFFFFF"/>
                <w:lang w:val="en-GB"/>
              </w:rPr>
              <w:t xml:space="preserve"> </w:t>
            </w:r>
            <w:r w:rsidRPr="00806E97">
              <w:rPr>
                <w:rStyle w:val="normaltextrun"/>
                <w:rFonts w:ascii="Calibri" w:hAnsi="Calibri" w:cs="Calibri"/>
                <w:color w:val="000000"/>
                <w:shd w:val="clear" w:color="auto" w:fill="FFFFFF"/>
                <w:lang w:val="en-GB"/>
              </w:rPr>
              <w:t xml:space="preserve">It seeks to advance toward a more sustainable, competitive and accessible energy system for all citizens. In general terms, it aims to facilitate self-consumption and self-generation of energy, especially </w:t>
            </w:r>
            <w:proofErr w:type="gramStart"/>
            <w:r w:rsidRPr="00806E97">
              <w:rPr>
                <w:rStyle w:val="normaltextrun"/>
                <w:rFonts w:ascii="Calibri" w:hAnsi="Calibri" w:cs="Calibri"/>
                <w:color w:val="000000"/>
                <w:shd w:val="clear" w:color="auto" w:fill="FFFFFF"/>
                <w:lang w:val="en-GB"/>
              </w:rPr>
              <w:t>with regard to</w:t>
            </w:r>
            <w:proofErr w:type="gramEnd"/>
            <w:r w:rsidRPr="00806E97">
              <w:rPr>
                <w:rStyle w:val="normaltextrun"/>
                <w:rFonts w:ascii="Calibri" w:hAnsi="Calibri" w:cs="Calibri"/>
                <w:color w:val="000000"/>
                <w:shd w:val="clear" w:color="auto" w:fill="FFFFFF"/>
                <w:lang w:val="en-GB"/>
              </w:rPr>
              <w:t xml:space="preserve"> the possibility for </w:t>
            </w:r>
            <w:proofErr w:type="spellStart"/>
            <w:r w:rsidRPr="00806E97">
              <w:rPr>
                <w:rStyle w:val="normaltextrun"/>
                <w:rFonts w:ascii="Calibri" w:hAnsi="Calibri" w:cs="Calibri"/>
                <w:color w:val="000000"/>
                <w:shd w:val="clear" w:color="auto" w:fill="FFFFFF"/>
                <w:lang w:val="en-GB"/>
              </w:rPr>
              <w:t>neighborhood</w:t>
            </w:r>
            <w:proofErr w:type="spellEnd"/>
            <w:r w:rsidRPr="00806E97">
              <w:rPr>
                <w:rStyle w:val="normaltextrun"/>
                <w:rFonts w:ascii="Calibri" w:hAnsi="Calibri" w:cs="Calibri"/>
                <w:color w:val="000000"/>
                <w:shd w:val="clear" w:color="auto" w:fill="FFFFFF"/>
                <w:lang w:val="en-GB"/>
              </w:rPr>
              <w:t xml:space="preserve"> communities to participate in the energy production and management process. More specifically, key points include facilitating self-consumption of electricity at the residential and industrial levels, introducing collective self-consumption, simplifying administrative procedures for installing self-consumption systems, and promoting the sale of surplus energy to the grid.</w:t>
            </w:r>
            <w:r w:rsidRPr="00806E97">
              <w:rPr>
                <w:rStyle w:val="eop"/>
                <w:rFonts w:ascii="Calibri" w:hAnsi="Calibri" w:cs="Calibri"/>
                <w:color w:val="000000"/>
                <w:shd w:val="clear" w:color="auto" w:fill="FFFFFF"/>
              </w:rPr>
              <w:t> </w:t>
            </w:r>
          </w:p>
          <w:p w:rsidRPr="00806E97" w:rsidR="00CB28C0" w:rsidP="00F907C1" w:rsidRDefault="00CB28C0" w14:paraId="3160BD1C" w14:textId="77777777">
            <w:pPr>
              <w:jc w:val="both"/>
              <w:rPr>
                <w:rFonts w:ascii="Calibri" w:hAnsi="Calibri" w:cs="Calibri"/>
                <w:lang w:val="en-IE"/>
              </w:rPr>
            </w:pPr>
          </w:p>
          <w:p w:rsidRPr="00806E97" w:rsidR="00CB28C0" w:rsidP="00F907C1" w:rsidRDefault="00CB28C0" w14:paraId="18CB6AB9" w14:textId="77777777">
            <w:pPr>
              <w:jc w:val="both"/>
              <w:rPr>
                <w:rFonts w:ascii="Calibri" w:hAnsi="Calibri" w:cs="Calibri"/>
                <w:lang w:val="en-IE"/>
              </w:rPr>
            </w:pPr>
            <w:r w:rsidRPr="00806E97">
              <w:rPr>
                <w:rStyle w:val="normaltextrun"/>
                <w:rFonts w:ascii="Calibri" w:hAnsi="Calibri" w:cs="Calibri"/>
                <w:color w:val="000000"/>
                <w:shd w:val="clear" w:color="auto" w:fill="FFFFFF"/>
                <w:lang w:val="en-GB"/>
              </w:rPr>
              <w:t>The different regions in Spain (</w:t>
            </w:r>
            <w:proofErr w:type="spellStart"/>
            <w:r w:rsidRPr="00806E97">
              <w:rPr>
                <w:rStyle w:val="normaltextrun"/>
                <w:rFonts w:ascii="Calibri" w:hAnsi="Calibri" w:cs="Calibri"/>
                <w:color w:val="000000"/>
                <w:shd w:val="clear" w:color="auto" w:fill="FFFFFF"/>
                <w:lang w:val="en-GB"/>
              </w:rPr>
              <w:t>Comunidades</w:t>
            </w:r>
            <w:proofErr w:type="spellEnd"/>
            <w:r w:rsidRPr="00806E97">
              <w:rPr>
                <w:rStyle w:val="normaltextrun"/>
                <w:rFonts w:ascii="Calibri" w:hAnsi="Calibri" w:cs="Calibri"/>
                <w:color w:val="000000"/>
                <w:shd w:val="clear" w:color="auto" w:fill="FFFFFF"/>
                <w:lang w:val="en-GB"/>
              </w:rPr>
              <w:t xml:space="preserve"> </w:t>
            </w:r>
            <w:proofErr w:type="spellStart"/>
            <w:r w:rsidRPr="00806E97">
              <w:rPr>
                <w:rStyle w:val="normaltextrun"/>
                <w:rFonts w:ascii="Calibri" w:hAnsi="Calibri" w:cs="Calibri"/>
                <w:color w:val="000000"/>
                <w:shd w:val="clear" w:color="auto" w:fill="FFFFFF"/>
                <w:lang w:val="en-GB"/>
              </w:rPr>
              <w:t>Autónomas</w:t>
            </w:r>
            <w:proofErr w:type="spellEnd"/>
            <w:r w:rsidRPr="00806E97">
              <w:rPr>
                <w:rStyle w:val="normaltextrun"/>
                <w:rFonts w:ascii="Calibri" w:hAnsi="Calibri" w:cs="Calibri"/>
                <w:color w:val="000000"/>
                <w:shd w:val="clear" w:color="auto" w:fill="FFFFFF"/>
                <w:lang w:val="en-GB"/>
              </w:rPr>
              <w:t xml:space="preserve">) also have their own aid and subsidy programs to promote self-consumption. For example, in 2023, the Energy Foundation managed €272.5 million in aid to promote self-consumption, energy storage, and the installation of renewable thermal systems in the Community of Madrid (Fundación de la </w:t>
            </w:r>
            <w:proofErr w:type="spellStart"/>
            <w:r w:rsidRPr="00806E97">
              <w:rPr>
                <w:rStyle w:val="normaltextrun"/>
                <w:rFonts w:ascii="Calibri" w:hAnsi="Calibri" w:cs="Calibri"/>
                <w:color w:val="000000"/>
                <w:shd w:val="clear" w:color="auto" w:fill="FFFFFF"/>
                <w:lang w:val="en-GB"/>
              </w:rPr>
              <w:t>energía</w:t>
            </w:r>
            <w:proofErr w:type="spellEnd"/>
            <w:r w:rsidRPr="00806E97">
              <w:rPr>
                <w:rStyle w:val="normaltextrun"/>
                <w:rFonts w:ascii="Calibri" w:hAnsi="Calibri" w:cs="Calibri"/>
                <w:color w:val="000000"/>
                <w:shd w:val="clear" w:color="auto" w:fill="FFFFFF"/>
                <w:lang w:val="en-GB"/>
              </w:rPr>
              <w:t>, 2023).</w:t>
            </w:r>
            <w:r w:rsidRPr="00806E97">
              <w:rPr>
                <w:rStyle w:val="eop"/>
                <w:rFonts w:ascii="Calibri" w:hAnsi="Calibri" w:cs="Calibri"/>
                <w:color w:val="000000"/>
                <w:shd w:val="clear" w:color="auto" w:fill="FFFFFF"/>
              </w:rPr>
              <w:t> </w:t>
            </w:r>
            <w:r w:rsidRPr="00806E97">
              <w:rPr>
                <w:rStyle w:val="eop"/>
                <w:rFonts w:ascii="Calibri" w:hAnsi="Calibri" w:cs="Calibri"/>
                <w:color w:val="000000"/>
                <w:shd w:val="clear" w:color="auto" w:fill="FFFFFF"/>
                <w:lang w:val="en-IE"/>
              </w:rPr>
              <w:t>– more details in the national report</w:t>
            </w:r>
            <w:r w:rsidRPr="00806E97">
              <w:rPr>
                <w:rFonts w:ascii="Calibri" w:hAnsi="Calibri" w:cs="Calibri"/>
                <w:lang w:val="en-IE"/>
              </w:rPr>
              <w:t xml:space="preserve">        </w:t>
            </w:r>
          </w:p>
          <w:p w:rsidRPr="00806E97" w:rsidR="00CB28C0" w:rsidP="00F907C1" w:rsidRDefault="00CB28C0" w14:paraId="3779D758" w14:textId="77777777">
            <w:pPr>
              <w:jc w:val="both"/>
              <w:rPr>
                <w:rFonts w:ascii="Calibri" w:hAnsi="Calibri" w:cs="Calibri"/>
                <w:lang w:val="en-IE"/>
              </w:rPr>
            </w:pPr>
          </w:p>
          <w:p w:rsidRPr="00CB28C0" w:rsidR="00CB28C0" w:rsidP="00F907C1" w:rsidRDefault="00CB28C0" w14:paraId="732B5DA6" w14:textId="12C1697F">
            <w:pPr>
              <w:jc w:val="both"/>
              <w:textAlignment w:val="baseline"/>
              <w:rPr>
                <w:rFonts w:ascii="Calibri" w:hAnsi="Calibri" w:eastAsia="Times New Roman" w:cs="Calibri"/>
                <w:lang w:val="en-US"/>
                <w14:ligatures w14:val="none"/>
              </w:rPr>
            </w:pPr>
            <w:r w:rsidRPr="00806E97">
              <w:rPr>
                <w:rFonts w:ascii="Calibri" w:hAnsi="Calibri" w:eastAsia="Times New Roman" w:cs="Calibri"/>
                <w:lang w:val="en-GB"/>
                <w14:ligatures w14:val="none"/>
              </w:rPr>
              <w:t>Most notable deductions:</w:t>
            </w:r>
          </w:p>
          <w:p w:rsidRPr="00CB28C0" w:rsidR="00CB28C0" w:rsidP="00F907C1" w:rsidRDefault="00CB28C0" w14:paraId="5A493FB5" w14:textId="047357AA">
            <w:pPr>
              <w:jc w:val="both"/>
              <w:textAlignment w:val="baseline"/>
              <w:rPr>
                <w:rFonts w:ascii="Calibri" w:hAnsi="Calibri" w:eastAsia="Times New Roman" w:cs="Calibri"/>
                <w:lang w:val="en-US"/>
                <w14:ligatures w14:val="none"/>
              </w:rPr>
            </w:pPr>
            <w:r w:rsidRPr="00806E97">
              <w:rPr>
                <w:rFonts w:ascii="Calibri" w:hAnsi="Calibri" w:eastAsia="Times New Roman" w:cs="Calibri"/>
                <w:lang w:val="en-GB"/>
                <w14:ligatures w14:val="none"/>
              </w:rPr>
              <w:t>(a) A 20% deduction for amounts paid for projects that reduce heating and cooling demand in a primary residence by 7%, up to a maximum of €5,000 per dwelling.</w:t>
            </w:r>
            <w:r w:rsidRPr="00806E97">
              <w:rPr>
                <w:rFonts w:ascii="Calibri" w:hAnsi="Calibri" w:eastAsia="Times New Roman" w:cs="Calibri"/>
                <w:lang w:val="en-US"/>
                <w14:ligatures w14:val="none"/>
              </w:rPr>
              <w:t xml:space="preserve"> (b) </w:t>
            </w:r>
            <w:r w:rsidRPr="00806E97">
              <w:rPr>
                <w:rFonts w:ascii="Calibri" w:hAnsi="Calibri" w:eastAsia="Times New Roman" w:cs="Calibri"/>
                <w:lang w:val="en-GB"/>
                <w14:ligatures w14:val="none"/>
              </w:rPr>
              <w:t>A 40% deduction for projects that reduce non-renewable primary energy consumption by 30%, or for projects that achieve an "A" or "B" rating on the Building Energy Efficiency Certificate for a primary residence, up to a maximum of €7,500 per dwelling.</w:t>
            </w:r>
            <w:r w:rsidRPr="00806E97">
              <w:rPr>
                <w:rFonts w:ascii="Calibri" w:hAnsi="Calibri" w:eastAsia="Times New Roman" w:cs="Calibri"/>
                <w:lang w:val="en-US"/>
                <w14:ligatures w14:val="none"/>
              </w:rPr>
              <w:t xml:space="preserve"> (c) </w:t>
            </w:r>
            <w:r w:rsidRPr="00806E97">
              <w:rPr>
                <w:rFonts w:ascii="Calibri" w:hAnsi="Calibri" w:eastAsia="Times New Roman" w:cs="Calibri"/>
                <w:lang w:val="en-GB"/>
                <w14:ligatures w14:val="none"/>
              </w:rPr>
              <w:t>A 60% deduction for projects that reduce non-renewable primary energy consumption by 30%, or for projects that achieve an "A" or "B" rating on the energy efficiency rating of residential buildings, up to a maximum of €15,000 per dwelling.</w:t>
            </w:r>
            <w:r w:rsidRPr="00806E97">
              <w:rPr>
                <w:rFonts w:ascii="Calibri" w:hAnsi="Calibri" w:eastAsia="Times New Roman" w:cs="Calibri"/>
                <w:lang w:val="en-US"/>
                <w14:ligatures w14:val="none"/>
              </w:rPr>
              <w:t> </w:t>
            </w:r>
          </w:p>
          <w:p w:rsidRPr="00806E97" w:rsidR="00CB28C0" w:rsidP="00F907C1" w:rsidRDefault="00CB28C0" w14:paraId="439EB999" w14:textId="4ECA06F5">
            <w:pPr>
              <w:jc w:val="both"/>
              <w:rPr>
                <w:rFonts w:ascii="Calibri" w:hAnsi="Calibri" w:cs="Calibri"/>
                <w:lang w:val="en-IE"/>
              </w:rPr>
            </w:pPr>
            <w:r w:rsidRPr="00806E97">
              <w:rPr>
                <w:rFonts w:ascii="Calibri" w:hAnsi="Calibri" w:cs="Calibri"/>
                <w:lang w:val="en-IE"/>
              </w:rPr>
              <w:t xml:space="preserve">                                                      </w:t>
            </w:r>
          </w:p>
        </w:tc>
      </w:tr>
    </w:tbl>
    <w:p w:rsidR="004F6224" w:rsidP="004F6224" w:rsidRDefault="004F6224" w14:paraId="5D74A7E9" w14:textId="0B8DAC90"/>
    <w:p w:rsidRPr="00BB437F" w:rsidR="004F6224" w:rsidP="004F6224" w:rsidRDefault="004F6224" w14:paraId="5521BFE4" w14:textId="098D955D">
      <w:pPr>
        <w:rPr>
          <w:b/>
          <w:color w:val="806000" w:themeColor="accent4" w:themeShade="80"/>
          <w:u w:val="single"/>
          <w:lang w:val="en-IE"/>
        </w:rPr>
      </w:pPr>
      <w:r w:rsidRPr="00BB437F">
        <w:rPr>
          <w:b/>
          <w:color w:val="806000" w:themeColor="accent4" w:themeShade="80"/>
          <w:u w:val="single"/>
          <w:lang w:val="en-IE"/>
        </w:rPr>
        <w:t>Community Level</w:t>
      </w:r>
    </w:p>
    <w:tbl>
      <w:tblPr>
        <w:tblStyle w:val="TableGrid"/>
        <w:tblW w:w="0" w:type="auto"/>
        <w:tblLook w:val="04A0" w:firstRow="1" w:lastRow="0" w:firstColumn="1" w:lastColumn="0" w:noHBand="0" w:noVBand="1"/>
      </w:tblPr>
      <w:tblGrid>
        <w:gridCol w:w="1129"/>
        <w:gridCol w:w="3402"/>
        <w:gridCol w:w="4819"/>
      </w:tblGrid>
      <w:tr w:rsidR="004F6224" w:rsidTr="00BB437F" w14:paraId="70A35AEE" w14:textId="77777777">
        <w:tc>
          <w:tcPr>
            <w:tcW w:w="1129" w:type="dxa"/>
            <w:shd w:val="clear" w:color="auto" w:fill="1F4E79" w:themeFill="accent1" w:themeFillShade="80"/>
          </w:tcPr>
          <w:p w:rsidRPr="00BB437F" w:rsidR="004F6224" w:rsidP="001914DD" w:rsidRDefault="004F6224" w14:paraId="1FD90665" w14:textId="77777777">
            <w:pPr>
              <w:rPr>
                <w:b/>
                <w:color w:val="FFFFFF" w:themeColor="background1"/>
              </w:rPr>
            </w:pPr>
          </w:p>
        </w:tc>
        <w:tc>
          <w:tcPr>
            <w:tcW w:w="3402" w:type="dxa"/>
            <w:shd w:val="clear" w:color="auto" w:fill="1F4E79" w:themeFill="accent1" w:themeFillShade="80"/>
          </w:tcPr>
          <w:p w:rsidRPr="00BB437F" w:rsidR="004F6224" w:rsidP="001914DD" w:rsidRDefault="004F6224" w14:paraId="63D70763" w14:textId="77777777">
            <w:pPr>
              <w:rPr>
                <w:b/>
                <w:color w:val="FFFFFF" w:themeColor="background1"/>
                <w:lang w:val="en-IE"/>
              </w:rPr>
            </w:pPr>
            <w:r w:rsidRPr="00BB437F">
              <w:rPr>
                <w:b/>
                <w:color w:val="FFFFFF" w:themeColor="background1"/>
                <w:lang w:val="en-IE"/>
              </w:rPr>
              <w:t>Mechanisms</w:t>
            </w:r>
          </w:p>
        </w:tc>
        <w:tc>
          <w:tcPr>
            <w:tcW w:w="4819" w:type="dxa"/>
            <w:shd w:val="clear" w:color="auto" w:fill="1F4E79" w:themeFill="accent1" w:themeFillShade="80"/>
          </w:tcPr>
          <w:p w:rsidRPr="00BB437F" w:rsidR="004F6224" w:rsidP="001914DD" w:rsidRDefault="004F6224" w14:paraId="4B4351BB" w14:textId="77777777">
            <w:pPr>
              <w:rPr>
                <w:b/>
                <w:color w:val="FFFFFF" w:themeColor="background1"/>
                <w:lang w:val="en-IE"/>
              </w:rPr>
            </w:pPr>
            <w:r w:rsidRPr="00BB437F">
              <w:rPr>
                <w:b/>
                <w:color w:val="FFFFFF" w:themeColor="background1"/>
                <w:lang w:val="en-IE"/>
              </w:rPr>
              <w:t>Description</w:t>
            </w:r>
          </w:p>
        </w:tc>
      </w:tr>
      <w:tr w:rsidR="004F6224" w:rsidTr="00806E97" w14:paraId="284F10FB" w14:textId="77777777">
        <w:tc>
          <w:tcPr>
            <w:tcW w:w="1129" w:type="dxa"/>
          </w:tcPr>
          <w:p w:rsidRPr="00CB28C0" w:rsidR="004F6224" w:rsidP="001914DD" w:rsidRDefault="004F6224" w14:paraId="45E46129" w14:textId="77777777">
            <w:pPr>
              <w:rPr>
                <w:b/>
                <w:color w:val="1F4E79" w:themeColor="accent1" w:themeShade="80"/>
                <w:lang w:val="en-IE"/>
              </w:rPr>
            </w:pPr>
            <w:r w:rsidRPr="00CB28C0">
              <w:rPr>
                <w:b/>
                <w:color w:val="1F4E79" w:themeColor="accent1" w:themeShade="80"/>
                <w:lang w:val="en-IE"/>
              </w:rPr>
              <w:lastRenderedPageBreak/>
              <w:t>Germany</w:t>
            </w:r>
          </w:p>
        </w:tc>
        <w:tc>
          <w:tcPr>
            <w:tcW w:w="3402" w:type="dxa"/>
          </w:tcPr>
          <w:p w:rsidRPr="001315AF" w:rsidR="004F6224" w:rsidP="001914DD" w:rsidRDefault="00F907C1" w14:paraId="36F343D0" w14:textId="77777777">
            <w:pPr>
              <w:rPr>
                <w:rStyle w:val="normaltextrun"/>
                <w:rFonts w:ascii="Calibri" w:hAnsi="Calibri" w:cs="Calibri"/>
                <w:b/>
                <w:bCs/>
                <w:color w:val="000000"/>
                <w:shd w:val="clear" w:color="auto" w:fill="FFFFFF"/>
              </w:rPr>
            </w:pPr>
            <w:r w:rsidRPr="001315AF">
              <w:rPr>
                <w:rStyle w:val="normaltextrun"/>
                <w:rFonts w:ascii="Calibri" w:hAnsi="Calibri" w:cs="Calibri"/>
                <w:b/>
                <w:bCs/>
                <w:color w:val="000000"/>
                <w:shd w:val="clear" w:color="auto" w:fill="FFFFFF"/>
              </w:rPr>
              <w:t>Renewable Energy Act</w:t>
            </w:r>
          </w:p>
          <w:p w:rsidRPr="00F907C1" w:rsidR="00F907C1" w:rsidP="001914DD" w:rsidRDefault="00F907C1" w14:paraId="3CB09434" w14:textId="77777777">
            <w:pPr>
              <w:rPr>
                <w:rStyle w:val="normaltextrun"/>
                <w:rFonts w:ascii="Calibri" w:hAnsi="Calibri" w:cs="Calibri"/>
                <w:bCs/>
                <w:color w:val="000000"/>
                <w:shd w:val="clear" w:color="auto" w:fill="FFFFFF"/>
              </w:rPr>
            </w:pPr>
          </w:p>
          <w:p w:rsidRPr="00F907C1" w:rsidR="00F907C1" w:rsidP="001914DD" w:rsidRDefault="00F907C1" w14:paraId="71504675" w14:textId="77777777">
            <w:pPr>
              <w:rPr>
                <w:rStyle w:val="normaltextrun"/>
                <w:rFonts w:ascii="Calibri" w:hAnsi="Calibri" w:cs="Calibri"/>
                <w:bCs/>
                <w:color w:val="000000"/>
                <w:shd w:val="clear" w:color="auto" w:fill="FFFFFF"/>
              </w:rPr>
            </w:pPr>
          </w:p>
          <w:p w:rsidRPr="00F907C1" w:rsidR="00F907C1" w:rsidP="001914DD" w:rsidRDefault="00F907C1" w14:paraId="714FC481" w14:textId="77777777">
            <w:pPr>
              <w:rPr>
                <w:rStyle w:val="normaltextrun"/>
                <w:rFonts w:ascii="Calibri" w:hAnsi="Calibri" w:cs="Calibri"/>
                <w:bCs/>
                <w:color w:val="000000"/>
                <w:shd w:val="clear" w:color="auto" w:fill="FFFFFF"/>
              </w:rPr>
            </w:pPr>
          </w:p>
          <w:p w:rsidRPr="00F907C1" w:rsidR="00F907C1" w:rsidP="001914DD" w:rsidRDefault="00F907C1" w14:paraId="56DE643C" w14:textId="77777777">
            <w:pPr>
              <w:rPr>
                <w:rStyle w:val="normaltextrun"/>
                <w:rFonts w:ascii="Calibri" w:hAnsi="Calibri" w:cs="Calibri"/>
                <w:bCs/>
                <w:color w:val="000000"/>
                <w:shd w:val="clear" w:color="auto" w:fill="FFFFFF"/>
              </w:rPr>
            </w:pPr>
          </w:p>
          <w:p w:rsidRPr="00F907C1" w:rsidR="00F907C1" w:rsidP="001914DD" w:rsidRDefault="00F907C1" w14:paraId="3032809B" w14:textId="77777777">
            <w:pPr>
              <w:rPr>
                <w:rStyle w:val="normaltextrun"/>
                <w:rFonts w:ascii="Calibri" w:hAnsi="Calibri" w:cs="Calibri"/>
                <w:bCs/>
                <w:color w:val="000000"/>
                <w:shd w:val="clear" w:color="auto" w:fill="FFFFFF"/>
              </w:rPr>
            </w:pPr>
          </w:p>
          <w:p w:rsidRPr="00F907C1" w:rsidR="00F907C1" w:rsidP="001914DD" w:rsidRDefault="00F907C1" w14:paraId="6DF3D986" w14:textId="77777777">
            <w:pPr>
              <w:rPr>
                <w:rStyle w:val="normaltextrun"/>
                <w:rFonts w:ascii="Calibri" w:hAnsi="Calibri" w:cs="Calibri"/>
                <w:bCs/>
                <w:color w:val="000000"/>
                <w:shd w:val="clear" w:color="auto" w:fill="FFFFFF"/>
              </w:rPr>
            </w:pPr>
          </w:p>
          <w:p w:rsidRPr="00F907C1" w:rsidR="00F907C1" w:rsidP="001914DD" w:rsidRDefault="00F907C1" w14:paraId="1F4E9206" w14:textId="77777777">
            <w:pPr>
              <w:rPr>
                <w:rStyle w:val="normaltextrun"/>
                <w:rFonts w:ascii="Calibri" w:hAnsi="Calibri" w:cs="Calibri"/>
                <w:bCs/>
                <w:color w:val="000000"/>
                <w:shd w:val="clear" w:color="auto" w:fill="FFFFFF"/>
              </w:rPr>
            </w:pPr>
          </w:p>
          <w:p w:rsidRPr="00F907C1" w:rsidR="00F907C1" w:rsidP="001914DD" w:rsidRDefault="00F907C1" w14:paraId="7B46B32B" w14:textId="77777777">
            <w:pPr>
              <w:rPr>
                <w:rStyle w:val="normaltextrun"/>
                <w:rFonts w:ascii="Calibri" w:hAnsi="Calibri" w:cs="Calibri"/>
                <w:bCs/>
                <w:color w:val="000000"/>
                <w:shd w:val="clear" w:color="auto" w:fill="FFFFFF"/>
              </w:rPr>
            </w:pPr>
          </w:p>
          <w:p w:rsidRPr="00F907C1" w:rsidR="00F907C1" w:rsidP="001914DD" w:rsidRDefault="00F907C1" w14:paraId="5F6F5405" w14:textId="77777777">
            <w:pPr>
              <w:rPr>
                <w:rStyle w:val="normaltextrun"/>
                <w:rFonts w:ascii="Calibri" w:hAnsi="Calibri" w:cs="Calibri"/>
                <w:bCs/>
                <w:color w:val="000000"/>
                <w:shd w:val="clear" w:color="auto" w:fill="FFFFFF"/>
              </w:rPr>
            </w:pPr>
          </w:p>
          <w:p w:rsidRPr="00F907C1" w:rsidR="00F907C1" w:rsidP="001914DD" w:rsidRDefault="00F907C1" w14:paraId="3FEE9F8E" w14:textId="77777777">
            <w:pPr>
              <w:rPr>
                <w:rStyle w:val="normaltextrun"/>
                <w:rFonts w:ascii="Calibri" w:hAnsi="Calibri" w:cs="Calibri"/>
                <w:bCs/>
                <w:color w:val="000000"/>
                <w:shd w:val="clear" w:color="auto" w:fill="FFFFFF"/>
              </w:rPr>
            </w:pPr>
          </w:p>
          <w:p w:rsidRPr="00F907C1" w:rsidR="00F907C1" w:rsidP="001914DD" w:rsidRDefault="00F907C1" w14:paraId="076BCCA9" w14:textId="77777777">
            <w:pPr>
              <w:rPr>
                <w:rStyle w:val="normaltextrun"/>
                <w:rFonts w:ascii="Calibri" w:hAnsi="Calibri" w:cs="Calibri"/>
                <w:bCs/>
                <w:color w:val="000000"/>
                <w:shd w:val="clear" w:color="auto" w:fill="FFFFFF"/>
              </w:rPr>
            </w:pPr>
          </w:p>
          <w:p w:rsidRPr="00F907C1" w:rsidR="00F907C1" w:rsidP="001914DD" w:rsidRDefault="00F907C1" w14:paraId="394440A4" w14:textId="77777777">
            <w:pPr>
              <w:rPr>
                <w:rStyle w:val="normaltextrun"/>
                <w:rFonts w:ascii="Calibri" w:hAnsi="Calibri" w:cs="Calibri"/>
                <w:bCs/>
                <w:color w:val="000000"/>
                <w:shd w:val="clear" w:color="auto" w:fill="FFFFFF"/>
              </w:rPr>
            </w:pPr>
          </w:p>
          <w:p w:rsidRPr="00F907C1" w:rsidR="00F907C1" w:rsidP="001914DD" w:rsidRDefault="00F907C1" w14:paraId="21380258" w14:textId="77777777">
            <w:pPr>
              <w:rPr>
                <w:rStyle w:val="normaltextrun"/>
                <w:rFonts w:ascii="Calibri" w:hAnsi="Calibri" w:cs="Calibri"/>
                <w:bCs/>
                <w:color w:val="000000"/>
                <w:shd w:val="clear" w:color="auto" w:fill="FFFFFF"/>
              </w:rPr>
            </w:pPr>
          </w:p>
          <w:p w:rsidRPr="001315AF" w:rsidR="00F907C1" w:rsidP="001914DD" w:rsidRDefault="00F907C1" w14:paraId="65702FBE" w14:textId="7CBEB857">
            <w:pPr>
              <w:rPr>
                <w:b/>
              </w:rPr>
            </w:pPr>
            <w:r w:rsidRPr="001315AF">
              <w:rPr>
                <w:rStyle w:val="normaltextrun"/>
                <w:rFonts w:ascii="Calibri" w:hAnsi="Calibri" w:cs="Calibri"/>
                <w:b/>
                <w:bCs/>
                <w:color w:val="000000"/>
                <w:shd w:val="clear" w:color="auto" w:fill="FFFFFF"/>
                <w:lang w:val="en-IE"/>
              </w:rPr>
              <w:t>Measures on federal level:</w:t>
            </w:r>
            <w:r w:rsidRPr="001315AF">
              <w:rPr>
                <w:rStyle w:val="eop"/>
                <w:rFonts w:ascii="Calibri" w:hAnsi="Calibri" w:cs="Calibri"/>
                <w:b/>
                <w:color w:val="000000"/>
                <w:shd w:val="clear" w:color="auto" w:fill="FFFFFF"/>
              </w:rPr>
              <w:t> </w:t>
            </w:r>
          </w:p>
        </w:tc>
        <w:tc>
          <w:tcPr>
            <w:tcW w:w="4819" w:type="dxa"/>
          </w:tcPr>
          <w:p w:rsidRPr="00F907C1" w:rsidR="00F907C1" w:rsidP="00F907C1" w:rsidRDefault="00F907C1" w14:paraId="71C1A8E0" w14:textId="77777777">
            <w:pPr>
              <w:pStyle w:val="ListParagraph"/>
              <w:numPr>
                <w:ilvl w:val="0"/>
                <w:numId w:val="29"/>
              </w:numPr>
              <w:jc w:val="both"/>
              <w:textAlignment w:val="baseline"/>
              <w:rPr>
                <w:rFonts w:ascii="Calibri" w:hAnsi="Calibri" w:eastAsia="Times New Roman" w:cs="Calibri"/>
                <w:lang w:val="en-US"/>
                <w14:ligatures w14:val="none"/>
              </w:rPr>
            </w:pPr>
            <w:r w:rsidRPr="00F907C1">
              <w:rPr>
                <w:rFonts w:ascii="Calibri" w:hAnsi="Calibri" w:eastAsia="Times New Roman" w:cs="Calibri"/>
                <w:lang w:val="en-US"/>
                <w14:ligatures w14:val="none"/>
              </w:rPr>
              <w:t>Financial benefits for energy communities: Exemption from EEG tenders for smaller energy communities (18MW onshore wind plants, 6MW solar) as well as uniform pricing based on the highest bit from the previous year (established in EEG 2023: § 22) </w:t>
            </w:r>
          </w:p>
          <w:p w:rsidRPr="00F907C1" w:rsidR="00F907C1" w:rsidP="00F907C1" w:rsidRDefault="00F907C1" w14:paraId="2D7885F3" w14:textId="77777777">
            <w:pPr>
              <w:pStyle w:val="ListParagraph"/>
              <w:numPr>
                <w:ilvl w:val="0"/>
                <w:numId w:val="29"/>
              </w:numPr>
              <w:jc w:val="both"/>
              <w:textAlignment w:val="baseline"/>
              <w:rPr>
                <w:rFonts w:ascii="Calibri" w:hAnsi="Calibri" w:eastAsia="Times New Roman" w:cs="Calibri"/>
                <w:lang w:val="en-US"/>
                <w14:ligatures w14:val="none"/>
              </w:rPr>
            </w:pPr>
            <w:r w:rsidRPr="00F907C1">
              <w:rPr>
                <w:rFonts w:ascii="Calibri" w:hAnsi="Calibri" w:eastAsia="Times New Roman" w:cs="Calibri"/>
                <w:lang w:val="en-IE"/>
                <w14:ligatures w14:val="none"/>
              </w:rPr>
              <w:t>Definition of energy communities and privileges (</w:t>
            </w:r>
            <w:r w:rsidRPr="00F907C1">
              <w:rPr>
                <w:rFonts w:ascii="Calibri" w:hAnsi="Calibri" w:eastAsia="Times New Roman" w:cs="Calibri"/>
                <w14:ligatures w14:val="none"/>
              </w:rPr>
              <w:t>§3 NR. 15</w:t>
            </w:r>
            <w:r w:rsidRPr="00F907C1">
              <w:rPr>
                <w:rFonts w:ascii="Calibri" w:hAnsi="Calibri" w:eastAsia="Times New Roman" w:cs="Calibri"/>
                <w:lang w:val="en-US"/>
                <w14:ligatures w14:val="none"/>
              </w:rPr>
              <w:t xml:space="preserve">, </w:t>
            </w:r>
            <w:r w:rsidRPr="00F907C1">
              <w:rPr>
                <w:rFonts w:ascii="Calibri" w:hAnsi="Calibri" w:eastAsia="Times New Roman" w:cs="Calibri"/>
                <w:lang w:val="en-IE"/>
                <w14:ligatures w14:val="none"/>
              </w:rPr>
              <w:t>§ 22b EEG)</w:t>
            </w:r>
            <w:r w:rsidRPr="00F907C1">
              <w:rPr>
                <w:rFonts w:ascii="Calibri" w:hAnsi="Calibri" w:eastAsia="Times New Roman" w:cs="Calibri"/>
                <w:lang w:val="en-US"/>
                <w14:ligatures w14:val="none"/>
              </w:rPr>
              <w:t>  </w:t>
            </w:r>
          </w:p>
          <w:p w:rsidRPr="00F907C1" w:rsidR="00F907C1" w:rsidP="00F907C1" w:rsidRDefault="00F907C1" w14:paraId="03B77666" w14:textId="77777777">
            <w:pPr>
              <w:pStyle w:val="ListParagraph"/>
              <w:numPr>
                <w:ilvl w:val="0"/>
                <w:numId w:val="29"/>
              </w:numPr>
              <w:jc w:val="both"/>
              <w:textAlignment w:val="baseline"/>
              <w:rPr>
                <w:rFonts w:ascii="Calibri" w:hAnsi="Calibri" w:eastAsia="Times New Roman" w:cs="Calibri"/>
                <w:lang w:val="en-US"/>
                <w14:ligatures w14:val="none"/>
              </w:rPr>
            </w:pPr>
            <w:r w:rsidRPr="00F907C1">
              <w:rPr>
                <w:rFonts w:ascii="Calibri" w:hAnsi="Calibri" w:eastAsia="Times New Roman" w:cs="Calibri"/>
                <w:lang w:val="en-US"/>
                <w14:ligatures w14:val="none"/>
              </w:rPr>
              <w:t>Exemptions from EEG tenders for small onshore wind and PV plants regardless of ownership structures (established in EEG 2023: § 22) </w:t>
            </w:r>
          </w:p>
          <w:p w:rsidRPr="00F907C1" w:rsidR="004F6224" w:rsidP="001914DD" w:rsidRDefault="004F6224" w14:paraId="7A602620" w14:textId="77777777">
            <w:pPr>
              <w:rPr>
                <w:lang w:val="en-US"/>
              </w:rPr>
            </w:pPr>
          </w:p>
          <w:p w:rsidRPr="00F907C1" w:rsidR="00F907C1" w:rsidP="00F907C1" w:rsidRDefault="00F907C1" w14:paraId="1BE481AA" w14:textId="55A3933C">
            <w:pPr>
              <w:jc w:val="both"/>
              <w:rPr>
                <w:lang w:val="en-US"/>
              </w:rPr>
            </w:pPr>
            <w:r w:rsidRPr="00F907C1">
              <w:rPr>
                <w:rStyle w:val="normaltextrun"/>
                <w:rFonts w:ascii="Calibri" w:hAnsi="Calibri" w:cs="Calibri"/>
                <w:bCs/>
                <w:color w:val="000000"/>
                <w:shd w:val="clear" w:color="auto" w:fill="FFFFFF"/>
              </w:rPr>
              <w:t>Several legal frameworks on federal level concerning the participation of citizens in wind energy projects</w:t>
            </w:r>
            <w:r w:rsidRPr="00F907C1">
              <w:rPr>
                <w:rStyle w:val="normaltextrun"/>
                <w:rFonts w:ascii="Calibri" w:hAnsi="Calibri" w:cs="Calibri"/>
                <w:bCs/>
                <w:color w:val="000000"/>
                <w:shd w:val="clear" w:color="auto" w:fill="FFFFFF"/>
                <w:lang w:val="en-IE"/>
              </w:rPr>
              <w:t xml:space="preserve"> – more details in the national report</w:t>
            </w:r>
          </w:p>
        </w:tc>
      </w:tr>
      <w:tr w:rsidR="004F6224" w:rsidTr="00806E97" w14:paraId="300864C4" w14:textId="77777777">
        <w:tc>
          <w:tcPr>
            <w:tcW w:w="1129" w:type="dxa"/>
          </w:tcPr>
          <w:p w:rsidRPr="00CB28C0" w:rsidR="004F6224" w:rsidP="001914DD" w:rsidRDefault="004F6224" w14:paraId="7C4B25D3" w14:textId="77777777">
            <w:pPr>
              <w:rPr>
                <w:b/>
                <w:color w:val="1F4E79" w:themeColor="accent1" w:themeShade="80"/>
                <w:lang w:val="en-IE"/>
              </w:rPr>
            </w:pPr>
            <w:r w:rsidRPr="00CB28C0">
              <w:rPr>
                <w:b/>
                <w:color w:val="1F4E79" w:themeColor="accent1" w:themeShade="80"/>
                <w:lang w:val="en-IE"/>
              </w:rPr>
              <w:t>Hungary</w:t>
            </w:r>
          </w:p>
        </w:tc>
        <w:tc>
          <w:tcPr>
            <w:tcW w:w="3402" w:type="dxa"/>
          </w:tcPr>
          <w:p w:rsidRPr="001315AF" w:rsidR="004F6224" w:rsidP="001914DD" w:rsidRDefault="001914DD" w14:paraId="69F71C24" w14:textId="69017AA9">
            <w:pPr>
              <w:rPr>
                <w:b/>
              </w:rPr>
            </w:pPr>
            <w:r w:rsidRPr="001315AF">
              <w:rPr>
                <w:b/>
                <w:lang w:val="en-IE"/>
              </w:rPr>
              <w:t>For detailed table for Hungary see table in Annex (this document)</w:t>
            </w:r>
          </w:p>
        </w:tc>
        <w:tc>
          <w:tcPr>
            <w:tcW w:w="4819" w:type="dxa"/>
          </w:tcPr>
          <w:p w:rsidR="004F6224" w:rsidP="001914DD" w:rsidRDefault="004F6224" w14:paraId="47FF8119" w14:textId="77777777"/>
        </w:tc>
      </w:tr>
      <w:tr w:rsidR="004F6224" w:rsidTr="00806E97" w14:paraId="244DE0DF" w14:textId="77777777">
        <w:tc>
          <w:tcPr>
            <w:tcW w:w="1129" w:type="dxa"/>
          </w:tcPr>
          <w:p w:rsidRPr="00CB28C0" w:rsidR="004F6224" w:rsidP="001914DD" w:rsidRDefault="004F6224" w14:paraId="4D0E6E05" w14:textId="77777777">
            <w:pPr>
              <w:rPr>
                <w:b/>
                <w:color w:val="1F4E79" w:themeColor="accent1" w:themeShade="80"/>
                <w:lang w:val="en-IE"/>
              </w:rPr>
            </w:pPr>
            <w:r w:rsidRPr="00CB28C0">
              <w:rPr>
                <w:b/>
                <w:color w:val="1F4E79" w:themeColor="accent1" w:themeShade="80"/>
                <w:lang w:val="en-IE"/>
              </w:rPr>
              <w:t>Ireland</w:t>
            </w:r>
          </w:p>
        </w:tc>
        <w:tc>
          <w:tcPr>
            <w:tcW w:w="3402" w:type="dxa"/>
          </w:tcPr>
          <w:p w:rsidRPr="001315AF" w:rsidR="004F6224" w:rsidP="001914DD" w:rsidRDefault="00F907C1" w14:paraId="3D9FA636" w14:textId="02821D84">
            <w:pPr>
              <w:rPr>
                <w:b/>
              </w:rPr>
            </w:pPr>
            <w:r w:rsidRPr="001315AF">
              <w:rPr>
                <w:rStyle w:val="normaltextrun"/>
                <w:rFonts w:ascii="Calibri" w:hAnsi="Calibri" w:cs="Calibri"/>
                <w:b/>
                <w:color w:val="000000"/>
                <w:shd w:val="clear" w:color="auto" w:fill="FFFFFF"/>
                <w:lang w:val="en-IE"/>
              </w:rPr>
              <w:t>Small-Scale Renewable Electricity Support Scheme (SRESS)</w:t>
            </w:r>
          </w:p>
        </w:tc>
        <w:tc>
          <w:tcPr>
            <w:tcW w:w="4819" w:type="dxa"/>
          </w:tcPr>
          <w:p w:rsidR="004F6224" w:rsidP="001914DD" w:rsidRDefault="00F907C1" w14:paraId="30B82AC7" w14:textId="74C1F434">
            <w:r>
              <w:rPr>
                <w:rStyle w:val="normaltextrun"/>
                <w:rFonts w:ascii="Calibri" w:hAnsi="Calibri" w:cs="Calibri"/>
                <w:color w:val="000000"/>
                <w:shd w:val="clear" w:color="auto" w:fill="FFFFFF"/>
                <w:lang w:val="en-IE"/>
              </w:rPr>
              <w:t>On the community level, Small-Scale Renewable Electricity Support Scheme (SRESS) is available, with the aim to provide increased levels of new small-scale generation and to assist with providing at least 500MW of local community-based renewable energy projects by 2030. It is divided into two phases: (1) from June 2023: grants to renewable self-consumers, for “installations between 50kW up to 1MW in size, alongside similar grants for non-domestic installations in the 6kW up to 50 kW range and (2) was due to launch in the first half of 2024 (according to 2024 NECP) and included tariff rates. </w:t>
            </w:r>
            <w:r>
              <w:rPr>
                <w:rStyle w:val="eop"/>
                <w:rFonts w:ascii="Calibri" w:hAnsi="Calibri" w:cs="Calibri"/>
                <w:color w:val="000000"/>
                <w:shd w:val="clear" w:color="auto" w:fill="FFFFFF"/>
              </w:rPr>
              <w:t> </w:t>
            </w:r>
          </w:p>
        </w:tc>
      </w:tr>
      <w:tr w:rsidR="004F6224" w:rsidTr="00806E97" w14:paraId="0ECE7E39" w14:textId="77777777">
        <w:tc>
          <w:tcPr>
            <w:tcW w:w="1129" w:type="dxa"/>
          </w:tcPr>
          <w:p w:rsidRPr="00CB28C0" w:rsidR="004F6224" w:rsidP="001914DD" w:rsidRDefault="004F6224" w14:paraId="5AB896EA" w14:textId="77777777">
            <w:pPr>
              <w:rPr>
                <w:b/>
                <w:color w:val="1F4E79" w:themeColor="accent1" w:themeShade="80"/>
                <w:lang w:val="en-IE"/>
              </w:rPr>
            </w:pPr>
            <w:r w:rsidRPr="00CB28C0">
              <w:rPr>
                <w:b/>
                <w:color w:val="1F4E79" w:themeColor="accent1" w:themeShade="80"/>
                <w:lang w:val="en-IE"/>
              </w:rPr>
              <w:t>Italy</w:t>
            </w:r>
          </w:p>
        </w:tc>
        <w:tc>
          <w:tcPr>
            <w:tcW w:w="3402" w:type="dxa"/>
          </w:tcPr>
          <w:p w:rsidRPr="001315AF" w:rsidR="004F6224" w:rsidP="001914DD" w:rsidRDefault="004F6224" w14:paraId="4A8B5F23" w14:textId="77777777">
            <w:pPr>
              <w:rPr>
                <w:rStyle w:val="normaltextrun"/>
                <w:b/>
                <w:color w:val="000000"/>
                <w:shd w:val="clear" w:color="auto" w:fill="FFFFFF"/>
              </w:rPr>
            </w:pPr>
            <w:r w:rsidRPr="001315AF">
              <w:rPr>
                <w:b/>
                <w:lang w:val="en-IE"/>
              </w:rPr>
              <w:t xml:space="preserve">Renewable Energy Communities </w:t>
            </w:r>
            <w:r w:rsidRPr="001315AF">
              <w:rPr>
                <w:rStyle w:val="normaltextrun"/>
                <w:b/>
                <w:color w:val="000000"/>
                <w:shd w:val="clear" w:color="auto" w:fill="FFFFFF"/>
              </w:rPr>
              <w:t>(Comunità Energetiche Rinnovabili - CERs)</w:t>
            </w:r>
          </w:p>
          <w:p w:rsidR="004F6224" w:rsidP="001914DD" w:rsidRDefault="004F6224" w14:paraId="701CEE01" w14:textId="77777777">
            <w:pPr>
              <w:rPr>
                <w:rStyle w:val="normaltextrun"/>
                <w:color w:val="000000"/>
                <w:shd w:val="clear" w:color="auto" w:fill="FFFFFF"/>
              </w:rPr>
            </w:pPr>
          </w:p>
          <w:p w:rsidR="004F6224" w:rsidP="001914DD" w:rsidRDefault="004F6224" w14:paraId="70C4BD84" w14:textId="77777777">
            <w:pPr>
              <w:rPr>
                <w:rStyle w:val="normaltextrun"/>
                <w:color w:val="000000"/>
                <w:shd w:val="clear" w:color="auto" w:fill="FFFFFF"/>
              </w:rPr>
            </w:pPr>
          </w:p>
          <w:p w:rsidR="004F6224" w:rsidP="001914DD" w:rsidRDefault="004F6224" w14:paraId="695881F4" w14:textId="77777777">
            <w:pPr>
              <w:rPr>
                <w:rStyle w:val="normaltextrun"/>
                <w:bCs/>
                <w:color w:val="000000"/>
                <w:shd w:val="clear" w:color="auto" w:fill="FFFFFF"/>
                <w:lang w:val="en-GB"/>
              </w:rPr>
            </w:pPr>
          </w:p>
          <w:p w:rsidR="004F6224" w:rsidP="001914DD" w:rsidRDefault="004F6224" w14:paraId="4D41CF49" w14:textId="77777777">
            <w:pPr>
              <w:rPr>
                <w:rStyle w:val="normaltextrun"/>
                <w:bCs/>
                <w:color w:val="000000"/>
                <w:shd w:val="clear" w:color="auto" w:fill="FFFFFF"/>
                <w:lang w:val="en-GB"/>
              </w:rPr>
            </w:pPr>
          </w:p>
          <w:p w:rsidR="00806E97" w:rsidP="001914DD" w:rsidRDefault="00806E97" w14:paraId="1BA0AD82" w14:textId="77777777">
            <w:pPr>
              <w:rPr>
                <w:rStyle w:val="normaltextrun"/>
                <w:bCs/>
                <w:color w:val="000000"/>
                <w:shd w:val="clear" w:color="auto" w:fill="FFFFFF"/>
                <w:lang w:val="en-GB"/>
              </w:rPr>
            </w:pPr>
          </w:p>
          <w:p w:rsidR="001315AF" w:rsidP="001914DD" w:rsidRDefault="001315AF" w14:paraId="7DE37B5A" w14:textId="77777777">
            <w:pPr>
              <w:rPr>
                <w:rStyle w:val="normaltextrun"/>
                <w:bCs/>
                <w:color w:val="000000"/>
                <w:shd w:val="clear" w:color="auto" w:fill="FFFFFF"/>
                <w:lang w:val="en-GB"/>
              </w:rPr>
            </w:pPr>
          </w:p>
          <w:p w:rsidR="001315AF" w:rsidP="001914DD" w:rsidRDefault="001315AF" w14:paraId="54510971" w14:textId="77777777">
            <w:pPr>
              <w:rPr>
                <w:rStyle w:val="normaltextrun"/>
                <w:bCs/>
                <w:color w:val="000000"/>
                <w:shd w:val="clear" w:color="auto" w:fill="FFFFFF"/>
                <w:lang w:val="en-GB"/>
              </w:rPr>
            </w:pPr>
          </w:p>
          <w:p w:rsidRPr="001315AF" w:rsidR="004F6224" w:rsidP="001914DD" w:rsidRDefault="004F6224" w14:paraId="00C00E6C" w14:textId="295F9E84">
            <w:pPr>
              <w:rPr>
                <w:rStyle w:val="eop"/>
                <w:b/>
                <w:color w:val="000000"/>
                <w:shd w:val="clear" w:color="auto" w:fill="FFFFFF"/>
              </w:rPr>
            </w:pPr>
            <w:r w:rsidRPr="001315AF">
              <w:rPr>
                <w:rStyle w:val="normaltextrun"/>
                <w:b/>
                <w:bCs/>
                <w:color w:val="000000"/>
                <w:shd w:val="clear" w:color="auto" w:fill="FFFFFF"/>
                <w:lang w:val="en-GB"/>
              </w:rPr>
              <w:t>Capital grants under the PNRR (National Recovery and Resilience Plan)</w:t>
            </w:r>
            <w:r w:rsidRPr="001315AF">
              <w:rPr>
                <w:rStyle w:val="eop"/>
                <w:b/>
                <w:color w:val="000000"/>
                <w:shd w:val="clear" w:color="auto" w:fill="FFFFFF"/>
              </w:rPr>
              <w:t> </w:t>
            </w:r>
          </w:p>
          <w:p w:rsidR="00CB28C0" w:rsidP="001914DD" w:rsidRDefault="00CB28C0" w14:paraId="0F5C266D" w14:textId="77777777">
            <w:pPr>
              <w:rPr>
                <w:rStyle w:val="eop"/>
                <w:color w:val="000000"/>
                <w:shd w:val="clear" w:color="auto" w:fill="FFFFFF"/>
              </w:rPr>
            </w:pPr>
          </w:p>
          <w:p w:rsidR="00CB28C0" w:rsidP="001914DD" w:rsidRDefault="00CB28C0" w14:paraId="35D83FE3" w14:textId="77777777">
            <w:pPr>
              <w:rPr>
                <w:rStyle w:val="eop"/>
                <w:color w:val="000000"/>
                <w:shd w:val="clear" w:color="auto" w:fill="FFFFFF"/>
              </w:rPr>
            </w:pPr>
          </w:p>
          <w:p w:rsidR="00CB28C0" w:rsidP="001914DD" w:rsidRDefault="00CB28C0" w14:paraId="5A210FE4" w14:textId="77777777">
            <w:pPr>
              <w:rPr>
                <w:rStyle w:val="eop"/>
                <w:color w:val="000000"/>
                <w:shd w:val="clear" w:color="auto" w:fill="FFFFFF"/>
              </w:rPr>
            </w:pPr>
          </w:p>
          <w:p w:rsidR="00CB28C0" w:rsidP="001914DD" w:rsidRDefault="00CB28C0" w14:paraId="5644857A" w14:textId="77777777">
            <w:pPr>
              <w:rPr>
                <w:rStyle w:val="eop"/>
                <w:color w:val="000000"/>
                <w:shd w:val="clear" w:color="auto" w:fill="FFFFFF"/>
              </w:rPr>
            </w:pPr>
          </w:p>
          <w:p w:rsidR="00CB28C0" w:rsidP="001914DD" w:rsidRDefault="00CB28C0" w14:paraId="23546795" w14:textId="77777777">
            <w:pPr>
              <w:rPr>
                <w:rStyle w:val="eop"/>
                <w:color w:val="000000"/>
                <w:shd w:val="clear" w:color="auto" w:fill="FFFFFF"/>
              </w:rPr>
            </w:pPr>
          </w:p>
          <w:p w:rsidRPr="001315AF" w:rsidR="00CB28C0" w:rsidP="001914DD" w:rsidRDefault="00CB28C0" w14:paraId="08835D3D" w14:textId="77777777">
            <w:pPr>
              <w:rPr>
                <w:rStyle w:val="eop"/>
                <w:b/>
                <w:color w:val="000000"/>
                <w:shd w:val="clear" w:color="auto" w:fill="FFFFFF"/>
              </w:rPr>
            </w:pPr>
            <w:r w:rsidRPr="001315AF">
              <w:rPr>
                <w:rStyle w:val="normaltextrun"/>
                <w:b/>
                <w:bCs/>
                <w:color w:val="000000"/>
                <w:shd w:val="clear" w:color="auto" w:fill="FFFFFF"/>
                <w:lang w:val="en-GB"/>
              </w:rPr>
              <w:t>Social and third-sector programs</w:t>
            </w:r>
            <w:r w:rsidRPr="001315AF">
              <w:rPr>
                <w:rStyle w:val="eop"/>
                <w:b/>
                <w:color w:val="000000"/>
                <w:shd w:val="clear" w:color="auto" w:fill="FFFFFF"/>
              </w:rPr>
              <w:t> </w:t>
            </w:r>
          </w:p>
          <w:p w:rsidR="00CB28C0" w:rsidP="001914DD" w:rsidRDefault="00CB28C0" w14:paraId="3E105BC9" w14:textId="77777777">
            <w:pPr>
              <w:rPr>
                <w:rStyle w:val="eop"/>
                <w:color w:val="000000"/>
                <w:shd w:val="clear" w:color="auto" w:fill="FFFFFF"/>
              </w:rPr>
            </w:pPr>
          </w:p>
          <w:p w:rsidR="00CB28C0" w:rsidP="001914DD" w:rsidRDefault="00CB28C0" w14:paraId="0A3C3BA7" w14:textId="77777777">
            <w:pPr>
              <w:rPr>
                <w:rStyle w:val="eop"/>
                <w:color w:val="000000"/>
                <w:shd w:val="clear" w:color="auto" w:fill="FFFFFF"/>
              </w:rPr>
            </w:pPr>
          </w:p>
          <w:p w:rsidR="00CB28C0" w:rsidP="001914DD" w:rsidRDefault="00CB28C0" w14:paraId="19B4A5AA" w14:textId="77777777">
            <w:pPr>
              <w:rPr>
                <w:rStyle w:val="eop"/>
                <w:color w:val="000000"/>
                <w:shd w:val="clear" w:color="auto" w:fill="FFFFFF"/>
              </w:rPr>
            </w:pPr>
          </w:p>
          <w:p w:rsidR="00CB28C0" w:rsidP="001914DD" w:rsidRDefault="00CB28C0" w14:paraId="4C53DDEE" w14:textId="77777777">
            <w:pPr>
              <w:rPr>
                <w:rStyle w:val="eop"/>
                <w:color w:val="000000"/>
                <w:shd w:val="clear" w:color="auto" w:fill="FFFFFF"/>
              </w:rPr>
            </w:pPr>
          </w:p>
          <w:p w:rsidR="00CB28C0" w:rsidP="001914DD" w:rsidRDefault="00CB28C0" w14:paraId="6CD5B7AC" w14:textId="77777777">
            <w:pPr>
              <w:rPr>
                <w:rStyle w:val="eop"/>
                <w:color w:val="000000"/>
                <w:shd w:val="clear" w:color="auto" w:fill="FFFFFF"/>
              </w:rPr>
            </w:pPr>
          </w:p>
          <w:p w:rsidR="00CB28C0" w:rsidP="001914DD" w:rsidRDefault="00CB28C0" w14:paraId="7E1B9398" w14:textId="77777777">
            <w:pPr>
              <w:rPr>
                <w:rStyle w:val="eop"/>
                <w:color w:val="000000"/>
                <w:shd w:val="clear" w:color="auto" w:fill="FFFFFF"/>
              </w:rPr>
            </w:pPr>
          </w:p>
          <w:p w:rsidR="00CB28C0" w:rsidP="001914DD" w:rsidRDefault="00CB28C0" w14:paraId="54468639" w14:textId="77777777">
            <w:pPr>
              <w:rPr>
                <w:rStyle w:val="eop"/>
                <w:color w:val="000000"/>
                <w:shd w:val="clear" w:color="auto" w:fill="FFFFFF"/>
              </w:rPr>
            </w:pPr>
          </w:p>
          <w:p w:rsidR="00CB28C0" w:rsidP="001914DD" w:rsidRDefault="00CB28C0" w14:paraId="55CD04DE" w14:textId="77777777">
            <w:pPr>
              <w:rPr>
                <w:rStyle w:val="eop"/>
                <w:color w:val="000000"/>
                <w:shd w:val="clear" w:color="auto" w:fill="FFFFFF"/>
              </w:rPr>
            </w:pPr>
          </w:p>
          <w:p w:rsidR="00CB28C0" w:rsidP="001914DD" w:rsidRDefault="00CB28C0" w14:paraId="1491B9A1" w14:textId="77777777">
            <w:pPr>
              <w:rPr>
                <w:rStyle w:val="eop"/>
                <w:color w:val="000000"/>
                <w:shd w:val="clear" w:color="auto" w:fill="FFFFFF"/>
              </w:rPr>
            </w:pPr>
          </w:p>
          <w:p w:rsidR="00CB28C0" w:rsidP="001914DD" w:rsidRDefault="00CB28C0" w14:paraId="351F9828" w14:textId="77777777">
            <w:pPr>
              <w:rPr>
                <w:rStyle w:val="eop"/>
                <w:color w:val="000000"/>
                <w:shd w:val="clear" w:color="auto" w:fill="FFFFFF"/>
              </w:rPr>
            </w:pPr>
          </w:p>
          <w:p w:rsidRPr="001315AF" w:rsidR="00CB28C0" w:rsidP="001914DD" w:rsidRDefault="00CB28C0" w14:paraId="768268EB" w14:textId="22446C44">
            <w:pPr>
              <w:rPr>
                <w:b/>
                <w:lang w:val="en-IE"/>
              </w:rPr>
            </w:pPr>
            <w:r w:rsidRPr="001315AF">
              <w:rPr>
                <w:rStyle w:val="normaltextrun"/>
                <w:b/>
                <w:bCs/>
                <w:color w:val="000000"/>
                <w:shd w:val="clear" w:color="auto" w:fill="FFFFFF"/>
                <w:lang w:val="en-GB"/>
              </w:rPr>
              <w:t>Municipal-level promotion</w:t>
            </w:r>
            <w:r w:rsidRPr="001315AF">
              <w:rPr>
                <w:rStyle w:val="eop"/>
                <w:b/>
                <w:color w:val="000000"/>
                <w:shd w:val="clear" w:color="auto" w:fill="FFFFFF"/>
              </w:rPr>
              <w:t> </w:t>
            </w:r>
          </w:p>
        </w:tc>
        <w:tc>
          <w:tcPr>
            <w:tcW w:w="4819" w:type="dxa"/>
          </w:tcPr>
          <w:p w:rsidRPr="004F6224" w:rsidR="004F6224" w:rsidP="00F907C1" w:rsidRDefault="004F6224" w14:paraId="4CE5A794" w14:textId="77777777">
            <w:pPr>
              <w:pStyle w:val="ListParagraph"/>
              <w:numPr>
                <w:ilvl w:val="0"/>
                <w:numId w:val="11"/>
              </w:numPr>
              <w:jc w:val="both"/>
              <w:rPr>
                <w:lang w:val="en-US"/>
              </w:rPr>
            </w:pPr>
            <w:r w:rsidRPr="004F6224">
              <w:rPr>
                <w:lang w:val="en-GB"/>
              </w:rPr>
              <w:lastRenderedPageBreak/>
              <w:t>Rules for organising and operating renewable-energy communities, including who may join (e.g., citizens, local authorities, SMEs, third-sector entities).</w:t>
            </w:r>
            <w:r w:rsidRPr="004F6224">
              <w:rPr>
                <w:lang w:val="en-US"/>
              </w:rPr>
              <w:t> </w:t>
            </w:r>
          </w:p>
          <w:p w:rsidRPr="004F6224" w:rsidR="004F6224" w:rsidP="00F907C1" w:rsidRDefault="004F6224" w14:paraId="215AC903" w14:textId="77777777">
            <w:pPr>
              <w:pStyle w:val="ListParagraph"/>
              <w:numPr>
                <w:ilvl w:val="0"/>
                <w:numId w:val="11"/>
              </w:numPr>
              <w:jc w:val="both"/>
              <w:rPr>
                <w:lang w:val="en-US"/>
              </w:rPr>
            </w:pPr>
            <w:r w:rsidRPr="004F6224">
              <w:rPr>
                <w:lang w:val="en-GB"/>
              </w:rPr>
              <w:t>The feed-in tariff (</w:t>
            </w:r>
            <w:proofErr w:type="spellStart"/>
            <w:r w:rsidRPr="004F6224">
              <w:rPr>
                <w:lang w:val="en-GB"/>
              </w:rPr>
              <w:t>tariffa</w:t>
            </w:r>
            <w:proofErr w:type="spellEnd"/>
            <w:r w:rsidRPr="004F6224">
              <w:rPr>
                <w:lang w:val="en-GB"/>
              </w:rPr>
              <w:t xml:space="preserve"> </w:t>
            </w:r>
            <w:proofErr w:type="spellStart"/>
            <w:r w:rsidRPr="004F6224">
              <w:rPr>
                <w:lang w:val="en-GB"/>
              </w:rPr>
              <w:t>incentivante</w:t>
            </w:r>
            <w:proofErr w:type="spellEnd"/>
            <w:r w:rsidRPr="004F6224">
              <w:rPr>
                <w:lang w:val="en-GB"/>
              </w:rPr>
              <w:t>) granted on the share of renewable energy collectively produced and consumed within the CER.</w:t>
            </w:r>
            <w:r w:rsidRPr="004F6224">
              <w:rPr>
                <w:lang w:val="en-US"/>
              </w:rPr>
              <w:t> </w:t>
            </w:r>
          </w:p>
          <w:p w:rsidR="004F6224" w:rsidP="00F907C1" w:rsidRDefault="004F6224" w14:paraId="2088B456" w14:textId="77777777">
            <w:pPr>
              <w:jc w:val="both"/>
              <w:rPr>
                <w:lang w:val="en-US"/>
              </w:rPr>
            </w:pPr>
          </w:p>
          <w:p w:rsidRPr="00806E97" w:rsidR="00806E97" w:rsidP="00F907C1" w:rsidRDefault="00806E97" w14:paraId="21B8489D" w14:textId="77777777">
            <w:pPr>
              <w:pStyle w:val="ListParagraph"/>
              <w:ind w:left="360"/>
              <w:jc w:val="both"/>
              <w:rPr>
                <w:rStyle w:val="normaltextrun"/>
                <w:lang w:val="en-US"/>
              </w:rPr>
            </w:pPr>
          </w:p>
          <w:p w:rsidRPr="00806E97" w:rsidR="00806E97" w:rsidP="00F907C1" w:rsidRDefault="00806E97" w14:paraId="35C681FB" w14:textId="77777777">
            <w:pPr>
              <w:pStyle w:val="ListParagraph"/>
              <w:jc w:val="both"/>
              <w:rPr>
                <w:rStyle w:val="normaltextrun"/>
                <w:color w:val="000000"/>
                <w:bdr w:val="none" w:color="auto" w:sz="0" w:space="0" w:frame="1"/>
                <w:lang w:val="en-GB"/>
              </w:rPr>
            </w:pPr>
          </w:p>
          <w:p w:rsidRPr="00CB28C0" w:rsidR="004F6224" w:rsidP="00F907C1" w:rsidRDefault="004F6224" w14:paraId="6C27D2D2" w14:textId="7E2D0F7E">
            <w:pPr>
              <w:pStyle w:val="ListParagraph"/>
              <w:numPr>
                <w:ilvl w:val="0"/>
                <w:numId w:val="11"/>
              </w:numPr>
              <w:jc w:val="both"/>
              <w:rPr>
                <w:rStyle w:val="normaltextrun"/>
                <w:lang w:val="en-US"/>
              </w:rPr>
            </w:pPr>
            <w:r w:rsidRPr="004F6224">
              <w:rPr>
                <w:rStyle w:val="normaltextrun"/>
                <w:color w:val="000000"/>
                <w:bdr w:val="none" w:color="auto" w:sz="0" w:space="0" w:frame="1"/>
                <w:lang w:val="en-GB"/>
              </w:rPr>
              <w:t xml:space="preserve">Communities in municipalities under 5,000 inhabitants can access grants (up to 40% of eligible costs) financed by the PNRR. This support aims to encourage the creation of new </w:t>
            </w:r>
            <w:r w:rsidRPr="004F6224">
              <w:rPr>
                <w:rStyle w:val="normaltextrun"/>
                <w:color w:val="000000"/>
                <w:bdr w:val="none" w:color="auto" w:sz="0" w:space="0" w:frame="1"/>
                <w:lang w:val="en-GB"/>
              </w:rPr>
              <w:lastRenderedPageBreak/>
              <w:t>CERs, covering approximately 2 GW of renewable capacity in smaller towns</w:t>
            </w:r>
          </w:p>
          <w:p w:rsidRPr="00CB28C0" w:rsidR="00CB28C0" w:rsidP="00F907C1" w:rsidRDefault="00CB28C0" w14:paraId="4ECFAB1D" w14:textId="77777777">
            <w:pPr>
              <w:pStyle w:val="ListParagraph"/>
              <w:jc w:val="both"/>
              <w:rPr>
                <w:lang w:val="en-US"/>
              </w:rPr>
            </w:pPr>
          </w:p>
          <w:p w:rsidR="00CB28C0" w:rsidP="00F907C1" w:rsidRDefault="00CB28C0" w14:paraId="1D58F668" w14:textId="77777777">
            <w:pPr>
              <w:jc w:val="both"/>
              <w:rPr>
                <w:lang w:val="en-GB"/>
              </w:rPr>
            </w:pPr>
          </w:p>
          <w:p w:rsidRPr="00CB28C0" w:rsidR="00CB28C0" w:rsidP="00F907C1" w:rsidRDefault="00CB28C0" w14:paraId="67BC64FD" w14:textId="78F1C5D3">
            <w:pPr>
              <w:jc w:val="both"/>
              <w:rPr>
                <w:lang w:val="en-US"/>
              </w:rPr>
            </w:pPr>
            <w:r w:rsidRPr="00CB28C0">
              <w:rPr>
                <w:lang w:val="en-GB"/>
              </w:rPr>
              <w:t xml:space="preserve">Organizations such as Caritas, Fondazione con il Sud, </w:t>
            </w:r>
            <w:proofErr w:type="spellStart"/>
            <w:r w:rsidRPr="00CB28C0">
              <w:rPr>
                <w:lang w:val="en-GB"/>
              </w:rPr>
              <w:t>Legacoop</w:t>
            </w:r>
            <w:proofErr w:type="spellEnd"/>
            <w:r w:rsidRPr="00CB28C0">
              <w:rPr>
                <w:lang w:val="en-GB"/>
              </w:rPr>
              <w:t xml:space="preserve">, Banco </w:t>
            </w:r>
            <w:proofErr w:type="spellStart"/>
            <w:r w:rsidRPr="00CB28C0">
              <w:rPr>
                <w:lang w:val="en-GB"/>
              </w:rPr>
              <w:t>dell’energia</w:t>
            </w:r>
            <w:proofErr w:type="spellEnd"/>
            <w:r w:rsidRPr="00CB28C0">
              <w:rPr>
                <w:lang w:val="en-GB"/>
              </w:rPr>
              <w:t>, and others have launched or co-funded CERs focused on social impact, helping vulnerable families or smaller communities to cut electricity costs and reinvest savings in local welfare.</w:t>
            </w:r>
            <w:r w:rsidRPr="00CB28C0">
              <w:rPr>
                <w:lang w:val="en-US"/>
              </w:rPr>
              <w:t> </w:t>
            </w:r>
            <w:r w:rsidRPr="00CB28C0">
              <w:rPr>
                <w:lang w:val="en-GB"/>
              </w:rPr>
              <w:t>Various partnerships (e.g., municipalities, cooperatives, religious institutions) provide both technical help (feasibility studies, planning) and partial financial coverage for CER startups.</w:t>
            </w:r>
            <w:r w:rsidRPr="00CB28C0">
              <w:rPr>
                <w:lang w:val="en-US"/>
              </w:rPr>
              <w:t> </w:t>
            </w:r>
          </w:p>
          <w:p w:rsidR="00CB28C0" w:rsidP="00F907C1" w:rsidRDefault="00CB28C0" w14:paraId="111CC544" w14:textId="77777777">
            <w:pPr>
              <w:jc w:val="both"/>
              <w:rPr>
                <w:lang w:val="en-US"/>
              </w:rPr>
            </w:pPr>
          </w:p>
          <w:p w:rsidRPr="00CB28C0" w:rsidR="00CB28C0" w:rsidP="00F907C1" w:rsidRDefault="00CB28C0" w14:paraId="309544B5" w14:textId="77777777">
            <w:pPr>
              <w:jc w:val="both"/>
              <w:rPr>
                <w:lang w:val="en-US"/>
              </w:rPr>
            </w:pPr>
            <w:r w:rsidRPr="00CB28C0">
              <w:rPr>
                <w:lang w:val="en-GB"/>
              </w:rPr>
              <w:t>Larger municipalities (e.g., Rome, Milan) are promoting CERs on public buildings (schools, administrative offices) and opening membership to residents, small businesses, and nonprofit entities nearby.</w:t>
            </w:r>
            <w:r w:rsidRPr="00CB28C0">
              <w:rPr>
                <w:lang w:val="en-US"/>
              </w:rPr>
              <w:t> </w:t>
            </w:r>
          </w:p>
          <w:p w:rsidRPr="00CB28C0" w:rsidR="00CB28C0" w:rsidP="00F907C1" w:rsidRDefault="00CB28C0" w14:paraId="6979A20D" w14:textId="77777777">
            <w:pPr>
              <w:jc w:val="both"/>
              <w:rPr>
                <w:lang w:val="en-US"/>
              </w:rPr>
            </w:pPr>
            <w:r w:rsidRPr="00CB28C0">
              <w:rPr>
                <w:lang w:val="en-GB"/>
              </w:rPr>
              <w:t>Some local authorities have launched calls or public-private partnerships to install large photovoltaic systems on municipal roofs, sharing the energy with local citizens and using the accrued incentives for social or environmental projects.</w:t>
            </w:r>
            <w:r w:rsidRPr="00CB28C0">
              <w:rPr>
                <w:lang w:val="en-US"/>
              </w:rPr>
              <w:t> </w:t>
            </w:r>
          </w:p>
          <w:p w:rsidRPr="00CB28C0" w:rsidR="00CB28C0" w:rsidP="00F907C1" w:rsidRDefault="00CB28C0" w14:paraId="03FFFE61" w14:textId="3B8FA795">
            <w:pPr>
              <w:jc w:val="both"/>
              <w:rPr>
                <w:lang w:val="en-US"/>
              </w:rPr>
            </w:pPr>
          </w:p>
        </w:tc>
      </w:tr>
      <w:tr w:rsidR="004F6224" w:rsidTr="00806E97" w14:paraId="1A322CF7" w14:textId="77777777">
        <w:tc>
          <w:tcPr>
            <w:tcW w:w="1129" w:type="dxa"/>
          </w:tcPr>
          <w:p w:rsidRPr="00CB28C0" w:rsidR="004F6224" w:rsidP="001914DD" w:rsidRDefault="004F6224" w14:paraId="22CCFFEA" w14:textId="77777777">
            <w:pPr>
              <w:rPr>
                <w:b/>
                <w:lang w:val="en-IE"/>
              </w:rPr>
            </w:pPr>
            <w:r w:rsidRPr="00CB28C0">
              <w:rPr>
                <w:b/>
                <w:color w:val="1F4E79" w:themeColor="accent1" w:themeShade="80"/>
                <w:lang w:val="en-IE"/>
              </w:rPr>
              <w:lastRenderedPageBreak/>
              <w:t>Portugal</w:t>
            </w:r>
          </w:p>
        </w:tc>
        <w:tc>
          <w:tcPr>
            <w:tcW w:w="3402" w:type="dxa"/>
          </w:tcPr>
          <w:p w:rsidRPr="001315AF" w:rsidR="004F6224" w:rsidP="004F6224" w:rsidRDefault="004F6224" w14:paraId="2D82781E" w14:textId="02B8DF08">
            <w:pPr>
              <w:rPr>
                <w:b/>
                <w:lang w:val="en-IE"/>
              </w:rPr>
            </w:pPr>
            <w:r w:rsidRPr="001315AF">
              <w:rPr>
                <w:b/>
                <w:lang w:val="en-IE"/>
              </w:rPr>
              <w:t>(1)</w:t>
            </w:r>
            <w:r w:rsidR="001315AF">
              <w:rPr>
                <w:b/>
                <w:lang w:val="en-IE"/>
              </w:rPr>
              <w:t xml:space="preserve"> </w:t>
            </w:r>
            <w:r w:rsidRPr="001315AF">
              <w:rPr>
                <w:b/>
                <w:lang w:val="en-IE"/>
              </w:rPr>
              <w:t>Renewable Energy Communities; (2) Cooperative Model Support; (3) Public Grants and Subsidies</w:t>
            </w:r>
          </w:p>
        </w:tc>
        <w:tc>
          <w:tcPr>
            <w:tcW w:w="4819" w:type="dxa"/>
          </w:tcPr>
          <w:p w:rsidRPr="004F6224" w:rsidR="004F6224" w:rsidP="00F907C1" w:rsidRDefault="004F6224" w14:paraId="0146F503" w14:textId="50CA23AB">
            <w:pPr>
              <w:jc w:val="both"/>
              <w:rPr>
                <w:lang w:val="en-IE"/>
              </w:rPr>
            </w:pPr>
            <w:r>
              <w:rPr>
                <w:rStyle w:val="normaltextrun"/>
                <w:rFonts w:ascii="Calibri" w:hAnsi="Calibri" w:cs="Calibri"/>
                <w:color w:val="000000"/>
                <w:shd w:val="clear" w:color="auto" w:fill="FFFFFF"/>
                <w:lang w:val="en-IE"/>
              </w:rPr>
              <w:t>(1)</w:t>
            </w:r>
            <w:r w:rsidR="00F907C1">
              <w:rPr>
                <w:rStyle w:val="normaltextrun"/>
                <w:rFonts w:ascii="Calibri" w:hAnsi="Calibri" w:cs="Calibri"/>
                <w:color w:val="000000"/>
                <w:shd w:val="clear" w:color="auto" w:fill="FFFFFF"/>
                <w:lang w:val="en-IE"/>
              </w:rPr>
              <w:t xml:space="preserve"> </w:t>
            </w:r>
            <w:r>
              <w:rPr>
                <w:rStyle w:val="normaltextrun"/>
                <w:rFonts w:ascii="Calibri" w:hAnsi="Calibri" w:cs="Calibri"/>
                <w:color w:val="000000"/>
                <w:shd w:val="clear" w:color="auto" w:fill="FFFFFF"/>
              </w:rPr>
              <w:t>Legal frameworks and financial incentives for municipalities and cooperatives to establish energy communities for collective energy production and sharing</w:t>
            </w:r>
            <w:r>
              <w:rPr>
                <w:rStyle w:val="normaltextrun"/>
                <w:rFonts w:ascii="Calibri" w:hAnsi="Calibri" w:cs="Calibri"/>
                <w:color w:val="000000"/>
                <w:shd w:val="clear" w:color="auto" w:fill="FFFFFF"/>
                <w:lang w:val="en-IE"/>
              </w:rPr>
              <w:t>; (2)</w:t>
            </w:r>
            <w:r>
              <w:rPr>
                <w:rFonts w:ascii="Calibri" w:hAnsi="Calibri" w:cs="Calibri"/>
                <w:color w:val="000000"/>
                <w:shd w:val="clear" w:color="auto" w:fill="FFFFFF"/>
              </w:rPr>
              <w:t xml:space="preserve"> </w:t>
            </w:r>
            <w:r>
              <w:rPr>
                <w:rFonts w:ascii="Calibri" w:hAnsi="Calibri" w:cs="Calibri"/>
                <w:color w:val="000000"/>
                <w:shd w:val="clear" w:color="auto" w:fill="FFFFFF"/>
                <w:lang w:val="en-IE"/>
              </w:rPr>
              <w:t>s</w:t>
            </w:r>
            <w:r>
              <w:rPr>
                <w:rStyle w:val="normaltextrun"/>
                <w:rFonts w:ascii="Calibri" w:hAnsi="Calibri" w:cs="Calibri"/>
                <w:color w:val="000000"/>
                <w:shd w:val="clear" w:color="auto" w:fill="FFFFFF"/>
              </w:rPr>
              <w:t>upport for community-driven renewable energy projects (e.g., wind energy cooperatives)</w:t>
            </w:r>
            <w:r>
              <w:rPr>
                <w:rStyle w:val="eop"/>
                <w:rFonts w:ascii="Calibri" w:hAnsi="Calibri" w:cs="Calibri"/>
                <w:color w:val="000000"/>
                <w:shd w:val="clear" w:color="auto" w:fill="FFFFFF"/>
              </w:rPr>
              <w:t> </w:t>
            </w:r>
            <w:r>
              <w:rPr>
                <w:rStyle w:val="eop"/>
                <w:rFonts w:ascii="Calibri" w:hAnsi="Calibri" w:cs="Calibri"/>
                <w:color w:val="000000"/>
                <w:shd w:val="clear" w:color="auto" w:fill="FFFFFF"/>
                <w:lang w:val="en-IE"/>
              </w:rPr>
              <w:t xml:space="preserve">(3) </w:t>
            </w:r>
            <w:r>
              <w:rPr>
                <w:rStyle w:val="normaltextrun"/>
                <w:rFonts w:ascii="Calibri" w:hAnsi="Calibri" w:cs="Calibri"/>
                <w:color w:val="000000"/>
                <w:shd w:val="clear" w:color="auto" w:fill="FFFFFF"/>
              </w:rPr>
              <w:t>Grants to support the initial capital investment for community-level renewable energy installations</w:t>
            </w:r>
            <w:r>
              <w:rPr>
                <w:rStyle w:val="eop"/>
                <w:rFonts w:ascii="Calibri" w:hAnsi="Calibri" w:cs="Calibri"/>
                <w:color w:val="000000"/>
                <w:shd w:val="clear" w:color="auto" w:fill="FFFFFF"/>
              </w:rPr>
              <w:t>  </w:t>
            </w:r>
          </w:p>
        </w:tc>
      </w:tr>
      <w:tr w:rsidR="004F6224" w:rsidTr="00806E97" w14:paraId="004703D4" w14:textId="77777777">
        <w:tc>
          <w:tcPr>
            <w:tcW w:w="1129" w:type="dxa"/>
          </w:tcPr>
          <w:p w:rsidRPr="00CB28C0" w:rsidR="004F6224" w:rsidP="001914DD" w:rsidRDefault="004F6224" w14:paraId="11F3AE0A" w14:textId="77777777">
            <w:pPr>
              <w:rPr>
                <w:b/>
                <w:lang w:val="en-IE"/>
              </w:rPr>
            </w:pPr>
            <w:r w:rsidRPr="00CB28C0">
              <w:rPr>
                <w:b/>
                <w:color w:val="1F4E79" w:themeColor="accent1" w:themeShade="80"/>
                <w:lang w:val="en-IE"/>
              </w:rPr>
              <w:t>Spain</w:t>
            </w:r>
          </w:p>
        </w:tc>
        <w:tc>
          <w:tcPr>
            <w:tcW w:w="3402" w:type="dxa"/>
          </w:tcPr>
          <w:p w:rsidR="004F6224" w:rsidP="001914DD" w:rsidRDefault="00CB28C0" w14:paraId="4C687E5A" w14:textId="3EABA0F3">
            <w:r>
              <w:rPr>
                <w:rStyle w:val="normaltextrun"/>
                <w:rFonts w:ascii="Calibri" w:hAnsi="Calibri" w:cs="Calibri"/>
                <w:b/>
                <w:bCs/>
                <w:color w:val="000000"/>
                <w:shd w:val="clear" w:color="auto" w:fill="FFFFFF"/>
                <w:lang w:val="en-GB"/>
              </w:rPr>
              <w:t>Ley</w:t>
            </w:r>
            <w:r>
              <w:rPr>
                <w:rStyle w:val="normaltextrun"/>
                <w:rFonts w:ascii="Calibri" w:hAnsi="Calibri" w:cs="Calibri"/>
                <w:color w:val="000000"/>
                <w:shd w:val="clear" w:color="auto" w:fill="FFFFFF"/>
                <w:lang w:val="en-GB"/>
              </w:rPr>
              <w:t xml:space="preserve"> </w:t>
            </w:r>
            <w:r>
              <w:rPr>
                <w:rStyle w:val="normaltextrun"/>
                <w:rFonts w:ascii="Calibri" w:hAnsi="Calibri" w:cs="Calibri"/>
                <w:b/>
                <w:bCs/>
                <w:color w:val="000000"/>
                <w:shd w:val="clear" w:color="auto" w:fill="FFFFFF"/>
                <w:lang w:val="en-GB"/>
              </w:rPr>
              <w:t>24/2013 on the Electricity Sector</w:t>
            </w:r>
            <w:r>
              <w:rPr>
                <w:rStyle w:val="normaltextrun"/>
                <w:rFonts w:ascii="Calibri" w:hAnsi="Calibri" w:cs="Calibri"/>
                <w:color w:val="000000"/>
                <w:shd w:val="clear" w:color="auto" w:fill="FFFFFF"/>
                <w:lang w:val="en-GB"/>
              </w:rPr>
              <w:t>. It introduces the concept of renewable energy communities. These are initiatives through which individuals, companies, or entities join to collectively produce, consume, store, or sell renewable energy.</w:t>
            </w:r>
            <w:r>
              <w:rPr>
                <w:rStyle w:val="eop"/>
                <w:rFonts w:ascii="Calibri" w:hAnsi="Calibri" w:cs="Calibri"/>
                <w:color w:val="000000"/>
                <w:shd w:val="clear" w:color="auto" w:fill="FFFFFF"/>
              </w:rPr>
              <w:t> </w:t>
            </w:r>
          </w:p>
        </w:tc>
        <w:tc>
          <w:tcPr>
            <w:tcW w:w="4819" w:type="dxa"/>
          </w:tcPr>
          <w:p w:rsidR="004F6224" w:rsidP="00F907C1" w:rsidRDefault="00CB28C0" w14:paraId="5FC4142E" w14:textId="66635040">
            <w:pPr>
              <w:jc w:val="both"/>
            </w:pPr>
            <w:r w:rsidRPr="00CB28C0">
              <w:rPr>
                <w:lang w:val="en-GB"/>
              </w:rPr>
              <w:t xml:space="preserve">Energy </w:t>
            </w:r>
            <w:proofErr w:type="gramStart"/>
            <w:r w:rsidRPr="00CB28C0">
              <w:rPr>
                <w:lang w:val="en-GB"/>
              </w:rPr>
              <w:t>communities</w:t>
            </w:r>
            <w:proofErr w:type="gramEnd"/>
            <w:r w:rsidRPr="00CB28C0">
              <w:rPr>
                <w:lang w:val="en-GB"/>
              </w:rPr>
              <w:t xml:space="preserve"> benefit from tax incentives and public aid. For example, the lasts proposals under the CE program of the Ministry for Ecological Transition and the Demographic Challenge, managed through the Institute for Energy Diversification and Saving (IDAE), provide €120 million (from Next Generation EU funds) to promote the creation of energy communities in Spain (</w:t>
            </w:r>
            <w:proofErr w:type="spellStart"/>
            <w:r w:rsidRPr="00CB28C0">
              <w:rPr>
                <w:lang w:val="en-GB"/>
              </w:rPr>
              <w:t>Gobierno</w:t>
            </w:r>
            <w:proofErr w:type="spellEnd"/>
            <w:r w:rsidRPr="00CB28C0">
              <w:rPr>
                <w:lang w:val="en-GB"/>
              </w:rPr>
              <w:t xml:space="preserve"> de España, 2024). This includes initiatives such as the installation of photovoltaic solar panels in residential communities or the creation of renewable energy networks in rural areas.</w:t>
            </w:r>
            <w:r w:rsidRPr="00CB28C0">
              <w:t> </w:t>
            </w:r>
          </w:p>
        </w:tc>
      </w:tr>
    </w:tbl>
    <w:p w:rsidR="004F6224" w:rsidP="004F6224" w:rsidRDefault="004F6224" w14:paraId="56740B5D" w14:textId="77777777">
      <w:pPr>
        <w:pStyle w:val="Style2"/>
        <w:numPr>
          <w:ilvl w:val="0"/>
          <w:numId w:val="0"/>
        </w:numPr>
        <w:ind w:left="792" w:hanging="432"/>
      </w:pPr>
    </w:p>
    <w:p w:rsidR="00E575B1" w:rsidP="000C6659" w:rsidRDefault="00E575B1" w14:paraId="1B37BF9D" w14:textId="77B70350">
      <w:pPr>
        <w:pStyle w:val="Style2"/>
      </w:pPr>
      <w:r>
        <w:lastRenderedPageBreak/>
        <w:t xml:space="preserve">Specific measures to support </w:t>
      </w:r>
      <w:proofErr w:type="spellStart"/>
      <w:r>
        <w:t>decentralised</w:t>
      </w:r>
      <w:proofErr w:type="spellEnd"/>
      <w:r>
        <w:t xml:space="preserve"> energy:</w:t>
      </w:r>
    </w:p>
    <w:p w:rsidRPr="00ED74B1" w:rsidR="00BF770F" w:rsidP="00806E97" w:rsidRDefault="00BF770F" w14:paraId="239DF945" w14:textId="2A14757C">
      <w:pPr>
        <w:rPr>
          <w:b/>
          <w:bCs/>
          <w:color w:val="806000" w:themeColor="accent4" w:themeShade="80"/>
          <w:sz w:val="24"/>
          <w:szCs w:val="24"/>
          <w:lang w:val="en-IE"/>
        </w:rPr>
      </w:pPr>
      <w:r w:rsidRPr="00ED74B1">
        <w:rPr>
          <w:b/>
          <w:bCs/>
          <w:color w:val="806000" w:themeColor="accent4" w:themeShade="80"/>
          <w:sz w:val="24"/>
          <w:szCs w:val="24"/>
          <w:lang w:val="en-IE"/>
        </w:rPr>
        <w:t>Financial measures</w:t>
      </w:r>
    </w:p>
    <w:p w:rsidRPr="00ED74B1" w:rsidR="00BF770F" w:rsidP="491D5B30" w:rsidRDefault="00C706AA" w14:paraId="239F976C" w14:textId="2EC5A569">
      <w:pPr>
        <w:pStyle w:val="ListParagraph"/>
        <w:numPr>
          <w:ilvl w:val="0"/>
          <w:numId w:val="34"/>
        </w:numPr>
        <w:jc w:val="both"/>
        <w:rPr>
          <w:sz w:val="24"/>
          <w:szCs w:val="24"/>
          <w:lang w:val="en-IE"/>
        </w:rPr>
      </w:pPr>
      <w:r w:rsidRPr="491D5B30" w:rsidR="00701E5D">
        <w:rPr>
          <w:sz w:val="24"/>
          <w:szCs w:val="24"/>
          <w:lang w:val="en-IE"/>
        </w:rPr>
        <w:t xml:space="preserve">Financial measures in forms of both, grants and loans are available in all six case study countries, though specific mechanisms and values </w:t>
      </w:r>
      <w:r w:rsidRPr="491D5B30" w:rsidR="00E066E9">
        <w:rPr>
          <w:sz w:val="24"/>
          <w:szCs w:val="24"/>
          <w:lang w:val="en-IE"/>
        </w:rPr>
        <w:t>vary. In Germany, community level projects can receive up to 70%/</w:t>
      </w:r>
      <w:r w:rsidRPr="491D5B30" w:rsidR="00AA7CCC">
        <w:rPr>
          <w:sz w:val="24"/>
          <w:szCs w:val="24"/>
          <w:lang w:val="en-IE"/>
        </w:rPr>
        <w:t>€300,000 for the cost of the planning and approval phase for onshore wind turbines</w:t>
      </w:r>
      <w:r w:rsidRPr="491D5B30" w:rsidR="00D4275D">
        <w:rPr>
          <w:sz w:val="24"/>
          <w:szCs w:val="24"/>
          <w:lang w:val="en-IE"/>
        </w:rPr>
        <w:t xml:space="preserve">; there are also 40% subsidies at the federal level for municipal and co-operative heating networks. </w:t>
      </w:r>
      <w:r w:rsidRPr="491D5B30" w:rsidR="00A72CCB">
        <w:rPr>
          <w:sz w:val="24"/>
          <w:szCs w:val="24"/>
          <w:lang w:val="en-IE"/>
        </w:rPr>
        <w:t xml:space="preserve">Portugal offers up to 85% grant support (capped at €2,500) for PV systems </w:t>
      </w:r>
      <w:r w:rsidRPr="491D5B30" w:rsidR="00FA18B3">
        <w:rPr>
          <w:sz w:val="24"/>
          <w:szCs w:val="24"/>
          <w:lang w:val="en-IE"/>
        </w:rPr>
        <w:t>for households</w:t>
      </w:r>
      <w:r w:rsidRPr="491D5B30" w:rsidR="00D659D1">
        <w:rPr>
          <w:sz w:val="24"/>
          <w:szCs w:val="24"/>
          <w:lang w:val="en-IE"/>
        </w:rPr>
        <w:t xml:space="preserve">. In Hungary, up to HUF 5 million is offered to households and this covers up to 65% of the cost of </w:t>
      </w:r>
      <w:r w:rsidRPr="491D5B30" w:rsidR="001211AD">
        <w:rPr>
          <w:sz w:val="24"/>
          <w:szCs w:val="24"/>
          <w:lang w:val="en-IE"/>
        </w:rPr>
        <w:t>installation of PVs.</w:t>
      </w:r>
      <w:r w:rsidRPr="491D5B30" w:rsidR="00102FD5">
        <w:rPr>
          <w:sz w:val="24"/>
          <w:szCs w:val="24"/>
          <w:lang w:val="en-IE"/>
        </w:rPr>
        <w:t xml:space="preserve"> In Ireland, up to €1,800 is offered to homeowners, however this only covers small proportion of PV installations (</w:t>
      </w:r>
      <w:r w:rsidRPr="491D5B30" w:rsidR="00ED74B1">
        <w:rPr>
          <w:sz w:val="24"/>
          <w:szCs w:val="24"/>
          <w:lang w:val="en-IE"/>
        </w:rPr>
        <w:t xml:space="preserve">€6,000 minimum as per different sources). </w:t>
      </w:r>
    </w:p>
    <w:p w:rsidRPr="00ED74B1" w:rsidR="00BF770F" w:rsidP="491D5B30" w:rsidRDefault="00C706AA" w14:paraId="56667E98" w14:textId="490BCD1C">
      <w:pPr>
        <w:pStyle w:val="ListParagraph"/>
        <w:numPr>
          <w:ilvl w:val="0"/>
          <w:numId w:val="34"/>
        </w:numPr>
        <w:jc w:val="both"/>
        <w:rPr>
          <w:sz w:val="24"/>
          <w:szCs w:val="24"/>
          <w:lang w:val="en-IE"/>
        </w:rPr>
      </w:pPr>
      <w:r w:rsidRPr="491D5B30" w:rsidR="2E3623C0">
        <w:rPr>
          <w:sz w:val="24"/>
          <w:szCs w:val="24"/>
          <w:lang w:val="en-IE"/>
        </w:rPr>
        <w:t xml:space="preserve">In Italy, community </w:t>
      </w:r>
      <w:r w:rsidRPr="491D5B30" w:rsidR="0347A6EA">
        <w:rPr>
          <w:sz w:val="24"/>
          <w:szCs w:val="24"/>
          <w:lang w:val="en-IE"/>
        </w:rPr>
        <w:t>in municipalities under 5,000 inhabitants can avail grants of up to 40% of the eligible costs.</w:t>
      </w:r>
    </w:p>
    <w:p w:rsidRPr="00ED74B1" w:rsidR="00BF770F" w:rsidP="491D5B30" w:rsidRDefault="00C706AA" w14:paraId="5313CA56" w14:textId="31968E03">
      <w:pPr>
        <w:pStyle w:val="ListParagraph"/>
        <w:numPr>
          <w:ilvl w:val="0"/>
          <w:numId w:val="34"/>
        </w:numPr>
        <w:jc w:val="both"/>
        <w:rPr>
          <w:sz w:val="24"/>
          <w:szCs w:val="24"/>
          <w:lang w:val="en-IE"/>
        </w:rPr>
      </w:pPr>
      <w:r w:rsidRPr="491D5B30" w:rsidR="001211AD">
        <w:rPr>
          <w:sz w:val="24"/>
          <w:szCs w:val="24"/>
          <w:lang w:val="en-IE"/>
        </w:rPr>
        <w:t>Low cost (</w:t>
      </w:r>
      <w:r w:rsidRPr="491D5B30" w:rsidR="7A64F2AE">
        <w:rPr>
          <w:sz w:val="24"/>
          <w:szCs w:val="24"/>
          <w:lang w:val="en-IE"/>
        </w:rPr>
        <w:t xml:space="preserve">e.g., </w:t>
      </w:r>
      <w:r w:rsidRPr="491D5B30" w:rsidR="001211AD">
        <w:rPr>
          <w:sz w:val="24"/>
          <w:szCs w:val="24"/>
          <w:lang w:val="en-IE"/>
        </w:rPr>
        <w:t>Ireland) and</w:t>
      </w:r>
      <w:r w:rsidRPr="491D5B30" w:rsidR="7A64F2AE">
        <w:rPr>
          <w:sz w:val="24"/>
          <w:szCs w:val="24"/>
          <w:lang w:val="en-IE"/>
        </w:rPr>
        <w:t xml:space="preserve"> interest-free (e.g., Hungary) are also offered in some countries for </w:t>
      </w:r>
      <w:r w:rsidRPr="491D5B30" w:rsidR="7D3064C5">
        <w:rPr>
          <w:sz w:val="24"/>
          <w:szCs w:val="24"/>
          <w:lang w:val="en-IE"/>
        </w:rPr>
        <w:t xml:space="preserve">improving the energy efficiency of households. </w:t>
      </w:r>
    </w:p>
    <w:p w:rsidRPr="00ED74B1" w:rsidR="00BF770F" w:rsidP="491D5B30" w:rsidRDefault="00C706AA" w14:paraId="479C1AF4" w14:textId="4EA4ED6B">
      <w:pPr>
        <w:pStyle w:val="ListParagraph"/>
        <w:numPr>
          <w:ilvl w:val="0"/>
          <w:numId w:val="34"/>
        </w:numPr>
        <w:jc w:val="both"/>
        <w:rPr>
          <w:sz w:val="24"/>
          <w:szCs w:val="24"/>
          <w:lang w:val="en-IE"/>
        </w:rPr>
      </w:pPr>
      <w:r w:rsidRPr="491D5B30" w:rsidR="52555C4B">
        <w:rPr>
          <w:sz w:val="24"/>
          <w:szCs w:val="24"/>
          <w:lang w:val="en-IE"/>
        </w:rPr>
        <w:t>In some countries</w:t>
      </w:r>
      <w:r w:rsidRPr="491D5B30" w:rsidR="747A569C">
        <w:rPr>
          <w:sz w:val="24"/>
          <w:szCs w:val="24"/>
          <w:lang w:val="en-IE"/>
        </w:rPr>
        <w:t>, such as Spain,</w:t>
      </w:r>
      <w:r w:rsidRPr="491D5B30" w:rsidR="00FA18B3">
        <w:rPr>
          <w:sz w:val="24"/>
          <w:szCs w:val="24"/>
          <w:lang w:val="en-IE"/>
        </w:rPr>
        <w:t xml:space="preserve"> Portugal</w:t>
      </w:r>
      <w:r w:rsidRPr="491D5B30" w:rsidR="747A569C">
        <w:rPr>
          <w:sz w:val="24"/>
          <w:szCs w:val="24"/>
          <w:lang w:val="en-IE"/>
        </w:rPr>
        <w:t xml:space="preserve"> tax incentives for household level projects </w:t>
      </w:r>
      <w:r w:rsidRPr="491D5B30" w:rsidR="00D659D1">
        <w:rPr>
          <w:sz w:val="24"/>
          <w:szCs w:val="24"/>
          <w:lang w:val="en-IE"/>
        </w:rPr>
        <w:t>are</w:t>
      </w:r>
      <w:r w:rsidRPr="491D5B30" w:rsidR="747A569C">
        <w:rPr>
          <w:sz w:val="24"/>
          <w:szCs w:val="24"/>
          <w:lang w:val="en-IE"/>
        </w:rPr>
        <w:t xml:space="preserve"> also provided. </w:t>
      </w:r>
    </w:p>
    <w:p w:rsidRPr="00ED74B1" w:rsidR="00BF770F" w:rsidP="491D5B30" w:rsidRDefault="00C706AA" w14:paraId="5B877BA5" w14:textId="13776DB6">
      <w:pPr>
        <w:pStyle w:val="ListParagraph"/>
        <w:numPr>
          <w:ilvl w:val="0"/>
          <w:numId w:val="34"/>
        </w:numPr>
        <w:jc w:val="both"/>
        <w:rPr>
          <w:sz w:val="24"/>
          <w:szCs w:val="24"/>
          <w:lang w:val="en-IE"/>
        </w:rPr>
      </w:pPr>
      <w:r w:rsidRPr="491D5B30" w:rsidR="6938EB30">
        <w:rPr>
          <w:sz w:val="24"/>
          <w:szCs w:val="24"/>
          <w:lang w:val="en-IE"/>
        </w:rPr>
        <w:t xml:space="preserve">Additionally, regional financial incentives are provided in several countries, such as Spain, Germany and Italy. </w:t>
      </w:r>
    </w:p>
    <w:p w:rsidRPr="00ED74B1" w:rsidR="00BF770F" w:rsidP="491D5B30" w:rsidRDefault="00C706AA" w14:paraId="0E0B8F67" w14:textId="0FBE6B78">
      <w:pPr>
        <w:rPr>
          <w:b w:val="1"/>
          <w:bCs w:val="1"/>
          <w:color w:val="806000" w:themeColor="accent4" w:themeShade="80"/>
          <w:sz w:val="24"/>
          <w:szCs w:val="24"/>
          <w:lang w:val="en-IE"/>
        </w:rPr>
      </w:pPr>
      <w:r w:rsidRPr="491D5B30" w:rsidR="00C706AA">
        <w:rPr>
          <w:b w:val="1"/>
          <w:bCs w:val="1"/>
          <w:color w:val="806000" w:themeColor="accent4" w:themeTint="FF" w:themeShade="80"/>
          <w:sz w:val="24"/>
          <w:szCs w:val="24"/>
          <w:lang w:val="en-IE"/>
        </w:rPr>
        <w:t>Barriers (investment and administrative burden)</w:t>
      </w:r>
    </w:p>
    <w:p w:rsidR="006723B0" w:rsidP="00ED74B1" w:rsidRDefault="006723B0" w14:paraId="7CCBC890" w14:textId="5AEFFC82">
      <w:pPr>
        <w:jc w:val="both"/>
        <w:rPr>
          <w:sz w:val="24"/>
          <w:szCs w:val="24"/>
          <w:lang w:val="en-IE"/>
        </w:rPr>
      </w:pPr>
      <w:r>
        <w:rPr>
          <w:sz w:val="24"/>
          <w:szCs w:val="24"/>
          <w:lang w:val="en-IE"/>
        </w:rPr>
        <w:t>High costs have been noted as a barrier to participation, on both, community and household level</w:t>
      </w:r>
      <w:r w:rsidR="00AE4DE0">
        <w:rPr>
          <w:sz w:val="24"/>
          <w:szCs w:val="24"/>
          <w:lang w:val="en-IE"/>
        </w:rPr>
        <w:t xml:space="preserve">. Some country reports also highlight the administrative hurdles and lengthy processes for the RECs (e.g., Portugal). </w:t>
      </w:r>
      <w:r w:rsidR="00727979">
        <w:rPr>
          <w:sz w:val="24"/>
          <w:szCs w:val="24"/>
          <w:lang w:val="en-IE"/>
        </w:rPr>
        <w:t xml:space="preserve">At household level, finances are the main barrier for low-income households. </w:t>
      </w:r>
      <w:r w:rsidR="00B016B2">
        <w:rPr>
          <w:sz w:val="24"/>
          <w:szCs w:val="24"/>
          <w:lang w:val="en-IE"/>
        </w:rPr>
        <w:t xml:space="preserve">For household level, digital and technological literacy is also listed as a barrier. For </w:t>
      </w:r>
      <w:proofErr w:type="gramStart"/>
      <w:r w:rsidR="00B016B2">
        <w:rPr>
          <w:sz w:val="24"/>
          <w:szCs w:val="24"/>
          <w:lang w:val="en-IE"/>
        </w:rPr>
        <w:t>example</w:t>
      </w:r>
      <w:proofErr w:type="gramEnd"/>
      <w:r w:rsidR="00B016B2">
        <w:rPr>
          <w:sz w:val="24"/>
          <w:szCs w:val="24"/>
          <w:lang w:val="en-IE"/>
        </w:rPr>
        <w:t xml:space="preserve"> in Ireland, while </w:t>
      </w:r>
      <w:r w:rsidR="00784D24">
        <w:rPr>
          <w:sz w:val="24"/>
          <w:szCs w:val="24"/>
          <w:lang w:val="en-IE"/>
        </w:rPr>
        <w:t xml:space="preserve">smart meters are not required for PV installations at household level, there is a requirement to use smart meters for selling the excess electricity back to the grid. </w:t>
      </w:r>
    </w:p>
    <w:p w:rsidRPr="00ED74B1" w:rsidR="00C706AA" w:rsidP="00806E97" w:rsidRDefault="00C706AA" w14:paraId="70FAF84C" w14:textId="3DD7E950">
      <w:pPr>
        <w:rPr>
          <w:b/>
          <w:bCs/>
          <w:color w:val="806000" w:themeColor="accent4" w:themeShade="80"/>
          <w:sz w:val="24"/>
          <w:szCs w:val="24"/>
          <w:lang w:val="en-IE"/>
        </w:rPr>
      </w:pPr>
      <w:r w:rsidRPr="00ED74B1">
        <w:rPr>
          <w:b/>
          <w:bCs/>
          <w:color w:val="806000" w:themeColor="accent4" w:themeShade="80"/>
          <w:sz w:val="24"/>
          <w:szCs w:val="24"/>
          <w:lang w:val="en-IE"/>
        </w:rPr>
        <w:t xml:space="preserve">Other supports </w:t>
      </w:r>
    </w:p>
    <w:p w:rsidR="000A40B1" w:rsidP="00ED74B1" w:rsidRDefault="000A40B1" w14:paraId="6B8B3208" w14:textId="79A7661C">
      <w:pPr>
        <w:jc w:val="both"/>
        <w:rPr>
          <w:sz w:val="24"/>
          <w:szCs w:val="24"/>
          <w:lang w:val="en-IE"/>
        </w:rPr>
      </w:pPr>
      <w:r>
        <w:rPr>
          <w:sz w:val="24"/>
          <w:szCs w:val="24"/>
          <w:lang w:val="en-IE"/>
        </w:rPr>
        <w:t xml:space="preserve">Simplified bureaucracy for PV installations in some countries for both, small-scale and micro-scale generation. </w:t>
      </w:r>
      <w:r w:rsidR="00AC7EB5">
        <w:rPr>
          <w:sz w:val="24"/>
          <w:szCs w:val="24"/>
          <w:lang w:val="en-IE"/>
        </w:rPr>
        <w:t xml:space="preserve">One-stop-shops and installation companies lists are also provided in some countries, such as Ireland and Portugal. </w:t>
      </w:r>
      <w:r w:rsidR="00DA10B6">
        <w:rPr>
          <w:sz w:val="24"/>
          <w:szCs w:val="24"/>
          <w:lang w:val="en-IE"/>
        </w:rPr>
        <w:t xml:space="preserve">In Hungary, free information service (online platform) is also available for households with guidance on renewable energy adoption, financial options and installer selections. </w:t>
      </w:r>
    </w:p>
    <w:p w:rsidRPr="00ED74B1" w:rsidR="00C706AA" w:rsidP="00806E97" w:rsidRDefault="00C706AA" w14:paraId="6DA9D3ED" w14:textId="0ED8864E">
      <w:pPr>
        <w:rPr>
          <w:b/>
          <w:bCs/>
          <w:color w:val="806000" w:themeColor="accent4" w:themeShade="80"/>
          <w:sz w:val="24"/>
          <w:szCs w:val="24"/>
          <w:lang w:val="en-IE"/>
        </w:rPr>
      </w:pPr>
      <w:r w:rsidRPr="00ED74B1">
        <w:rPr>
          <w:b/>
          <w:bCs/>
          <w:color w:val="806000" w:themeColor="accent4" w:themeShade="80"/>
          <w:sz w:val="24"/>
          <w:szCs w:val="24"/>
          <w:lang w:val="en-IE"/>
        </w:rPr>
        <w:t>Implications for households/communities</w:t>
      </w:r>
    </w:p>
    <w:p w:rsidRPr="00ED74B1" w:rsidR="00FA18B3" w:rsidP="00ED74B1" w:rsidRDefault="00FA18B3" w14:paraId="355E3139" w14:textId="377659D4">
      <w:pPr>
        <w:pStyle w:val="ListParagraph"/>
        <w:numPr>
          <w:ilvl w:val="0"/>
          <w:numId w:val="35"/>
        </w:numPr>
        <w:jc w:val="both"/>
        <w:rPr>
          <w:sz w:val="24"/>
          <w:szCs w:val="24"/>
          <w:lang w:val="en-IE"/>
        </w:rPr>
      </w:pPr>
      <w:r w:rsidRPr="00ED74B1">
        <w:rPr>
          <w:sz w:val="24"/>
          <w:szCs w:val="24"/>
          <w:lang w:val="en-IE"/>
        </w:rPr>
        <w:t xml:space="preserve">In all countries, households can sell the excess energy to the grid and receive credits and lower energy bills. </w:t>
      </w:r>
    </w:p>
    <w:p w:rsidRPr="00ED74B1" w:rsidR="00576B4D" w:rsidP="00ED74B1" w:rsidRDefault="00576B4D" w14:paraId="3C41404D" w14:textId="78B43B91">
      <w:pPr>
        <w:pStyle w:val="ListParagraph"/>
        <w:numPr>
          <w:ilvl w:val="0"/>
          <w:numId w:val="35"/>
        </w:numPr>
        <w:jc w:val="both"/>
        <w:rPr>
          <w:sz w:val="24"/>
          <w:szCs w:val="24"/>
          <w:lang w:val="en-IE"/>
        </w:rPr>
      </w:pPr>
      <w:r w:rsidRPr="00ED74B1">
        <w:rPr>
          <w:sz w:val="24"/>
          <w:szCs w:val="24"/>
          <w:lang w:val="en-IE"/>
        </w:rPr>
        <w:lastRenderedPageBreak/>
        <w:t xml:space="preserve">In Germany, there are measures directly aimed at tenants through the ‘Tenant Electricity’ tool which aims at lowering electricity cost for </w:t>
      </w:r>
      <w:r w:rsidRPr="00ED74B1" w:rsidR="00E759DF">
        <w:rPr>
          <w:sz w:val="24"/>
          <w:szCs w:val="24"/>
          <w:lang w:val="en-IE"/>
        </w:rPr>
        <w:t>tenants though financial benefits are lower than the direct feed-in-</w:t>
      </w:r>
      <w:r w:rsidRPr="00ED74B1" w:rsidR="00FA18B3">
        <w:rPr>
          <w:sz w:val="24"/>
          <w:szCs w:val="24"/>
          <w:lang w:val="en-IE"/>
        </w:rPr>
        <w:t>remuneration</w:t>
      </w:r>
      <w:r w:rsidRPr="00ED74B1" w:rsidR="00E759DF">
        <w:rPr>
          <w:sz w:val="24"/>
          <w:szCs w:val="24"/>
          <w:lang w:val="en-IE"/>
        </w:rPr>
        <w:t>.</w:t>
      </w:r>
    </w:p>
    <w:p w:rsidRPr="00ED74B1" w:rsidR="00166DBD" w:rsidP="00ED74B1" w:rsidRDefault="00166DBD" w14:paraId="7867A3D3" w14:textId="3045014B">
      <w:pPr>
        <w:pStyle w:val="ListParagraph"/>
        <w:numPr>
          <w:ilvl w:val="0"/>
          <w:numId w:val="35"/>
        </w:numPr>
        <w:jc w:val="both"/>
        <w:rPr>
          <w:sz w:val="24"/>
          <w:szCs w:val="24"/>
          <w:lang w:val="en-IE"/>
        </w:rPr>
      </w:pPr>
      <w:r w:rsidRPr="00ED74B1">
        <w:rPr>
          <w:sz w:val="24"/>
          <w:szCs w:val="24"/>
          <w:lang w:val="en-IE"/>
        </w:rPr>
        <w:t xml:space="preserve">In Italy, community level projects </w:t>
      </w:r>
      <w:proofErr w:type="gramStart"/>
      <w:r w:rsidRPr="00ED74B1">
        <w:rPr>
          <w:sz w:val="24"/>
          <w:szCs w:val="24"/>
          <w:lang w:val="en-IE"/>
        </w:rPr>
        <w:t>have the opportunity to</w:t>
      </w:r>
      <w:proofErr w:type="gramEnd"/>
      <w:r w:rsidRPr="00ED74B1">
        <w:rPr>
          <w:sz w:val="24"/>
          <w:szCs w:val="24"/>
          <w:lang w:val="en-IE"/>
        </w:rPr>
        <w:t xml:space="preserve"> </w:t>
      </w:r>
      <w:r w:rsidRPr="00ED74B1" w:rsidR="003C7424">
        <w:rPr>
          <w:sz w:val="24"/>
          <w:szCs w:val="24"/>
          <w:lang w:val="en-IE"/>
        </w:rPr>
        <w:t xml:space="preserve">reinvest savings into further green improvements, such as energy upgrades to the buildings, local environmental projects. </w:t>
      </w:r>
    </w:p>
    <w:p w:rsidR="00BF770F" w:rsidP="00806E97" w:rsidRDefault="00BF770F" w14:paraId="3CD4096D" w14:textId="77777777">
      <w:pPr>
        <w:rPr>
          <w:sz w:val="24"/>
          <w:szCs w:val="24"/>
          <w:lang w:val="en-IE"/>
        </w:rPr>
      </w:pPr>
    </w:p>
    <w:p w:rsidR="00BF770F" w:rsidP="00806E97" w:rsidRDefault="00BF770F" w14:paraId="4EFCB0E9" w14:textId="77777777">
      <w:pPr>
        <w:rPr>
          <w:sz w:val="24"/>
          <w:szCs w:val="24"/>
          <w:lang w:val="en-IE"/>
        </w:rPr>
      </w:pPr>
    </w:p>
    <w:p w:rsidRPr="00F907C1" w:rsidR="00806E97" w:rsidP="00806E97" w:rsidRDefault="00806E97" w14:paraId="4306FA1D" w14:textId="2D7A7C3B">
      <w:pPr>
        <w:rPr>
          <w:sz w:val="24"/>
          <w:szCs w:val="24"/>
        </w:rPr>
      </w:pPr>
      <w:r w:rsidRPr="00F907C1">
        <w:rPr>
          <w:sz w:val="24"/>
          <w:szCs w:val="24"/>
          <w:lang w:val="en-IE"/>
        </w:rPr>
        <w:t>For specific measures (financial incentives), barriers (such as investment or administrative burden) and further supports (streamlined procedures), as well as implications for households and communities (ability to sell back to the grid) consult the national case studies reports, as these are included across the documents. For each country, these are as follows:</w:t>
      </w:r>
    </w:p>
    <w:p w:rsidRPr="00136EAF" w:rsidR="00E575B1" w:rsidP="000C6659" w:rsidRDefault="00E575B1" w14:paraId="50E7A3DF" w14:textId="77777777">
      <w:pPr>
        <w:pStyle w:val="Stile1"/>
        <w:ind w:left="0" w:firstLine="0"/>
        <w:rPr>
          <w:lang w:val="en-IE"/>
        </w:rPr>
      </w:pPr>
      <w:r>
        <w:t xml:space="preserve">What are the key eco-social dimensions for just twin transition to be considered does the action align with them? </w:t>
      </w:r>
    </w:p>
    <w:p w:rsidR="000C6659" w:rsidP="000C6659" w:rsidRDefault="003F276E" w14:paraId="618683F1" w14:textId="77777777">
      <w:pPr>
        <w:pStyle w:val="Style2"/>
      </w:pPr>
      <w:r>
        <w:t>Environmental sustainability and r</w:t>
      </w:r>
      <w:r w:rsidRPr="00E575B1" w:rsidR="00E575B1">
        <w:t>eduction of the CO2 emissions</w:t>
      </w:r>
      <w:r w:rsidR="00E575B1">
        <w:t xml:space="preserve">: </w:t>
      </w:r>
    </w:p>
    <w:p w:rsidRPr="00F907C1" w:rsidR="00E575B1" w:rsidP="000C6659" w:rsidRDefault="00E575B1" w14:paraId="00809DE7" w14:textId="77777777">
      <w:pPr>
        <w:jc w:val="both"/>
        <w:rPr>
          <w:sz w:val="24"/>
          <w:szCs w:val="24"/>
          <w:lang w:val="en-IE"/>
        </w:rPr>
      </w:pPr>
      <w:r w:rsidRPr="596F61A8" w:rsidR="00E575B1">
        <w:rPr>
          <w:sz w:val="24"/>
          <w:szCs w:val="24"/>
        </w:rPr>
        <w:t>In</w:t>
      </w:r>
      <w:r w:rsidRPr="596F61A8" w:rsidR="00E575B1">
        <w:rPr>
          <w:sz w:val="24"/>
          <w:szCs w:val="24"/>
        </w:rPr>
        <w:t xml:space="preserve"> </w:t>
      </w:r>
      <w:r w:rsidRPr="596F61A8" w:rsidR="00E575B1">
        <w:rPr>
          <w:sz w:val="24"/>
          <w:szCs w:val="24"/>
        </w:rPr>
        <w:t>general</w:t>
      </w:r>
      <w:r w:rsidRPr="596F61A8" w:rsidR="00E575B1">
        <w:rPr>
          <w:sz w:val="24"/>
          <w:szCs w:val="24"/>
        </w:rPr>
        <w:t xml:space="preserve">, </w:t>
      </w:r>
      <w:r w:rsidRPr="596F61A8" w:rsidR="00E575B1">
        <w:rPr>
          <w:sz w:val="24"/>
          <w:szCs w:val="24"/>
        </w:rPr>
        <w:t>both</w:t>
      </w:r>
      <w:r w:rsidRPr="596F61A8" w:rsidR="00E575B1">
        <w:rPr>
          <w:sz w:val="24"/>
          <w:szCs w:val="24"/>
        </w:rPr>
        <w:t xml:space="preserve"> </w:t>
      </w:r>
      <w:r w:rsidRPr="596F61A8" w:rsidR="00E575B1">
        <w:rPr>
          <w:sz w:val="24"/>
          <w:szCs w:val="24"/>
        </w:rPr>
        <w:t>micro-generation</w:t>
      </w:r>
      <w:r w:rsidRPr="596F61A8" w:rsidR="00E575B1">
        <w:rPr>
          <w:sz w:val="24"/>
          <w:szCs w:val="24"/>
        </w:rPr>
        <w:t xml:space="preserve"> </w:t>
      </w:r>
      <w:r w:rsidRPr="596F61A8" w:rsidR="00E575B1">
        <w:rPr>
          <w:sz w:val="24"/>
          <w:szCs w:val="24"/>
        </w:rPr>
        <w:t>and</w:t>
      </w:r>
      <w:r w:rsidRPr="596F61A8" w:rsidR="00E575B1">
        <w:rPr>
          <w:sz w:val="24"/>
          <w:szCs w:val="24"/>
        </w:rPr>
        <w:t xml:space="preserve"> </w:t>
      </w:r>
      <w:r w:rsidRPr="596F61A8" w:rsidR="00E575B1">
        <w:rPr>
          <w:sz w:val="24"/>
          <w:szCs w:val="24"/>
        </w:rPr>
        <w:t>small-generation</w:t>
      </w:r>
      <w:r w:rsidRPr="596F61A8" w:rsidR="00E575B1">
        <w:rPr>
          <w:sz w:val="24"/>
          <w:szCs w:val="24"/>
        </w:rPr>
        <w:t xml:space="preserve"> </w:t>
      </w:r>
      <w:r w:rsidRPr="596F61A8" w:rsidR="00E575B1">
        <w:rPr>
          <w:sz w:val="24"/>
          <w:szCs w:val="24"/>
        </w:rPr>
        <w:t>have</w:t>
      </w:r>
      <w:r w:rsidRPr="596F61A8" w:rsidR="00E575B1">
        <w:rPr>
          <w:sz w:val="24"/>
          <w:szCs w:val="24"/>
        </w:rPr>
        <w:t xml:space="preserve"> a </w:t>
      </w:r>
      <w:r w:rsidRPr="596F61A8" w:rsidR="00E575B1">
        <w:rPr>
          <w:sz w:val="24"/>
          <w:szCs w:val="24"/>
        </w:rPr>
        <w:t>clear</w:t>
      </w:r>
      <w:r w:rsidRPr="596F61A8" w:rsidR="00E575B1">
        <w:rPr>
          <w:sz w:val="24"/>
          <w:szCs w:val="24"/>
        </w:rPr>
        <w:t xml:space="preserve"> </w:t>
      </w:r>
      <w:r w:rsidRPr="596F61A8" w:rsidR="00E575B1">
        <w:rPr>
          <w:sz w:val="24"/>
          <w:szCs w:val="24"/>
        </w:rPr>
        <w:t>objective</w:t>
      </w:r>
      <w:r w:rsidRPr="596F61A8" w:rsidR="00E575B1">
        <w:rPr>
          <w:sz w:val="24"/>
          <w:szCs w:val="24"/>
        </w:rPr>
        <w:t xml:space="preserve"> </w:t>
      </w:r>
      <w:r w:rsidRPr="596F61A8" w:rsidR="00E575B1">
        <w:rPr>
          <w:sz w:val="24"/>
          <w:szCs w:val="24"/>
        </w:rPr>
        <w:t>of</w:t>
      </w:r>
      <w:r w:rsidRPr="596F61A8" w:rsidR="00E575B1">
        <w:rPr>
          <w:sz w:val="24"/>
          <w:szCs w:val="24"/>
        </w:rPr>
        <w:t xml:space="preserve"> </w:t>
      </w:r>
      <w:r w:rsidRPr="596F61A8" w:rsidR="00E575B1">
        <w:rPr>
          <w:sz w:val="24"/>
          <w:szCs w:val="24"/>
        </w:rPr>
        <w:t>reducing</w:t>
      </w:r>
      <w:r w:rsidRPr="596F61A8" w:rsidR="00E575B1">
        <w:rPr>
          <w:sz w:val="24"/>
          <w:szCs w:val="24"/>
        </w:rPr>
        <w:t xml:space="preserve"> </w:t>
      </w:r>
      <w:r w:rsidRPr="596F61A8" w:rsidR="00E575B1">
        <w:rPr>
          <w:sz w:val="24"/>
          <w:szCs w:val="24"/>
        </w:rPr>
        <w:t>the</w:t>
      </w:r>
      <w:r w:rsidRPr="596F61A8" w:rsidR="00E575B1">
        <w:rPr>
          <w:sz w:val="24"/>
          <w:szCs w:val="24"/>
        </w:rPr>
        <w:t xml:space="preserve"> CO2 </w:t>
      </w:r>
      <w:r w:rsidRPr="596F61A8" w:rsidR="00E575B1">
        <w:rPr>
          <w:sz w:val="24"/>
          <w:szCs w:val="24"/>
        </w:rPr>
        <w:t>emissions</w:t>
      </w:r>
      <w:r w:rsidRPr="596F61A8" w:rsidR="00E575B1">
        <w:rPr>
          <w:sz w:val="24"/>
          <w:szCs w:val="24"/>
        </w:rPr>
        <w:t xml:space="preserve">, </w:t>
      </w:r>
      <w:r w:rsidRPr="596F61A8" w:rsidR="00E575B1">
        <w:rPr>
          <w:sz w:val="24"/>
          <w:szCs w:val="24"/>
        </w:rPr>
        <w:t>as</w:t>
      </w:r>
      <w:r w:rsidRPr="596F61A8" w:rsidR="00E575B1">
        <w:rPr>
          <w:sz w:val="24"/>
          <w:szCs w:val="24"/>
        </w:rPr>
        <w:t xml:space="preserve"> </w:t>
      </w:r>
      <w:r w:rsidRPr="596F61A8" w:rsidR="00E575B1">
        <w:rPr>
          <w:sz w:val="24"/>
          <w:szCs w:val="24"/>
        </w:rPr>
        <w:t>these</w:t>
      </w:r>
      <w:r w:rsidRPr="596F61A8" w:rsidR="00E575B1">
        <w:rPr>
          <w:sz w:val="24"/>
          <w:szCs w:val="24"/>
        </w:rPr>
        <w:t xml:space="preserve"> </w:t>
      </w:r>
      <w:r w:rsidRPr="596F61A8" w:rsidR="00E575B1">
        <w:rPr>
          <w:sz w:val="24"/>
          <w:szCs w:val="24"/>
        </w:rPr>
        <w:t>are</w:t>
      </w:r>
      <w:r w:rsidRPr="596F61A8" w:rsidR="00E575B1">
        <w:rPr>
          <w:sz w:val="24"/>
          <w:szCs w:val="24"/>
        </w:rPr>
        <w:t xml:space="preserve"> </w:t>
      </w:r>
      <w:r w:rsidRPr="596F61A8" w:rsidR="00E575B1">
        <w:rPr>
          <w:sz w:val="24"/>
          <w:szCs w:val="24"/>
        </w:rPr>
        <w:t>focused</w:t>
      </w:r>
      <w:r w:rsidRPr="596F61A8" w:rsidR="00003E65">
        <w:rPr>
          <w:sz w:val="24"/>
          <w:szCs w:val="24"/>
        </w:rPr>
        <w:t xml:space="preserve"> </w:t>
      </w:r>
      <w:r w:rsidRPr="596F61A8" w:rsidR="00003E65">
        <w:rPr>
          <w:sz w:val="24"/>
          <w:szCs w:val="24"/>
        </w:rPr>
        <w:t>on</w:t>
      </w:r>
      <w:r w:rsidRPr="596F61A8" w:rsidR="00003E65">
        <w:rPr>
          <w:sz w:val="24"/>
          <w:szCs w:val="24"/>
        </w:rPr>
        <w:t xml:space="preserve"> </w:t>
      </w:r>
      <w:r w:rsidRPr="596F61A8" w:rsidR="00003E65">
        <w:rPr>
          <w:sz w:val="24"/>
          <w:szCs w:val="24"/>
        </w:rPr>
        <w:t>using</w:t>
      </w:r>
      <w:r w:rsidRPr="596F61A8" w:rsidR="00003E65">
        <w:rPr>
          <w:sz w:val="24"/>
          <w:szCs w:val="24"/>
        </w:rPr>
        <w:t xml:space="preserve"> </w:t>
      </w:r>
      <w:r w:rsidRPr="596F61A8" w:rsidR="00003E65">
        <w:rPr>
          <w:sz w:val="24"/>
          <w:szCs w:val="24"/>
        </w:rPr>
        <w:t>renewable</w:t>
      </w:r>
      <w:r w:rsidRPr="596F61A8" w:rsidR="00003E65">
        <w:rPr>
          <w:sz w:val="24"/>
          <w:szCs w:val="24"/>
        </w:rPr>
        <w:t xml:space="preserve"> </w:t>
      </w:r>
      <w:r w:rsidRPr="596F61A8" w:rsidR="00003E65">
        <w:rPr>
          <w:sz w:val="24"/>
          <w:szCs w:val="24"/>
        </w:rPr>
        <w:t>energy</w:t>
      </w:r>
      <w:r w:rsidRPr="596F61A8" w:rsidR="00003E65">
        <w:rPr>
          <w:sz w:val="24"/>
          <w:szCs w:val="24"/>
        </w:rPr>
        <w:t xml:space="preserve"> </w:t>
      </w:r>
      <w:r w:rsidRPr="596F61A8" w:rsidR="00003E65">
        <w:rPr>
          <w:sz w:val="24"/>
          <w:szCs w:val="24"/>
        </w:rPr>
        <w:t>only</w:t>
      </w:r>
      <w:r w:rsidRPr="596F61A8" w:rsidR="00003E65">
        <w:rPr>
          <w:sz w:val="24"/>
          <w:szCs w:val="24"/>
        </w:rPr>
        <w:t xml:space="preserve"> </w:t>
      </w:r>
      <w:r w:rsidRPr="596F61A8" w:rsidR="00003E65">
        <w:rPr>
          <w:sz w:val="24"/>
          <w:szCs w:val="24"/>
          <w:lang w:val="en-IE"/>
        </w:rPr>
        <w:t>(</w:t>
      </w:r>
      <w:r w:rsidRPr="596F61A8" w:rsidR="00003E65">
        <w:rPr>
          <w:sz w:val="24"/>
          <w:szCs w:val="24"/>
          <w:lang w:val="en-IE"/>
        </w:rPr>
        <w:t>mainly solar</w:t>
      </w:r>
      <w:r w:rsidRPr="596F61A8" w:rsidR="00003E65">
        <w:rPr>
          <w:sz w:val="24"/>
          <w:szCs w:val="24"/>
          <w:lang w:val="en-IE"/>
        </w:rPr>
        <w:t>, but also wind, hydro and biomass/</w:t>
      </w:r>
      <w:r w:rsidRPr="596F61A8" w:rsidR="00003E65">
        <w:rPr>
          <w:sz w:val="24"/>
          <w:szCs w:val="24"/>
          <w:lang w:val="en-IE"/>
        </w:rPr>
        <w:t>biogas</w:t>
      </w:r>
      <w:del w:author="Kiara Groneweg" w:date="2025-03-31T14:57:15.573Z" w:id="1440948220">
        <w:r w:rsidRPr="596F61A8" w:rsidDel="00003E65">
          <w:rPr>
            <w:sz w:val="24"/>
            <w:szCs w:val="24"/>
            <w:lang w:val="en-IE"/>
          </w:rPr>
          <w:delText>s</w:delText>
        </w:r>
      </w:del>
      <w:r w:rsidRPr="596F61A8" w:rsidR="00003E65">
        <w:rPr>
          <w:sz w:val="24"/>
          <w:szCs w:val="24"/>
          <w:lang w:val="en-IE"/>
        </w:rPr>
        <w:t xml:space="preserve"> in some cases of community projects).</w:t>
      </w:r>
      <w:r w:rsidRPr="596F61A8" w:rsidR="00E575B1">
        <w:rPr>
          <w:sz w:val="24"/>
          <w:szCs w:val="24"/>
        </w:rPr>
        <w:t xml:space="preserve"> </w:t>
      </w:r>
      <w:r w:rsidRPr="596F61A8" w:rsidR="00E575B1">
        <w:rPr>
          <w:sz w:val="24"/>
          <w:szCs w:val="24"/>
        </w:rPr>
        <w:t>It</w:t>
      </w:r>
      <w:r w:rsidRPr="596F61A8" w:rsidR="00E575B1">
        <w:rPr>
          <w:sz w:val="24"/>
          <w:szCs w:val="24"/>
        </w:rPr>
        <w:t xml:space="preserve"> </w:t>
      </w:r>
      <w:r w:rsidRPr="596F61A8" w:rsidR="00E575B1">
        <w:rPr>
          <w:sz w:val="24"/>
          <w:szCs w:val="24"/>
        </w:rPr>
        <w:t>has</w:t>
      </w:r>
      <w:r w:rsidRPr="596F61A8" w:rsidR="00E575B1">
        <w:rPr>
          <w:sz w:val="24"/>
          <w:szCs w:val="24"/>
        </w:rPr>
        <w:t xml:space="preserve"> </w:t>
      </w:r>
      <w:r w:rsidRPr="596F61A8" w:rsidR="00E575B1">
        <w:rPr>
          <w:sz w:val="24"/>
          <w:szCs w:val="24"/>
        </w:rPr>
        <w:t>also</w:t>
      </w:r>
      <w:r w:rsidRPr="596F61A8" w:rsidR="00E575B1">
        <w:rPr>
          <w:sz w:val="24"/>
          <w:szCs w:val="24"/>
        </w:rPr>
        <w:t xml:space="preserve"> a </w:t>
      </w:r>
      <w:r w:rsidRPr="596F61A8" w:rsidR="00E575B1">
        <w:rPr>
          <w:sz w:val="24"/>
          <w:szCs w:val="24"/>
        </w:rPr>
        <w:t>potential</w:t>
      </w:r>
      <w:r w:rsidRPr="596F61A8" w:rsidR="00E575B1">
        <w:rPr>
          <w:sz w:val="24"/>
          <w:szCs w:val="24"/>
        </w:rPr>
        <w:t xml:space="preserve"> </w:t>
      </w:r>
      <w:r w:rsidRPr="596F61A8" w:rsidR="00E575B1">
        <w:rPr>
          <w:sz w:val="24"/>
          <w:szCs w:val="24"/>
        </w:rPr>
        <w:t>of</w:t>
      </w:r>
      <w:r w:rsidRPr="596F61A8" w:rsidR="00E575B1">
        <w:rPr>
          <w:sz w:val="24"/>
          <w:szCs w:val="24"/>
        </w:rPr>
        <w:t xml:space="preserve"> </w:t>
      </w:r>
      <w:r w:rsidRPr="596F61A8" w:rsidR="00E575B1">
        <w:rPr>
          <w:sz w:val="24"/>
          <w:szCs w:val="24"/>
        </w:rPr>
        <w:t>raising</w:t>
      </w:r>
      <w:r w:rsidRPr="596F61A8" w:rsidR="00E575B1">
        <w:rPr>
          <w:sz w:val="24"/>
          <w:szCs w:val="24"/>
        </w:rPr>
        <w:t xml:space="preserve"> </w:t>
      </w:r>
      <w:r w:rsidRPr="596F61A8" w:rsidR="00E575B1">
        <w:rPr>
          <w:sz w:val="24"/>
          <w:szCs w:val="24"/>
        </w:rPr>
        <w:t>the</w:t>
      </w:r>
      <w:r w:rsidRPr="596F61A8" w:rsidR="00E575B1">
        <w:rPr>
          <w:sz w:val="24"/>
          <w:szCs w:val="24"/>
        </w:rPr>
        <w:t xml:space="preserve"> </w:t>
      </w:r>
      <w:r w:rsidRPr="596F61A8" w:rsidR="00E575B1">
        <w:rPr>
          <w:sz w:val="24"/>
          <w:szCs w:val="24"/>
        </w:rPr>
        <w:t>awareness</w:t>
      </w:r>
      <w:r w:rsidRPr="596F61A8" w:rsidR="00E575B1">
        <w:rPr>
          <w:sz w:val="24"/>
          <w:szCs w:val="24"/>
        </w:rPr>
        <w:t xml:space="preserve"> </w:t>
      </w:r>
      <w:r w:rsidRPr="596F61A8" w:rsidR="00E575B1">
        <w:rPr>
          <w:sz w:val="24"/>
          <w:szCs w:val="24"/>
        </w:rPr>
        <w:t>of</w:t>
      </w:r>
      <w:r w:rsidRPr="596F61A8" w:rsidR="00E575B1">
        <w:rPr>
          <w:sz w:val="24"/>
          <w:szCs w:val="24"/>
        </w:rPr>
        <w:t xml:space="preserve"> </w:t>
      </w:r>
      <w:r w:rsidRPr="596F61A8" w:rsidR="00E575B1">
        <w:rPr>
          <w:sz w:val="24"/>
          <w:szCs w:val="24"/>
        </w:rPr>
        <w:t>the</w:t>
      </w:r>
      <w:r w:rsidRPr="596F61A8" w:rsidR="00E575B1">
        <w:rPr>
          <w:sz w:val="24"/>
          <w:szCs w:val="24"/>
        </w:rPr>
        <w:t xml:space="preserve"> </w:t>
      </w:r>
      <w:r w:rsidRPr="596F61A8" w:rsidR="00E575B1">
        <w:rPr>
          <w:sz w:val="24"/>
          <w:szCs w:val="24"/>
        </w:rPr>
        <w:t>importance</w:t>
      </w:r>
      <w:r w:rsidRPr="596F61A8" w:rsidR="00E575B1">
        <w:rPr>
          <w:sz w:val="24"/>
          <w:szCs w:val="24"/>
        </w:rPr>
        <w:t xml:space="preserve"> </w:t>
      </w:r>
      <w:r w:rsidRPr="596F61A8" w:rsidR="00E575B1">
        <w:rPr>
          <w:sz w:val="24"/>
          <w:szCs w:val="24"/>
        </w:rPr>
        <w:t>of</w:t>
      </w:r>
      <w:r w:rsidRPr="596F61A8" w:rsidR="00E575B1">
        <w:rPr>
          <w:sz w:val="24"/>
          <w:szCs w:val="24"/>
        </w:rPr>
        <w:t xml:space="preserve"> </w:t>
      </w:r>
      <w:r w:rsidRPr="596F61A8" w:rsidR="00E575B1">
        <w:rPr>
          <w:sz w:val="24"/>
          <w:szCs w:val="24"/>
        </w:rPr>
        <w:t>climate</w:t>
      </w:r>
      <w:r w:rsidRPr="596F61A8" w:rsidR="00E575B1">
        <w:rPr>
          <w:sz w:val="24"/>
          <w:szCs w:val="24"/>
        </w:rPr>
        <w:t xml:space="preserve"> </w:t>
      </w:r>
      <w:r w:rsidRPr="596F61A8" w:rsidR="00E575B1">
        <w:rPr>
          <w:sz w:val="24"/>
          <w:szCs w:val="24"/>
        </w:rPr>
        <w:t>action</w:t>
      </w:r>
      <w:r w:rsidRPr="596F61A8" w:rsidR="00E575B1">
        <w:rPr>
          <w:sz w:val="24"/>
          <w:szCs w:val="24"/>
        </w:rPr>
        <w:t xml:space="preserve"> </w:t>
      </w:r>
      <w:r w:rsidRPr="596F61A8" w:rsidR="00E575B1">
        <w:rPr>
          <w:sz w:val="24"/>
          <w:szCs w:val="24"/>
        </w:rPr>
        <w:t>for</w:t>
      </w:r>
      <w:r w:rsidRPr="596F61A8" w:rsidR="00E575B1">
        <w:rPr>
          <w:sz w:val="24"/>
          <w:szCs w:val="24"/>
        </w:rPr>
        <w:t xml:space="preserve"> </w:t>
      </w:r>
      <w:r w:rsidRPr="596F61A8" w:rsidR="00E575B1">
        <w:rPr>
          <w:sz w:val="24"/>
          <w:szCs w:val="24"/>
        </w:rPr>
        <w:t>individuals</w:t>
      </w:r>
      <w:r w:rsidRPr="596F61A8" w:rsidR="00E575B1">
        <w:rPr>
          <w:sz w:val="24"/>
          <w:szCs w:val="24"/>
        </w:rPr>
        <w:t xml:space="preserve">, </w:t>
      </w:r>
      <w:r w:rsidRPr="596F61A8" w:rsidR="00E575B1">
        <w:rPr>
          <w:sz w:val="24"/>
          <w:szCs w:val="24"/>
        </w:rPr>
        <w:t>and</w:t>
      </w:r>
      <w:r w:rsidRPr="596F61A8" w:rsidR="00E575B1">
        <w:rPr>
          <w:sz w:val="24"/>
          <w:szCs w:val="24"/>
        </w:rPr>
        <w:t xml:space="preserve"> </w:t>
      </w:r>
      <w:r w:rsidRPr="596F61A8" w:rsidR="00E575B1">
        <w:rPr>
          <w:sz w:val="24"/>
          <w:szCs w:val="24"/>
        </w:rPr>
        <w:t>more</w:t>
      </w:r>
      <w:r w:rsidRPr="596F61A8" w:rsidR="00E575B1">
        <w:rPr>
          <w:sz w:val="24"/>
          <w:szCs w:val="24"/>
        </w:rPr>
        <w:t xml:space="preserve"> </w:t>
      </w:r>
      <w:r w:rsidRPr="596F61A8" w:rsidR="00E575B1">
        <w:rPr>
          <w:sz w:val="24"/>
          <w:szCs w:val="24"/>
        </w:rPr>
        <w:t>conscious</w:t>
      </w:r>
      <w:r w:rsidRPr="596F61A8" w:rsidR="00E575B1">
        <w:rPr>
          <w:sz w:val="24"/>
          <w:szCs w:val="24"/>
        </w:rPr>
        <w:t xml:space="preserve"> </w:t>
      </w:r>
      <w:r w:rsidRPr="596F61A8" w:rsidR="00E575B1">
        <w:rPr>
          <w:sz w:val="24"/>
          <w:szCs w:val="24"/>
        </w:rPr>
        <w:t>understanding</w:t>
      </w:r>
      <w:r w:rsidRPr="596F61A8" w:rsidR="00E575B1">
        <w:rPr>
          <w:sz w:val="24"/>
          <w:szCs w:val="24"/>
        </w:rPr>
        <w:t xml:space="preserve"> </w:t>
      </w:r>
      <w:r w:rsidRPr="596F61A8" w:rsidR="00E575B1">
        <w:rPr>
          <w:sz w:val="24"/>
          <w:szCs w:val="24"/>
        </w:rPr>
        <w:t>of</w:t>
      </w:r>
      <w:r w:rsidRPr="596F61A8" w:rsidR="00E575B1">
        <w:rPr>
          <w:sz w:val="24"/>
          <w:szCs w:val="24"/>
        </w:rPr>
        <w:t xml:space="preserve"> </w:t>
      </w:r>
      <w:r w:rsidRPr="596F61A8" w:rsidR="00E575B1">
        <w:rPr>
          <w:sz w:val="24"/>
          <w:szCs w:val="24"/>
        </w:rPr>
        <w:t>the</w:t>
      </w:r>
      <w:r w:rsidRPr="596F61A8" w:rsidR="00E575B1">
        <w:rPr>
          <w:sz w:val="24"/>
          <w:szCs w:val="24"/>
        </w:rPr>
        <w:t xml:space="preserve"> </w:t>
      </w:r>
      <w:r w:rsidRPr="596F61A8" w:rsidR="00E575B1">
        <w:rPr>
          <w:sz w:val="24"/>
          <w:szCs w:val="24"/>
        </w:rPr>
        <w:t>energy</w:t>
      </w:r>
      <w:r w:rsidRPr="596F61A8" w:rsidR="00E575B1">
        <w:rPr>
          <w:sz w:val="24"/>
          <w:szCs w:val="24"/>
        </w:rPr>
        <w:t xml:space="preserve"> </w:t>
      </w:r>
      <w:r w:rsidRPr="596F61A8" w:rsidR="00E575B1">
        <w:rPr>
          <w:sz w:val="24"/>
          <w:szCs w:val="24"/>
        </w:rPr>
        <w:t>use</w:t>
      </w:r>
      <w:r w:rsidRPr="596F61A8" w:rsidR="00E575B1">
        <w:rPr>
          <w:sz w:val="24"/>
          <w:szCs w:val="24"/>
        </w:rPr>
        <w:t xml:space="preserve"> </w:t>
      </w:r>
      <w:r w:rsidRPr="596F61A8" w:rsidR="00E575B1">
        <w:rPr>
          <w:sz w:val="24"/>
          <w:szCs w:val="24"/>
        </w:rPr>
        <w:t>and</w:t>
      </w:r>
      <w:r w:rsidRPr="596F61A8" w:rsidR="00E575B1">
        <w:rPr>
          <w:sz w:val="24"/>
          <w:szCs w:val="24"/>
        </w:rPr>
        <w:t xml:space="preserve"> </w:t>
      </w:r>
      <w:r w:rsidRPr="596F61A8" w:rsidR="00E575B1">
        <w:rPr>
          <w:sz w:val="24"/>
          <w:szCs w:val="24"/>
        </w:rPr>
        <w:t>its</w:t>
      </w:r>
      <w:r w:rsidRPr="596F61A8" w:rsidR="00E575B1">
        <w:rPr>
          <w:sz w:val="24"/>
          <w:szCs w:val="24"/>
        </w:rPr>
        <w:t xml:space="preserve"> </w:t>
      </w:r>
      <w:r w:rsidRPr="596F61A8" w:rsidR="00E575B1">
        <w:rPr>
          <w:sz w:val="24"/>
          <w:szCs w:val="24"/>
        </w:rPr>
        <w:t>impact</w:t>
      </w:r>
      <w:r w:rsidRPr="596F61A8" w:rsidR="00E575B1">
        <w:rPr>
          <w:sz w:val="24"/>
          <w:szCs w:val="24"/>
        </w:rPr>
        <w:t xml:space="preserve"> </w:t>
      </w:r>
      <w:r w:rsidRPr="596F61A8" w:rsidR="00E575B1">
        <w:rPr>
          <w:sz w:val="24"/>
          <w:szCs w:val="24"/>
        </w:rPr>
        <w:t>on</w:t>
      </w:r>
      <w:r w:rsidRPr="596F61A8" w:rsidR="00E575B1">
        <w:rPr>
          <w:sz w:val="24"/>
          <w:szCs w:val="24"/>
        </w:rPr>
        <w:t xml:space="preserve"> </w:t>
      </w:r>
      <w:r w:rsidRPr="596F61A8" w:rsidR="00E575B1">
        <w:rPr>
          <w:sz w:val="24"/>
          <w:szCs w:val="24"/>
        </w:rPr>
        <w:t>environment</w:t>
      </w:r>
      <w:r w:rsidRPr="596F61A8" w:rsidR="00E575B1">
        <w:rPr>
          <w:sz w:val="24"/>
          <w:szCs w:val="24"/>
        </w:rPr>
        <w:t xml:space="preserve">. </w:t>
      </w:r>
      <w:r w:rsidRPr="596F61A8" w:rsidR="00003E65">
        <w:rPr>
          <w:sz w:val="24"/>
          <w:szCs w:val="24"/>
          <w:lang w:val="en-IE"/>
        </w:rPr>
        <w:t xml:space="preserve">In the Italian case study, it was noted that the community projects also often reinvest their savings into further green improvements such as energy upgrades to buildings, local environmental projects. In Ireland, while upgrades to the energy efficiency is not required for households, those participating in PV projects are encouraged to undergo the upgrades as (a) it is part of the same grant scheme and (b) benefits related to energy savings are emphasised (e.g., more energy surplus potentially to be sold to the grid). </w:t>
      </w:r>
    </w:p>
    <w:p w:rsidR="00003E65" w:rsidP="000C6659" w:rsidRDefault="00003E65" w14:paraId="6136693A" w14:textId="77777777">
      <w:pPr>
        <w:pStyle w:val="Style2"/>
      </w:pPr>
      <w:r>
        <w:t>Equitable Economic Development</w:t>
      </w:r>
    </w:p>
    <w:p w:rsidRPr="00F907C1" w:rsidR="00003E65" w:rsidP="000C6659" w:rsidRDefault="00003E65" w14:paraId="7F6FCCC1" w14:textId="1FEF5B0E">
      <w:pPr>
        <w:jc w:val="both"/>
        <w:rPr>
          <w:rFonts w:ascii="Calibri" w:hAnsi="Calibri" w:cs="Calibri"/>
          <w:color w:val="000000"/>
          <w:sz w:val="24"/>
          <w:szCs w:val="24"/>
          <w:shd w:val="clear" w:color="auto" w:fill="FFFFFF"/>
          <w:lang w:val="en-US"/>
        </w:rPr>
      </w:pPr>
      <w:r w:rsidRPr="00F907C1" w:rsidR="00003E65">
        <w:rPr>
          <w:rStyle w:val="normaltextrun"/>
          <w:rFonts w:ascii="Calibri" w:hAnsi="Calibri" w:cs="Calibri"/>
          <w:color w:val="000000"/>
          <w:sz w:val="24"/>
          <w:szCs w:val="24"/>
          <w:shd w:val="clear" w:color="auto" w:fill="FFFFFF"/>
          <w:lang w:val="en-IE"/>
        </w:rPr>
        <w:t xml:space="preserve">The Italian case study report emphasised the equitable economic development aspects of the community-level energy production. In this case, the Renewable Energy Communities (CERs) </w:t>
      </w:r>
      <w:r w:rsidRPr="00F907C1" w:rsidR="00003E65">
        <w:rPr>
          <w:rFonts w:ascii="Calibri" w:hAnsi="Calibri" w:cs="Calibri"/>
          <w:color w:val="000000"/>
          <w:sz w:val="24"/>
          <w:szCs w:val="24"/>
          <w:shd w:val="clear" w:color="auto" w:fill="FFFFFF"/>
          <w:lang w:val="en-GB"/>
        </w:rPr>
        <w:t xml:space="preserve">can spur local economic growth as they lower energy costs for participants (including small enterprises and families) and </w:t>
      </w:r>
      <w:r w:rsidRPr="00F907C1" w:rsidR="00003E65">
        <w:rPr>
          <w:rFonts w:ascii="Calibri" w:hAnsi="Calibri" w:cs="Calibri"/>
          <w:color w:val="000000"/>
          <w:sz w:val="24"/>
          <w:szCs w:val="24"/>
          <w:shd w:val="clear" w:color="auto" w:fill="FFFFFF"/>
          <w:lang w:val="en-GB"/>
        </w:rPr>
        <w:t>keep  “</w:t>
      </w:r>
      <w:r w:rsidRPr="00F907C1" w:rsidR="00003E65">
        <w:rPr>
          <w:rFonts w:ascii="Calibri" w:hAnsi="Calibri" w:cs="Calibri"/>
          <w:color w:val="000000"/>
          <w:sz w:val="24"/>
          <w:szCs w:val="24"/>
          <w:shd w:val="clear" w:color="auto" w:fill="FFFFFF"/>
          <w:lang w:val="en-GB"/>
        </w:rPr>
        <w:t xml:space="preserve">renewable” revenues within local territories, sometimes redistributing excess proceeds into community welfare or reinvestment funds. By creating local value chains (installation, maintenance, management of renewable facilities), CERs promote a shared prosperity rather than </w:t>
      </w:r>
      <w:r w:rsidRPr="00F907C1" w:rsidR="00003E65">
        <w:rPr>
          <w:rFonts w:ascii="Calibri" w:hAnsi="Calibri" w:cs="Calibri"/>
          <w:color w:val="000000"/>
          <w:sz w:val="24"/>
          <w:szCs w:val="24"/>
          <w:shd w:val="clear" w:color="auto" w:fill="FFFFFF"/>
          <w:lang w:val="en-GB"/>
        </w:rPr>
        <w:t>funneling</w:t>
      </w:r>
      <w:r w:rsidRPr="00F907C1" w:rsidR="00003E65">
        <w:rPr>
          <w:rFonts w:ascii="Calibri" w:hAnsi="Calibri" w:cs="Calibri"/>
          <w:color w:val="000000"/>
          <w:sz w:val="24"/>
          <w:szCs w:val="24"/>
          <w:shd w:val="clear" w:color="auto" w:fill="FFFFFF"/>
          <w:lang w:val="en-GB"/>
        </w:rPr>
        <w:t xml:space="preserve"> profits to external operators. Therefore, municipalities, cooperatives, and regional authorities often channel public and EU resources (e.g., PNRR grants) </w:t>
      </w:r>
      <w:r w:rsidRPr="00F907C1" w:rsidR="00003E65">
        <w:rPr>
          <w:rFonts w:ascii="Calibri" w:hAnsi="Calibri" w:cs="Calibri"/>
          <w:color w:val="000000"/>
          <w:sz w:val="24"/>
          <w:szCs w:val="24"/>
          <w:shd w:val="clear" w:color="auto" w:fill="FFFFFF"/>
          <w:lang w:val="en-GB"/>
        </w:rPr>
        <w:lastRenderedPageBreak/>
        <w:t>into CER initiatives, helping small towns and more remote areas thrive.</w:t>
      </w:r>
      <w:r w:rsidRPr="00F907C1" w:rsidR="00003E65">
        <w:rPr>
          <w:rFonts w:ascii="Calibri" w:hAnsi="Calibri" w:cs="Calibri"/>
          <w:color w:val="000000"/>
          <w:sz w:val="24"/>
          <w:szCs w:val="24"/>
          <w:shd w:val="clear" w:color="auto" w:fill="FFFFFF"/>
          <w:lang w:val="en-US"/>
        </w:rPr>
        <w:t xml:space="preserve"> These are also in a synergy with broader territorial development: </w:t>
      </w:r>
      <w:r w:rsidRPr="00F907C1" w:rsidR="00003E65">
        <w:rPr>
          <w:rFonts w:ascii="Calibri" w:hAnsi="Calibri" w:cs="Calibri"/>
          <w:color w:val="000000"/>
          <w:sz w:val="24"/>
          <w:szCs w:val="24"/>
          <w:shd w:val="clear" w:color="auto" w:fill="FFFFFF"/>
          <w:lang w:val="en-GB"/>
        </w:rPr>
        <w:t xml:space="preserve">CERs often partner with local grassroot organisations </w:t>
      </w:r>
      <w:r w:rsidRPr="00F907C1" w:rsidR="00003E65">
        <w:rPr>
          <w:rFonts w:ascii="Calibri" w:hAnsi="Calibri" w:cs="Calibri"/>
          <w:color w:val="000000"/>
          <w:sz w:val="24"/>
          <w:szCs w:val="24"/>
          <w:shd w:val="clear" w:color="auto" w:fill="FFFFFF"/>
          <w:lang w:val="en-GB"/>
        </w:rPr>
        <w:t>o institutions</w:t>
      </w:r>
      <w:r w:rsidRPr="00F907C1" w:rsidR="00003E65">
        <w:rPr>
          <w:rFonts w:ascii="Calibri" w:hAnsi="Calibri" w:cs="Calibri"/>
          <w:color w:val="000000"/>
          <w:sz w:val="24"/>
          <w:szCs w:val="24"/>
          <w:shd w:val="clear" w:color="auto" w:fill="FFFFFF"/>
          <w:lang w:val="en-GB"/>
        </w:rPr>
        <w:t xml:space="preserve"> (nonprofits, religious institutions, cooperatives, and municipalities), they become vehicles for community revitalisation and can support projects like refurbishing schools, social housing, or local businesses.</w:t>
      </w:r>
      <w:r w:rsidRPr="00F907C1" w:rsidR="00003E65">
        <w:rPr>
          <w:rFonts w:ascii="Calibri" w:hAnsi="Calibri" w:cs="Calibri"/>
          <w:color w:val="000000"/>
          <w:sz w:val="24"/>
          <w:szCs w:val="24"/>
          <w:shd w:val="clear" w:color="auto" w:fill="FFFFFF"/>
          <w:lang w:val="en-US"/>
        </w:rPr>
        <w:t> </w:t>
      </w:r>
      <w:r w:rsidRPr="00F907C1" w:rsidR="00003E65">
        <w:rPr>
          <w:rFonts w:ascii="Calibri" w:hAnsi="Calibri" w:cs="Calibri"/>
          <w:color w:val="000000"/>
          <w:sz w:val="24"/>
          <w:szCs w:val="24"/>
          <w:shd w:val="clear" w:color="auto" w:fill="FFFFFF"/>
          <w:lang w:val="en-GB"/>
        </w:rPr>
        <w:t xml:space="preserve">CERs strengthen community connections by linking renewable energy to welfare, environmental education, and local services, </w:t>
      </w:r>
      <w:ins w:author="Kiara Groneweg" w:date="2025-03-31T15:22:24.438Z" w:id="1109629728">
        <w:r w:rsidRPr="00F907C1" w:rsidR="189BF5A3">
          <w:rPr>
            <w:rFonts w:ascii="Calibri" w:hAnsi="Calibri" w:cs="Calibri"/>
            <w:color w:val="000000"/>
            <w:sz w:val="24"/>
            <w:szCs w:val="24"/>
            <w:shd w:val="clear" w:color="auto" w:fill="FFFFFF"/>
            <w:lang w:val="en-GB"/>
          </w:rPr>
          <w:t xml:space="preserve">t</w:t>
        </w:r>
      </w:ins>
      <w:del w:author="Kiara Groneweg" w:date="2025-03-31T15:22:23.724Z" w:id="131196182">
        <w:r w:rsidRPr="63972AA3" w:rsidDel="00003E65">
          <w:rPr>
            <w:rFonts w:ascii="Calibri" w:hAnsi="Calibri" w:cs="Calibri"/>
            <w:color w:val="000000" w:themeColor="text1" w:themeTint="FF" w:themeShade="FF"/>
            <w:sz w:val="24"/>
            <w:szCs w:val="24"/>
            <w:lang w:val="en-GB"/>
          </w:rPr>
          <w:delText>T</w:delText>
        </w:r>
      </w:del>
      <w:r w:rsidRPr="00F907C1" w:rsidR="00003E65">
        <w:rPr>
          <w:rFonts w:ascii="Calibri" w:hAnsi="Calibri" w:cs="Calibri"/>
          <w:color w:val="000000"/>
          <w:sz w:val="24"/>
          <w:szCs w:val="24"/>
          <w:shd w:val="clear" w:color="auto" w:fill="FFFFFF"/>
          <w:lang w:val="en-GB"/>
        </w:rPr>
        <w:t>hey</w:t>
      </w:r>
      <w:r w:rsidRPr="00F907C1" w:rsidR="00003E65">
        <w:rPr>
          <w:rFonts w:ascii="Calibri" w:hAnsi="Calibri" w:cs="Calibri"/>
          <w:color w:val="000000"/>
          <w:sz w:val="24"/>
          <w:szCs w:val="24"/>
          <w:shd w:val="clear" w:color="auto" w:fill="FFFFFF"/>
          <w:lang w:val="en-GB"/>
        </w:rPr>
        <w:t xml:space="preserve"> align with the eco-social ambition </w:t>
      </w:r>
      <w:r w:rsidRPr="00F907C1" w:rsidR="00003E65">
        <w:rPr>
          <w:rFonts w:ascii="Calibri" w:hAnsi="Calibri" w:cs="Calibri"/>
          <w:color w:val="000000"/>
          <w:sz w:val="24"/>
          <w:szCs w:val="24"/>
          <w:shd w:val="clear" w:color="auto" w:fill="FFFFFF"/>
          <w:lang w:val="en-GB"/>
        </w:rPr>
        <w:t>for </w:t>
      </w:r>
      <w:del w:author="Kiara Groneweg" w:date="2025-03-31T15:22:20.839Z" w:id="1205704048">
        <w:r w:rsidRPr="63972AA3" w:rsidDel="00003E65">
          <w:rPr>
            <w:rFonts w:ascii="Calibri" w:hAnsi="Calibri" w:cs="Calibri"/>
            <w:color w:val="000000" w:themeColor="text1" w:themeTint="FF" w:themeShade="FF"/>
            <w:sz w:val="24"/>
            <w:szCs w:val="24"/>
            <w:lang w:val="en-GB"/>
          </w:rPr>
          <w:delText xml:space="preserve"> </w:delText>
        </w:r>
      </w:del>
      <w:r w:rsidRPr="00F907C1" w:rsidR="00003E65">
        <w:rPr>
          <w:rFonts w:ascii="Calibri" w:hAnsi="Calibri" w:cs="Calibri"/>
          <w:color w:val="000000"/>
          <w:sz w:val="24"/>
          <w:szCs w:val="24"/>
          <w:shd w:val="clear" w:color="auto" w:fill="FFFFFF"/>
          <w:lang w:val="en-GB"/>
        </w:rPr>
        <w:t>reducing</w:t>
      </w:r>
      <w:r w:rsidRPr="00F907C1" w:rsidR="00003E65">
        <w:rPr>
          <w:rFonts w:ascii="Calibri" w:hAnsi="Calibri" w:cs="Calibri"/>
          <w:color w:val="000000"/>
          <w:sz w:val="24"/>
          <w:szCs w:val="24"/>
          <w:shd w:val="clear" w:color="auto" w:fill="FFFFFF"/>
          <w:lang w:val="en-GB"/>
        </w:rPr>
        <w:t xml:space="preserve"> inequality, stimulating green innovation, and strengthening community identity.</w:t>
      </w:r>
      <w:r w:rsidRPr="00F907C1" w:rsidR="00003E65">
        <w:rPr>
          <w:rFonts w:ascii="Calibri" w:hAnsi="Calibri" w:cs="Calibri"/>
          <w:color w:val="000000"/>
          <w:sz w:val="24"/>
          <w:szCs w:val="24"/>
          <w:shd w:val="clear" w:color="auto" w:fill="FFFFFF"/>
          <w:lang w:val="en-US"/>
        </w:rPr>
        <w:t> </w:t>
      </w:r>
    </w:p>
    <w:p w:rsidR="000C6659" w:rsidP="000C6659" w:rsidRDefault="00E575B1" w14:paraId="7F0F08FD" w14:textId="77777777">
      <w:pPr>
        <w:pStyle w:val="Style2"/>
      </w:pPr>
      <w:r w:rsidRPr="00E575B1">
        <w:t>Support for workers</w:t>
      </w:r>
      <w:r>
        <w:t xml:space="preserve">: </w:t>
      </w:r>
    </w:p>
    <w:p w:rsidRPr="00F907C1" w:rsidR="00E575B1" w:rsidP="000C6659" w:rsidRDefault="00E575B1" w14:paraId="7ED8BBEE" w14:textId="2A42B5DA">
      <w:pPr>
        <w:jc w:val="both"/>
        <w:rPr>
          <w:b w:val="1"/>
          <w:bCs w:val="1"/>
          <w:sz w:val="24"/>
          <w:szCs w:val="24"/>
          <w:lang w:val="en-IE"/>
        </w:rPr>
      </w:pPr>
      <w:r w:rsidRPr="61731018" w:rsidR="00E575B1">
        <w:rPr>
          <w:sz w:val="24"/>
          <w:szCs w:val="24"/>
        </w:rPr>
        <w:t>Solar</w:t>
      </w:r>
      <w:r w:rsidRPr="61731018" w:rsidR="00E575B1">
        <w:rPr>
          <w:sz w:val="24"/>
          <w:szCs w:val="24"/>
        </w:rPr>
        <w:t xml:space="preserve"> </w:t>
      </w:r>
      <w:r w:rsidRPr="61731018" w:rsidR="00E575B1">
        <w:rPr>
          <w:sz w:val="24"/>
          <w:szCs w:val="24"/>
        </w:rPr>
        <w:t>p</w:t>
      </w:r>
      <w:r w:rsidRPr="61731018" w:rsidR="00E575B1">
        <w:rPr>
          <w:sz w:val="24"/>
          <w:szCs w:val="24"/>
        </w:rPr>
        <w:t>a</w:t>
      </w:r>
      <w:r w:rsidRPr="61731018" w:rsidR="00E575B1">
        <w:rPr>
          <w:sz w:val="24"/>
          <w:szCs w:val="24"/>
        </w:rPr>
        <w:t>n</w:t>
      </w:r>
      <w:r w:rsidRPr="61731018" w:rsidR="00E575B1">
        <w:rPr>
          <w:sz w:val="24"/>
          <w:szCs w:val="24"/>
        </w:rPr>
        <w:t>els</w:t>
      </w:r>
      <w:r w:rsidRPr="61731018" w:rsidR="00E575B1">
        <w:rPr>
          <w:sz w:val="24"/>
          <w:szCs w:val="24"/>
        </w:rPr>
        <w:t xml:space="preserve"> </w:t>
      </w:r>
      <w:r w:rsidRPr="61731018" w:rsidR="00E575B1">
        <w:rPr>
          <w:sz w:val="24"/>
          <w:szCs w:val="24"/>
        </w:rPr>
        <w:t>i</w:t>
      </w:r>
      <w:r w:rsidRPr="61731018" w:rsidR="00E575B1">
        <w:rPr>
          <w:sz w:val="24"/>
          <w:szCs w:val="24"/>
        </w:rPr>
        <w:t>n</w:t>
      </w:r>
      <w:r w:rsidRPr="61731018" w:rsidR="00E575B1">
        <w:rPr>
          <w:sz w:val="24"/>
          <w:szCs w:val="24"/>
        </w:rPr>
        <w:t>s</w:t>
      </w:r>
      <w:r w:rsidRPr="61731018" w:rsidR="00E575B1">
        <w:rPr>
          <w:sz w:val="24"/>
          <w:szCs w:val="24"/>
        </w:rPr>
        <w:t>t</w:t>
      </w:r>
      <w:r w:rsidRPr="61731018" w:rsidR="00E575B1">
        <w:rPr>
          <w:sz w:val="24"/>
          <w:szCs w:val="24"/>
        </w:rPr>
        <w:t>a</w:t>
      </w:r>
      <w:r w:rsidRPr="61731018" w:rsidR="00E575B1">
        <w:rPr>
          <w:sz w:val="24"/>
          <w:szCs w:val="24"/>
        </w:rPr>
        <w:t>l</w:t>
      </w:r>
      <w:r w:rsidRPr="61731018" w:rsidR="00E575B1">
        <w:rPr>
          <w:sz w:val="24"/>
          <w:szCs w:val="24"/>
        </w:rPr>
        <w:t>l</w:t>
      </w:r>
      <w:r w:rsidRPr="61731018" w:rsidR="00E575B1">
        <w:rPr>
          <w:sz w:val="24"/>
          <w:szCs w:val="24"/>
        </w:rPr>
        <w:t>e</w:t>
      </w:r>
      <w:r w:rsidRPr="61731018" w:rsidR="00E575B1">
        <w:rPr>
          <w:sz w:val="24"/>
          <w:szCs w:val="24"/>
        </w:rPr>
        <w:t>r</w:t>
      </w:r>
      <w:r w:rsidRPr="61731018" w:rsidR="00E575B1">
        <w:rPr>
          <w:sz w:val="24"/>
          <w:szCs w:val="24"/>
        </w:rPr>
        <w:t>s</w:t>
      </w:r>
      <w:r w:rsidRPr="61731018" w:rsidR="00E575B1">
        <w:rPr>
          <w:sz w:val="24"/>
          <w:szCs w:val="24"/>
        </w:rPr>
        <w:t xml:space="preserve"> </w:t>
      </w:r>
      <w:r w:rsidRPr="61731018" w:rsidR="00E575B1">
        <w:rPr>
          <w:sz w:val="24"/>
          <w:szCs w:val="24"/>
        </w:rPr>
        <w:t>h</w:t>
      </w:r>
      <w:r w:rsidRPr="61731018" w:rsidR="00E575B1">
        <w:rPr>
          <w:sz w:val="24"/>
          <w:szCs w:val="24"/>
        </w:rPr>
        <w:t>a</w:t>
      </w:r>
      <w:r w:rsidRPr="61731018" w:rsidR="00E575B1">
        <w:rPr>
          <w:sz w:val="24"/>
          <w:szCs w:val="24"/>
        </w:rPr>
        <w:t>v</w:t>
      </w:r>
      <w:r w:rsidRPr="61731018" w:rsidR="00E575B1">
        <w:rPr>
          <w:sz w:val="24"/>
          <w:szCs w:val="24"/>
        </w:rPr>
        <w:t>e</w:t>
      </w:r>
      <w:r w:rsidRPr="61731018" w:rsidR="00E575B1">
        <w:rPr>
          <w:sz w:val="24"/>
          <w:szCs w:val="24"/>
        </w:rPr>
        <w:t xml:space="preserve"> </w:t>
      </w:r>
      <w:r w:rsidRPr="61731018" w:rsidR="00E575B1">
        <w:rPr>
          <w:sz w:val="24"/>
          <w:szCs w:val="24"/>
        </w:rPr>
        <w:t>b</w:t>
      </w:r>
      <w:r w:rsidRPr="61731018" w:rsidR="00E575B1">
        <w:rPr>
          <w:sz w:val="24"/>
          <w:szCs w:val="24"/>
        </w:rPr>
        <w:t>e</w:t>
      </w:r>
      <w:r w:rsidRPr="61731018" w:rsidR="00E575B1">
        <w:rPr>
          <w:sz w:val="24"/>
          <w:szCs w:val="24"/>
        </w:rPr>
        <w:t>en</w:t>
      </w:r>
      <w:r w:rsidRPr="61731018" w:rsidR="00E575B1">
        <w:rPr>
          <w:sz w:val="24"/>
          <w:szCs w:val="24"/>
        </w:rPr>
        <w:t xml:space="preserve"> </w:t>
      </w:r>
      <w:r w:rsidRPr="61731018" w:rsidR="00E575B1">
        <w:rPr>
          <w:sz w:val="24"/>
          <w:szCs w:val="24"/>
        </w:rPr>
        <w:t>i</w:t>
      </w:r>
      <w:r w:rsidRPr="61731018" w:rsidR="00E575B1">
        <w:rPr>
          <w:sz w:val="24"/>
          <w:szCs w:val="24"/>
        </w:rPr>
        <w:t>d</w:t>
      </w:r>
      <w:r w:rsidRPr="61731018" w:rsidR="00E575B1">
        <w:rPr>
          <w:sz w:val="24"/>
          <w:szCs w:val="24"/>
        </w:rPr>
        <w:t>e</w:t>
      </w:r>
      <w:r w:rsidRPr="61731018" w:rsidR="00E575B1">
        <w:rPr>
          <w:sz w:val="24"/>
          <w:szCs w:val="24"/>
        </w:rPr>
        <w:t>nti</w:t>
      </w:r>
      <w:r w:rsidRPr="61731018" w:rsidR="00E575B1">
        <w:rPr>
          <w:sz w:val="24"/>
          <w:szCs w:val="24"/>
        </w:rPr>
        <w:t>f</w:t>
      </w:r>
      <w:r w:rsidRPr="61731018" w:rsidR="00E575B1">
        <w:rPr>
          <w:sz w:val="24"/>
          <w:szCs w:val="24"/>
        </w:rPr>
        <w:t>ied</w:t>
      </w:r>
      <w:r w:rsidRPr="61731018" w:rsidR="00E575B1">
        <w:rPr>
          <w:sz w:val="24"/>
          <w:szCs w:val="24"/>
        </w:rPr>
        <w:t xml:space="preserve"> </w:t>
      </w:r>
      <w:r w:rsidRPr="61731018" w:rsidR="00E575B1">
        <w:rPr>
          <w:sz w:val="24"/>
          <w:szCs w:val="24"/>
        </w:rPr>
        <w:t>a</w:t>
      </w:r>
      <w:r w:rsidRPr="61731018" w:rsidR="00E575B1">
        <w:rPr>
          <w:sz w:val="24"/>
          <w:szCs w:val="24"/>
        </w:rPr>
        <w:t>s</w:t>
      </w:r>
      <w:r w:rsidRPr="61731018" w:rsidR="00E575B1">
        <w:rPr>
          <w:sz w:val="24"/>
          <w:szCs w:val="24"/>
        </w:rPr>
        <w:t xml:space="preserve"> a</w:t>
      </w:r>
      <w:r w:rsidRPr="61731018" w:rsidR="00E575B1">
        <w:rPr>
          <w:sz w:val="24"/>
          <w:szCs w:val="24"/>
        </w:rPr>
        <w:t xml:space="preserve"> </w:t>
      </w:r>
      <w:r w:rsidRPr="61731018" w:rsidR="00E575B1">
        <w:rPr>
          <w:sz w:val="24"/>
          <w:szCs w:val="24"/>
        </w:rPr>
        <w:t>category</w:t>
      </w:r>
      <w:r w:rsidRPr="61731018" w:rsidR="00E575B1">
        <w:rPr>
          <w:sz w:val="24"/>
          <w:szCs w:val="24"/>
        </w:rPr>
        <w:t xml:space="preserve"> </w:t>
      </w:r>
      <w:r w:rsidRPr="61731018" w:rsidR="00E575B1">
        <w:rPr>
          <w:sz w:val="24"/>
          <w:szCs w:val="24"/>
        </w:rPr>
        <w:t>w</w:t>
      </w:r>
      <w:r w:rsidRPr="61731018" w:rsidR="00E575B1">
        <w:rPr>
          <w:sz w:val="24"/>
          <w:szCs w:val="24"/>
        </w:rPr>
        <w:t>it</w:t>
      </w:r>
      <w:r w:rsidRPr="61731018" w:rsidR="00E575B1">
        <w:rPr>
          <w:sz w:val="24"/>
          <w:szCs w:val="24"/>
        </w:rPr>
        <w:t>h</w:t>
      </w:r>
      <w:r w:rsidRPr="61731018" w:rsidR="00E575B1">
        <w:rPr>
          <w:sz w:val="24"/>
          <w:szCs w:val="24"/>
        </w:rPr>
        <w:t xml:space="preserve"> </w:t>
      </w:r>
      <w:r w:rsidRPr="61731018" w:rsidR="00E575B1">
        <w:rPr>
          <w:sz w:val="24"/>
          <w:szCs w:val="24"/>
        </w:rPr>
        <w:t>hig</w:t>
      </w:r>
      <w:r w:rsidRPr="61731018" w:rsidR="00E575B1">
        <w:rPr>
          <w:sz w:val="24"/>
          <w:szCs w:val="24"/>
        </w:rPr>
        <w:t>h</w:t>
      </w:r>
      <w:r w:rsidRPr="61731018" w:rsidR="00E575B1">
        <w:rPr>
          <w:sz w:val="24"/>
          <w:szCs w:val="24"/>
        </w:rPr>
        <w:t xml:space="preserve"> </w:t>
      </w:r>
      <w:r w:rsidRPr="61731018" w:rsidR="00E575B1">
        <w:rPr>
          <w:sz w:val="24"/>
          <w:szCs w:val="24"/>
        </w:rPr>
        <w:t>l</w:t>
      </w:r>
      <w:r w:rsidRPr="61731018" w:rsidR="00E575B1">
        <w:rPr>
          <w:sz w:val="24"/>
          <w:szCs w:val="24"/>
        </w:rPr>
        <w:t>evels</w:t>
      </w:r>
      <w:r w:rsidRPr="61731018" w:rsidR="00E575B1">
        <w:rPr>
          <w:sz w:val="24"/>
          <w:szCs w:val="24"/>
        </w:rPr>
        <w:t xml:space="preserve"> </w:t>
      </w:r>
      <w:r w:rsidRPr="61731018" w:rsidR="00E575B1">
        <w:rPr>
          <w:sz w:val="24"/>
          <w:szCs w:val="24"/>
        </w:rPr>
        <w:t>o</w:t>
      </w:r>
      <w:r w:rsidRPr="61731018" w:rsidR="00E575B1">
        <w:rPr>
          <w:sz w:val="24"/>
          <w:szCs w:val="24"/>
        </w:rPr>
        <w:t>f</w:t>
      </w:r>
      <w:r w:rsidRPr="61731018" w:rsidR="00E575B1">
        <w:rPr>
          <w:sz w:val="24"/>
          <w:szCs w:val="24"/>
        </w:rPr>
        <w:t xml:space="preserve"> </w:t>
      </w:r>
      <w:r w:rsidRPr="61731018" w:rsidR="00E575B1">
        <w:rPr>
          <w:sz w:val="24"/>
          <w:szCs w:val="24"/>
        </w:rPr>
        <w:t>la</w:t>
      </w:r>
      <w:r w:rsidRPr="61731018" w:rsidR="00E575B1">
        <w:rPr>
          <w:sz w:val="24"/>
          <w:szCs w:val="24"/>
        </w:rPr>
        <w:t>bou</w:t>
      </w:r>
      <w:r w:rsidRPr="61731018" w:rsidR="00E575B1">
        <w:rPr>
          <w:sz w:val="24"/>
          <w:szCs w:val="24"/>
        </w:rPr>
        <w:t>r</w:t>
      </w:r>
      <w:r w:rsidRPr="61731018" w:rsidR="00E575B1">
        <w:rPr>
          <w:sz w:val="24"/>
          <w:szCs w:val="24"/>
        </w:rPr>
        <w:t xml:space="preserve"> </w:t>
      </w:r>
      <w:r w:rsidRPr="61731018" w:rsidR="00E575B1">
        <w:rPr>
          <w:sz w:val="24"/>
          <w:szCs w:val="24"/>
        </w:rPr>
        <w:t>sh</w:t>
      </w:r>
      <w:r w:rsidRPr="61731018" w:rsidR="00E575B1">
        <w:rPr>
          <w:sz w:val="24"/>
          <w:szCs w:val="24"/>
        </w:rPr>
        <w:t>o</w:t>
      </w:r>
      <w:r w:rsidRPr="61731018" w:rsidR="00E575B1">
        <w:rPr>
          <w:sz w:val="24"/>
          <w:szCs w:val="24"/>
        </w:rPr>
        <w:t>rt</w:t>
      </w:r>
      <w:r w:rsidRPr="61731018" w:rsidR="00E575B1">
        <w:rPr>
          <w:sz w:val="24"/>
          <w:szCs w:val="24"/>
        </w:rPr>
        <w:t>a</w:t>
      </w:r>
      <w:r w:rsidRPr="61731018" w:rsidR="00E575B1">
        <w:rPr>
          <w:sz w:val="24"/>
          <w:szCs w:val="24"/>
        </w:rPr>
        <w:t>ges</w:t>
      </w:r>
      <w:r w:rsidRPr="61731018" w:rsidR="00E575B1">
        <w:rPr>
          <w:sz w:val="24"/>
          <w:szCs w:val="24"/>
        </w:rPr>
        <w:t xml:space="preserve">. </w:t>
      </w:r>
      <w:r w:rsidRPr="61731018" w:rsidR="00E575B1">
        <w:rPr>
          <w:sz w:val="24"/>
          <w:szCs w:val="24"/>
        </w:rPr>
        <w:t>T</w:t>
      </w:r>
      <w:r w:rsidRPr="61731018" w:rsidR="00E575B1">
        <w:rPr>
          <w:sz w:val="24"/>
          <w:szCs w:val="24"/>
        </w:rPr>
        <w:t>his</w:t>
      </w:r>
      <w:r w:rsidRPr="61731018" w:rsidR="00E575B1">
        <w:rPr>
          <w:sz w:val="24"/>
          <w:szCs w:val="24"/>
        </w:rPr>
        <w:t xml:space="preserve"> </w:t>
      </w:r>
      <w:r w:rsidRPr="61731018" w:rsidR="00E575B1">
        <w:rPr>
          <w:sz w:val="24"/>
          <w:szCs w:val="24"/>
        </w:rPr>
        <w:t>poten</w:t>
      </w:r>
      <w:r w:rsidRPr="61731018" w:rsidR="00E575B1">
        <w:rPr>
          <w:sz w:val="24"/>
          <w:szCs w:val="24"/>
        </w:rPr>
        <w:t>ti</w:t>
      </w:r>
      <w:r w:rsidRPr="61731018" w:rsidR="00E575B1">
        <w:rPr>
          <w:sz w:val="24"/>
          <w:szCs w:val="24"/>
        </w:rPr>
        <w:t>all</w:t>
      </w:r>
      <w:r w:rsidRPr="61731018" w:rsidR="00E575B1">
        <w:rPr>
          <w:sz w:val="24"/>
          <w:szCs w:val="24"/>
        </w:rPr>
        <w:t>y</w:t>
      </w:r>
      <w:r w:rsidRPr="61731018" w:rsidR="00E575B1">
        <w:rPr>
          <w:sz w:val="24"/>
          <w:szCs w:val="24"/>
        </w:rPr>
        <w:t xml:space="preserve"> </w:t>
      </w:r>
      <w:r w:rsidRPr="61731018" w:rsidR="00E575B1">
        <w:rPr>
          <w:sz w:val="24"/>
          <w:szCs w:val="24"/>
        </w:rPr>
        <w:t>cr</w:t>
      </w:r>
      <w:r w:rsidRPr="61731018" w:rsidR="00E575B1">
        <w:rPr>
          <w:sz w:val="24"/>
          <w:szCs w:val="24"/>
        </w:rPr>
        <w:t>eate</w:t>
      </w:r>
      <w:r w:rsidRPr="61731018" w:rsidR="00E575B1">
        <w:rPr>
          <w:sz w:val="24"/>
          <w:szCs w:val="24"/>
        </w:rPr>
        <w:t>s</w:t>
      </w:r>
      <w:r w:rsidRPr="61731018" w:rsidR="00E575B1">
        <w:rPr>
          <w:sz w:val="24"/>
          <w:szCs w:val="24"/>
        </w:rPr>
        <w:t xml:space="preserve"> </w:t>
      </w:r>
      <w:r w:rsidRPr="61731018" w:rsidR="00E575B1">
        <w:rPr>
          <w:sz w:val="24"/>
          <w:szCs w:val="24"/>
        </w:rPr>
        <w:t xml:space="preserve">a </w:t>
      </w:r>
      <w:r w:rsidRPr="61731018" w:rsidR="00E575B1">
        <w:rPr>
          <w:sz w:val="24"/>
          <w:szCs w:val="24"/>
        </w:rPr>
        <w:t>gap</w:t>
      </w:r>
      <w:r w:rsidRPr="61731018" w:rsidR="00E575B1">
        <w:rPr>
          <w:sz w:val="24"/>
          <w:szCs w:val="24"/>
        </w:rPr>
        <w:t xml:space="preserve"> </w:t>
      </w:r>
      <w:r w:rsidRPr="61731018" w:rsidR="00E575B1">
        <w:rPr>
          <w:sz w:val="24"/>
          <w:szCs w:val="24"/>
        </w:rPr>
        <w:t>th</w:t>
      </w:r>
      <w:r w:rsidRPr="61731018" w:rsidR="00E575B1">
        <w:rPr>
          <w:sz w:val="24"/>
          <w:szCs w:val="24"/>
        </w:rPr>
        <w:t>a</w:t>
      </w:r>
      <w:r w:rsidRPr="61731018" w:rsidR="00E575B1">
        <w:rPr>
          <w:sz w:val="24"/>
          <w:szCs w:val="24"/>
        </w:rPr>
        <w:t>t</w:t>
      </w:r>
      <w:r w:rsidRPr="61731018" w:rsidR="00E575B1">
        <w:rPr>
          <w:sz w:val="24"/>
          <w:szCs w:val="24"/>
        </w:rPr>
        <w:t xml:space="preserve"> </w:t>
      </w:r>
      <w:r w:rsidRPr="61731018" w:rsidR="00E575B1">
        <w:rPr>
          <w:sz w:val="24"/>
          <w:szCs w:val="24"/>
        </w:rPr>
        <w:t>c</w:t>
      </w:r>
      <w:r w:rsidRPr="61731018" w:rsidR="00E575B1">
        <w:rPr>
          <w:sz w:val="24"/>
          <w:szCs w:val="24"/>
        </w:rPr>
        <w:t>a</w:t>
      </w:r>
      <w:r w:rsidRPr="61731018" w:rsidR="00E575B1">
        <w:rPr>
          <w:sz w:val="24"/>
          <w:szCs w:val="24"/>
        </w:rPr>
        <w:t>n</w:t>
      </w:r>
      <w:r w:rsidRPr="61731018" w:rsidR="00E575B1">
        <w:rPr>
          <w:sz w:val="24"/>
          <w:szCs w:val="24"/>
        </w:rPr>
        <w:t xml:space="preserve"> </w:t>
      </w:r>
      <w:r w:rsidRPr="61731018" w:rsidR="00E575B1">
        <w:rPr>
          <w:sz w:val="24"/>
          <w:szCs w:val="24"/>
        </w:rPr>
        <w:t>b</w:t>
      </w:r>
      <w:r w:rsidRPr="61731018" w:rsidR="00E575B1">
        <w:rPr>
          <w:sz w:val="24"/>
          <w:szCs w:val="24"/>
        </w:rPr>
        <w:t>e</w:t>
      </w:r>
      <w:r w:rsidRPr="61731018" w:rsidR="00E575B1">
        <w:rPr>
          <w:sz w:val="24"/>
          <w:szCs w:val="24"/>
        </w:rPr>
        <w:t xml:space="preserve"> </w:t>
      </w:r>
      <w:r w:rsidRPr="61731018" w:rsidR="00E575B1">
        <w:rPr>
          <w:sz w:val="24"/>
          <w:szCs w:val="24"/>
        </w:rPr>
        <w:t>filled</w:t>
      </w:r>
      <w:r w:rsidRPr="61731018" w:rsidR="00E575B1">
        <w:rPr>
          <w:sz w:val="24"/>
          <w:szCs w:val="24"/>
        </w:rPr>
        <w:t xml:space="preserve"> </w:t>
      </w:r>
      <w:r w:rsidRPr="61731018" w:rsidR="00E575B1">
        <w:rPr>
          <w:sz w:val="24"/>
          <w:szCs w:val="24"/>
        </w:rPr>
        <w:t>by</w:t>
      </w:r>
      <w:r w:rsidRPr="61731018" w:rsidR="00E575B1">
        <w:rPr>
          <w:sz w:val="24"/>
          <w:szCs w:val="24"/>
        </w:rPr>
        <w:t xml:space="preserve"> </w:t>
      </w:r>
      <w:r w:rsidRPr="61731018" w:rsidR="00E575B1">
        <w:rPr>
          <w:sz w:val="24"/>
          <w:szCs w:val="24"/>
        </w:rPr>
        <w:t>re</w:t>
      </w:r>
      <w:r w:rsidRPr="61731018" w:rsidR="00E575B1">
        <w:rPr>
          <w:sz w:val="24"/>
          <w:szCs w:val="24"/>
        </w:rPr>
        <w:t>s</w:t>
      </w:r>
      <w:r w:rsidRPr="61731018" w:rsidR="00E575B1">
        <w:rPr>
          <w:sz w:val="24"/>
          <w:szCs w:val="24"/>
        </w:rPr>
        <w:t>killin</w:t>
      </w:r>
      <w:r w:rsidRPr="61731018" w:rsidR="00E575B1">
        <w:rPr>
          <w:sz w:val="24"/>
          <w:szCs w:val="24"/>
        </w:rPr>
        <w:t>g</w:t>
      </w:r>
      <w:r w:rsidRPr="61731018" w:rsidR="00E575B1">
        <w:rPr>
          <w:sz w:val="24"/>
          <w:szCs w:val="24"/>
        </w:rPr>
        <w:t xml:space="preserve"> </w:t>
      </w:r>
      <w:r w:rsidRPr="61731018" w:rsidR="00E575B1">
        <w:rPr>
          <w:sz w:val="24"/>
          <w:szCs w:val="24"/>
        </w:rPr>
        <w:t>o</w:t>
      </w:r>
      <w:r w:rsidRPr="61731018" w:rsidR="00E575B1">
        <w:rPr>
          <w:sz w:val="24"/>
          <w:szCs w:val="24"/>
        </w:rPr>
        <w:t>f</w:t>
      </w:r>
      <w:r w:rsidRPr="61731018" w:rsidR="00E575B1">
        <w:rPr>
          <w:sz w:val="24"/>
          <w:szCs w:val="24"/>
        </w:rPr>
        <w:t xml:space="preserve"> </w:t>
      </w:r>
      <w:r w:rsidRPr="61731018" w:rsidR="00E575B1">
        <w:rPr>
          <w:sz w:val="24"/>
          <w:szCs w:val="24"/>
        </w:rPr>
        <w:t>workers</w:t>
      </w:r>
      <w:r w:rsidRPr="61731018" w:rsidR="00E575B1">
        <w:rPr>
          <w:sz w:val="24"/>
          <w:szCs w:val="24"/>
        </w:rPr>
        <w:t xml:space="preserve"> </w:t>
      </w:r>
      <w:r w:rsidRPr="61731018" w:rsidR="00E575B1">
        <w:rPr>
          <w:sz w:val="24"/>
          <w:szCs w:val="24"/>
        </w:rPr>
        <w:t>w</w:t>
      </w:r>
      <w:r w:rsidRPr="61731018" w:rsidR="00E575B1">
        <w:rPr>
          <w:sz w:val="24"/>
          <w:szCs w:val="24"/>
        </w:rPr>
        <w:t>h</w:t>
      </w:r>
      <w:r w:rsidRPr="61731018" w:rsidR="00E575B1">
        <w:rPr>
          <w:sz w:val="24"/>
          <w:szCs w:val="24"/>
        </w:rPr>
        <w:t>o</w:t>
      </w:r>
      <w:r w:rsidRPr="61731018" w:rsidR="00E575B1">
        <w:rPr>
          <w:sz w:val="24"/>
          <w:szCs w:val="24"/>
        </w:rPr>
        <w:t xml:space="preserve"> </w:t>
      </w:r>
      <w:r w:rsidRPr="61731018" w:rsidR="00E575B1">
        <w:rPr>
          <w:sz w:val="24"/>
          <w:szCs w:val="24"/>
        </w:rPr>
        <w:t>are</w:t>
      </w:r>
      <w:r w:rsidRPr="61731018" w:rsidR="00E575B1">
        <w:rPr>
          <w:sz w:val="24"/>
          <w:szCs w:val="24"/>
        </w:rPr>
        <w:t xml:space="preserve"> </w:t>
      </w:r>
      <w:r w:rsidRPr="61731018" w:rsidR="00E575B1">
        <w:rPr>
          <w:sz w:val="24"/>
          <w:szCs w:val="24"/>
        </w:rPr>
        <w:t>v</w:t>
      </w:r>
      <w:r w:rsidRPr="61731018" w:rsidR="00E575B1">
        <w:rPr>
          <w:sz w:val="24"/>
          <w:szCs w:val="24"/>
        </w:rPr>
        <w:t>ulne</w:t>
      </w:r>
      <w:r w:rsidRPr="61731018" w:rsidR="00E575B1">
        <w:rPr>
          <w:sz w:val="24"/>
          <w:szCs w:val="24"/>
        </w:rPr>
        <w:t>r</w:t>
      </w:r>
      <w:r w:rsidRPr="61731018" w:rsidR="00E575B1">
        <w:rPr>
          <w:sz w:val="24"/>
          <w:szCs w:val="24"/>
        </w:rPr>
        <w:t>able</w:t>
      </w:r>
      <w:r w:rsidRPr="61731018" w:rsidR="00E575B1">
        <w:rPr>
          <w:sz w:val="24"/>
          <w:szCs w:val="24"/>
        </w:rPr>
        <w:t xml:space="preserve"> </w:t>
      </w:r>
      <w:r w:rsidRPr="61731018" w:rsidR="00E575B1">
        <w:rPr>
          <w:sz w:val="24"/>
          <w:szCs w:val="24"/>
        </w:rPr>
        <w:t>to</w:t>
      </w:r>
      <w:r w:rsidRPr="61731018" w:rsidR="00E575B1">
        <w:rPr>
          <w:sz w:val="24"/>
          <w:szCs w:val="24"/>
        </w:rPr>
        <w:t xml:space="preserve"> </w:t>
      </w:r>
      <w:r w:rsidRPr="61731018" w:rsidR="00E575B1">
        <w:rPr>
          <w:sz w:val="24"/>
          <w:szCs w:val="24"/>
        </w:rPr>
        <w:t>the</w:t>
      </w:r>
      <w:r w:rsidRPr="61731018" w:rsidR="00E575B1">
        <w:rPr>
          <w:sz w:val="24"/>
          <w:szCs w:val="24"/>
        </w:rPr>
        <w:t xml:space="preserve"> </w:t>
      </w:r>
      <w:r w:rsidRPr="61731018" w:rsidR="00E575B1">
        <w:rPr>
          <w:sz w:val="24"/>
          <w:szCs w:val="24"/>
        </w:rPr>
        <w:t>tran</w:t>
      </w:r>
      <w:r w:rsidRPr="61731018" w:rsidR="00E575B1">
        <w:rPr>
          <w:sz w:val="24"/>
          <w:szCs w:val="24"/>
        </w:rPr>
        <w:t>sitio</w:t>
      </w:r>
      <w:r w:rsidRPr="61731018" w:rsidR="00E575B1">
        <w:rPr>
          <w:sz w:val="24"/>
          <w:szCs w:val="24"/>
        </w:rPr>
        <w:t>n</w:t>
      </w:r>
      <w:r w:rsidRPr="61731018" w:rsidR="00E575B1">
        <w:rPr>
          <w:sz w:val="24"/>
          <w:szCs w:val="24"/>
        </w:rPr>
        <w:t xml:space="preserve"> </w:t>
      </w:r>
      <w:r w:rsidRPr="61731018" w:rsidR="00E575B1">
        <w:rPr>
          <w:sz w:val="24"/>
          <w:szCs w:val="24"/>
        </w:rPr>
        <w:t>out</w:t>
      </w:r>
      <w:r w:rsidRPr="61731018" w:rsidR="00E575B1">
        <w:rPr>
          <w:sz w:val="24"/>
          <w:szCs w:val="24"/>
        </w:rPr>
        <w:t xml:space="preserve"> </w:t>
      </w:r>
      <w:r w:rsidRPr="61731018" w:rsidR="00E575B1">
        <w:rPr>
          <w:sz w:val="24"/>
          <w:szCs w:val="24"/>
        </w:rPr>
        <w:t>of</w:t>
      </w:r>
      <w:r w:rsidRPr="61731018" w:rsidR="00E575B1">
        <w:rPr>
          <w:sz w:val="24"/>
          <w:szCs w:val="24"/>
        </w:rPr>
        <w:t xml:space="preserve"> </w:t>
      </w:r>
      <w:r w:rsidRPr="61731018" w:rsidR="00E575B1">
        <w:rPr>
          <w:sz w:val="24"/>
          <w:szCs w:val="24"/>
        </w:rPr>
        <w:t>t</w:t>
      </w:r>
      <w:r w:rsidRPr="61731018" w:rsidR="00E575B1">
        <w:rPr>
          <w:sz w:val="24"/>
          <w:szCs w:val="24"/>
        </w:rPr>
        <w:t>h</w:t>
      </w:r>
      <w:r w:rsidRPr="61731018" w:rsidR="00E575B1">
        <w:rPr>
          <w:sz w:val="24"/>
          <w:szCs w:val="24"/>
        </w:rPr>
        <w:t>e</w:t>
      </w:r>
      <w:r w:rsidRPr="61731018" w:rsidR="00E575B1">
        <w:rPr>
          <w:sz w:val="24"/>
          <w:szCs w:val="24"/>
        </w:rPr>
        <w:t xml:space="preserve"> </w:t>
      </w:r>
      <w:r w:rsidRPr="61731018" w:rsidR="00E575B1">
        <w:rPr>
          <w:sz w:val="24"/>
          <w:szCs w:val="24"/>
        </w:rPr>
        <w:t>fo</w:t>
      </w:r>
      <w:r w:rsidRPr="61731018" w:rsidR="00E575B1">
        <w:rPr>
          <w:sz w:val="24"/>
          <w:szCs w:val="24"/>
        </w:rPr>
        <w:t>s</w:t>
      </w:r>
      <w:r w:rsidRPr="61731018" w:rsidR="00E575B1">
        <w:rPr>
          <w:sz w:val="24"/>
          <w:szCs w:val="24"/>
        </w:rPr>
        <w:t>sil</w:t>
      </w:r>
      <w:r w:rsidRPr="61731018" w:rsidR="00E575B1">
        <w:rPr>
          <w:sz w:val="24"/>
          <w:szCs w:val="24"/>
        </w:rPr>
        <w:t xml:space="preserve"> </w:t>
      </w:r>
      <w:r w:rsidRPr="61731018" w:rsidR="00E575B1">
        <w:rPr>
          <w:sz w:val="24"/>
          <w:szCs w:val="24"/>
        </w:rPr>
        <w:t>f</w:t>
      </w:r>
      <w:r w:rsidRPr="61731018" w:rsidR="00E575B1">
        <w:rPr>
          <w:sz w:val="24"/>
          <w:szCs w:val="24"/>
        </w:rPr>
        <w:t>uels</w:t>
      </w:r>
      <w:r w:rsidRPr="61731018" w:rsidR="00E575B1">
        <w:rPr>
          <w:sz w:val="24"/>
          <w:szCs w:val="24"/>
        </w:rPr>
        <w:t xml:space="preserve"> – </w:t>
      </w:r>
      <w:r w:rsidRPr="61731018" w:rsidR="00E575B1">
        <w:rPr>
          <w:sz w:val="24"/>
          <w:szCs w:val="24"/>
        </w:rPr>
        <w:t>espe</w:t>
      </w:r>
      <w:r w:rsidRPr="61731018" w:rsidR="00E575B1">
        <w:rPr>
          <w:sz w:val="24"/>
          <w:szCs w:val="24"/>
        </w:rPr>
        <w:t>cially</w:t>
      </w:r>
      <w:r w:rsidRPr="61731018" w:rsidR="00E575B1">
        <w:rPr>
          <w:sz w:val="24"/>
          <w:szCs w:val="24"/>
        </w:rPr>
        <w:t xml:space="preserve"> </w:t>
      </w:r>
      <w:r w:rsidRPr="61731018" w:rsidR="00E575B1">
        <w:rPr>
          <w:sz w:val="24"/>
          <w:szCs w:val="24"/>
        </w:rPr>
        <w:t>the</w:t>
      </w:r>
      <w:r w:rsidRPr="61731018" w:rsidR="00E575B1">
        <w:rPr>
          <w:sz w:val="24"/>
          <w:szCs w:val="24"/>
        </w:rPr>
        <w:t xml:space="preserve"> PV </w:t>
      </w:r>
      <w:r w:rsidRPr="61731018" w:rsidR="00E575B1">
        <w:rPr>
          <w:sz w:val="24"/>
          <w:szCs w:val="24"/>
        </w:rPr>
        <w:t>installation</w:t>
      </w:r>
      <w:r w:rsidRPr="61731018" w:rsidR="00E575B1">
        <w:rPr>
          <w:sz w:val="24"/>
          <w:szCs w:val="24"/>
        </w:rPr>
        <w:t xml:space="preserve"> (</w:t>
      </w:r>
      <w:r w:rsidRPr="61731018" w:rsidR="00E575B1">
        <w:rPr>
          <w:sz w:val="24"/>
          <w:szCs w:val="24"/>
        </w:rPr>
        <w:t>unlik</w:t>
      </w:r>
      <w:r w:rsidRPr="61731018" w:rsidR="00E575B1">
        <w:rPr>
          <w:sz w:val="24"/>
          <w:szCs w:val="24"/>
        </w:rPr>
        <w:t>e</w:t>
      </w:r>
      <w:r w:rsidRPr="61731018" w:rsidR="00E575B1">
        <w:rPr>
          <w:sz w:val="24"/>
          <w:szCs w:val="24"/>
        </w:rPr>
        <w:t xml:space="preserve"> </w:t>
      </w:r>
      <w:r w:rsidRPr="61731018" w:rsidR="00E575B1">
        <w:rPr>
          <w:sz w:val="24"/>
          <w:szCs w:val="24"/>
        </w:rPr>
        <w:t>some</w:t>
      </w:r>
      <w:r w:rsidRPr="61731018" w:rsidR="00E575B1">
        <w:rPr>
          <w:sz w:val="24"/>
          <w:szCs w:val="24"/>
        </w:rPr>
        <w:t xml:space="preserve"> </w:t>
      </w:r>
      <w:r w:rsidRPr="61731018" w:rsidR="00E575B1">
        <w:rPr>
          <w:sz w:val="24"/>
          <w:szCs w:val="24"/>
        </w:rPr>
        <w:t>natural</w:t>
      </w:r>
      <w:r w:rsidRPr="61731018" w:rsidR="00E575B1">
        <w:rPr>
          <w:sz w:val="24"/>
          <w:szCs w:val="24"/>
        </w:rPr>
        <w:t xml:space="preserve"> </w:t>
      </w:r>
      <w:r w:rsidRPr="61731018" w:rsidR="00E575B1">
        <w:rPr>
          <w:sz w:val="24"/>
          <w:szCs w:val="24"/>
        </w:rPr>
        <w:t>resources</w:t>
      </w:r>
      <w:r w:rsidRPr="61731018" w:rsidR="00E575B1">
        <w:rPr>
          <w:sz w:val="24"/>
          <w:szCs w:val="24"/>
        </w:rPr>
        <w:t xml:space="preserve">) </w:t>
      </w:r>
      <w:r w:rsidRPr="61731018" w:rsidR="00E575B1">
        <w:rPr>
          <w:sz w:val="24"/>
          <w:szCs w:val="24"/>
        </w:rPr>
        <w:t>is</w:t>
      </w:r>
      <w:r w:rsidRPr="61731018" w:rsidR="00E575B1">
        <w:rPr>
          <w:sz w:val="24"/>
          <w:szCs w:val="24"/>
        </w:rPr>
        <w:t xml:space="preserve"> </w:t>
      </w:r>
      <w:r w:rsidRPr="61731018" w:rsidR="00E575B1">
        <w:rPr>
          <w:sz w:val="24"/>
          <w:szCs w:val="24"/>
        </w:rPr>
        <w:t>not</w:t>
      </w:r>
      <w:r w:rsidRPr="61731018" w:rsidR="00E575B1">
        <w:rPr>
          <w:sz w:val="24"/>
          <w:szCs w:val="24"/>
        </w:rPr>
        <w:t xml:space="preserve"> </w:t>
      </w:r>
      <w:r w:rsidRPr="61731018" w:rsidR="00E575B1">
        <w:rPr>
          <w:sz w:val="24"/>
          <w:szCs w:val="24"/>
        </w:rPr>
        <w:t>location-specific</w:t>
      </w:r>
      <w:r w:rsidRPr="61731018" w:rsidR="00E575B1">
        <w:rPr>
          <w:sz w:val="24"/>
          <w:szCs w:val="24"/>
        </w:rPr>
        <w:t xml:space="preserve">. </w:t>
      </w:r>
      <w:r w:rsidRPr="61731018" w:rsidR="00E575B1">
        <w:rPr>
          <w:sz w:val="24"/>
          <w:szCs w:val="24"/>
        </w:rPr>
        <w:t>However</w:t>
      </w:r>
      <w:r w:rsidRPr="61731018" w:rsidR="00E575B1">
        <w:rPr>
          <w:sz w:val="24"/>
          <w:szCs w:val="24"/>
        </w:rPr>
        <w:t xml:space="preserve">, </w:t>
      </w:r>
      <w:r w:rsidRPr="61731018" w:rsidR="00E575B1">
        <w:rPr>
          <w:sz w:val="24"/>
          <w:szCs w:val="24"/>
        </w:rPr>
        <w:t>the</w:t>
      </w:r>
      <w:r w:rsidRPr="61731018" w:rsidR="00E575B1">
        <w:rPr>
          <w:sz w:val="24"/>
          <w:szCs w:val="24"/>
        </w:rPr>
        <w:t xml:space="preserve"> </w:t>
      </w:r>
      <w:r w:rsidRPr="61731018" w:rsidR="00E575B1">
        <w:rPr>
          <w:sz w:val="24"/>
          <w:szCs w:val="24"/>
        </w:rPr>
        <w:t>way</w:t>
      </w:r>
      <w:r w:rsidRPr="61731018" w:rsidR="00E575B1">
        <w:rPr>
          <w:sz w:val="24"/>
          <w:szCs w:val="24"/>
        </w:rPr>
        <w:t xml:space="preserve"> </w:t>
      </w:r>
      <w:r w:rsidRPr="61731018" w:rsidR="00E575B1">
        <w:rPr>
          <w:sz w:val="24"/>
          <w:szCs w:val="24"/>
        </w:rPr>
        <w:t>in</w:t>
      </w:r>
      <w:r w:rsidRPr="61731018" w:rsidR="00E575B1">
        <w:rPr>
          <w:sz w:val="24"/>
          <w:szCs w:val="24"/>
        </w:rPr>
        <w:t xml:space="preserve"> </w:t>
      </w:r>
      <w:r w:rsidRPr="61731018" w:rsidR="00E575B1">
        <w:rPr>
          <w:sz w:val="24"/>
          <w:szCs w:val="24"/>
        </w:rPr>
        <w:t>which</w:t>
      </w:r>
      <w:r w:rsidRPr="61731018" w:rsidR="00E575B1">
        <w:rPr>
          <w:sz w:val="24"/>
          <w:szCs w:val="24"/>
        </w:rPr>
        <w:t xml:space="preserve"> </w:t>
      </w:r>
      <w:r w:rsidRPr="61731018" w:rsidR="00E575B1">
        <w:rPr>
          <w:sz w:val="24"/>
          <w:szCs w:val="24"/>
        </w:rPr>
        <w:t>vulnerable</w:t>
      </w:r>
      <w:r w:rsidRPr="61731018" w:rsidR="00E575B1">
        <w:rPr>
          <w:sz w:val="24"/>
          <w:szCs w:val="24"/>
        </w:rPr>
        <w:t xml:space="preserve"> </w:t>
      </w:r>
      <w:r w:rsidRPr="61731018" w:rsidR="00E575B1">
        <w:rPr>
          <w:sz w:val="24"/>
          <w:szCs w:val="24"/>
        </w:rPr>
        <w:t>workers</w:t>
      </w:r>
      <w:r w:rsidRPr="61731018" w:rsidR="00E575B1">
        <w:rPr>
          <w:sz w:val="24"/>
          <w:szCs w:val="24"/>
        </w:rPr>
        <w:t xml:space="preserve"> </w:t>
      </w:r>
      <w:r w:rsidRPr="61731018" w:rsidR="00E575B1">
        <w:rPr>
          <w:sz w:val="24"/>
          <w:szCs w:val="24"/>
        </w:rPr>
        <w:t>are</w:t>
      </w:r>
      <w:r w:rsidRPr="61731018" w:rsidR="00E575B1">
        <w:rPr>
          <w:sz w:val="24"/>
          <w:szCs w:val="24"/>
        </w:rPr>
        <w:t xml:space="preserve"> (</w:t>
      </w:r>
      <w:r w:rsidRPr="61731018" w:rsidR="00E575B1">
        <w:rPr>
          <w:sz w:val="24"/>
          <w:szCs w:val="24"/>
        </w:rPr>
        <w:t>or</w:t>
      </w:r>
      <w:r w:rsidRPr="61731018" w:rsidR="00E575B1">
        <w:rPr>
          <w:sz w:val="24"/>
          <w:szCs w:val="24"/>
        </w:rPr>
        <w:t xml:space="preserve"> </w:t>
      </w:r>
      <w:r w:rsidRPr="61731018" w:rsidR="00E575B1">
        <w:rPr>
          <w:sz w:val="24"/>
          <w:szCs w:val="24"/>
        </w:rPr>
        <w:t>are</w:t>
      </w:r>
      <w:r w:rsidRPr="61731018" w:rsidR="00E575B1">
        <w:rPr>
          <w:sz w:val="24"/>
          <w:szCs w:val="24"/>
        </w:rPr>
        <w:t xml:space="preserve"> </w:t>
      </w:r>
      <w:r w:rsidRPr="61731018" w:rsidR="00E575B1">
        <w:rPr>
          <w:sz w:val="24"/>
          <w:szCs w:val="24"/>
        </w:rPr>
        <w:t>not</w:t>
      </w:r>
      <w:r w:rsidRPr="61731018" w:rsidR="00E575B1">
        <w:rPr>
          <w:sz w:val="24"/>
          <w:szCs w:val="24"/>
        </w:rPr>
        <w:t xml:space="preserve">) </w:t>
      </w:r>
      <w:r w:rsidRPr="61731018" w:rsidR="00E575B1">
        <w:rPr>
          <w:sz w:val="24"/>
          <w:szCs w:val="24"/>
        </w:rPr>
        <w:t>supported</w:t>
      </w:r>
      <w:r w:rsidRPr="61731018" w:rsidR="00E575B1">
        <w:rPr>
          <w:sz w:val="24"/>
          <w:szCs w:val="24"/>
        </w:rPr>
        <w:t xml:space="preserve">, </w:t>
      </w:r>
      <w:r w:rsidRPr="61731018" w:rsidR="00E575B1">
        <w:rPr>
          <w:sz w:val="24"/>
          <w:szCs w:val="24"/>
        </w:rPr>
        <w:t>and</w:t>
      </w:r>
      <w:r w:rsidRPr="61731018" w:rsidR="00E575B1">
        <w:rPr>
          <w:sz w:val="24"/>
          <w:szCs w:val="24"/>
        </w:rPr>
        <w:t xml:space="preserve"> </w:t>
      </w:r>
      <w:r w:rsidRPr="61731018" w:rsidR="00E575B1">
        <w:rPr>
          <w:sz w:val="24"/>
          <w:szCs w:val="24"/>
        </w:rPr>
        <w:t>whether</w:t>
      </w:r>
      <w:r w:rsidRPr="61731018" w:rsidR="00E575B1">
        <w:rPr>
          <w:sz w:val="24"/>
          <w:szCs w:val="24"/>
        </w:rPr>
        <w:t xml:space="preserve"> </w:t>
      </w:r>
      <w:r w:rsidRPr="61731018" w:rsidR="00E575B1">
        <w:rPr>
          <w:sz w:val="24"/>
          <w:szCs w:val="24"/>
        </w:rPr>
        <w:t>the</w:t>
      </w:r>
      <w:r w:rsidRPr="61731018" w:rsidR="00E575B1">
        <w:rPr>
          <w:sz w:val="24"/>
          <w:szCs w:val="24"/>
        </w:rPr>
        <w:t xml:space="preserve"> </w:t>
      </w:r>
      <w:r w:rsidRPr="61731018" w:rsidR="00E575B1">
        <w:rPr>
          <w:sz w:val="24"/>
          <w:szCs w:val="24"/>
        </w:rPr>
        <w:t>emergence</w:t>
      </w:r>
      <w:r w:rsidRPr="61731018" w:rsidR="00E575B1">
        <w:rPr>
          <w:sz w:val="24"/>
          <w:szCs w:val="24"/>
        </w:rPr>
        <w:t xml:space="preserve"> </w:t>
      </w:r>
      <w:r w:rsidRPr="61731018" w:rsidR="00E575B1">
        <w:rPr>
          <w:sz w:val="24"/>
          <w:szCs w:val="24"/>
        </w:rPr>
        <w:t>of</w:t>
      </w:r>
      <w:r w:rsidRPr="61731018" w:rsidR="00E575B1">
        <w:rPr>
          <w:sz w:val="24"/>
          <w:szCs w:val="24"/>
        </w:rPr>
        <w:t xml:space="preserve"> </w:t>
      </w:r>
      <w:r w:rsidRPr="61731018" w:rsidR="00E575B1">
        <w:rPr>
          <w:sz w:val="24"/>
          <w:szCs w:val="24"/>
        </w:rPr>
        <w:t>the</w:t>
      </w:r>
      <w:r w:rsidRPr="61731018" w:rsidR="00E575B1">
        <w:rPr>
          <w:sz w:val="24"/>
          <w:szCs w:val="24"/>
        </w:rPr>
        <w:t xml:space="preserve"> </w:t>
      </w:r>
      <w:r w:rsidRPr="61731018" w:rsidR="00E575B1">
        <w:rPr>
          <w:sz w:val="24"/>
          <w:szCs w:val="24"/>
        </w:rPr>
        <w:t>gap</w:t>
      </w:r>
      <w:r w:rsidRPr="61731018" w:rsidR="00E575B1">
        <w:rPr>
          <w:sz w:val="24"/>
          <w:szCs w:val="24"/>
        </w:rPr>
        <w:t xml:space="preserve"> </w:t>
      </w:r>
      <w:r w:rsidRPr="61731018" w:rsidR="00E575B1">
        <w:rPr>
          <w:sz w:val="24"/>
          <w:szCs w:val="24"/>
        </w:rPr>
        <w:t>is</w:t>
      </w:r>
      <w:r w:rsidRPr="61731018" w:rsidR="00E575B1">
        <w:rPr>
          <w:sz w:val="24"/>
          <w:szCs w:val="24"/>
        </w:rPr>
        <w:t xml:space="preserve"> </w:t>
      </w:r>
      <w:r w:rsidRPr="61731018" w:rsidR="00E575B1">
        <w:rPr>
          <w:sz w:val="24"/>
          <w:szCs w:val="24"/>
        </w:rPr>
        <w:t>utilized</w:t>
      </w:r>
      <w:r w:rsidRPr="61731018" w:rsidR="00E575B1">
        <w:rPr>
          <w:sz w:val="24"/>
          <w:szCs w:val="24"/>
        </w:rPr>
        <w:t xml:space="preserve">, </w:t>
      </w:r>
      <w:r w:rsidRPr="61731018" w:rsidR="00E575B1">
        <w:rPr>
          <w:sz w:val="24"/>
          <w:szCs w:val="24"/>
        </w:rPr>
        <w:t>nee</w:t>
      </w:r>
      <w:r w:rsidRPr="61731018" w:rsidR="00E575B1">
        <w:rPr>
          <w:sz w:val="24"/>
          <w:szCs w:val="24"/>
        </w:rPr>
        <w:t>ds</w:t>
      </w:r>
      <w:r w:rsidRPr="61731018" w:rsidR="00E575B1">
        <w:rPr>
          <w:sz w:val="24"/>
          <w:szCs w:val="24"/>
        </w:rPr>
        <w:t xml:space="preserve"> </w:t>
      </w:r>
      <w:r w:rsidRPr="61731018" w:rsidR="00E575B1">
        <w:rPr>
          <w:sz w:val="24"/>
          <w:szCs w:val="24"/>
        </w:rPr>
        <w:t>furt</w:t>
      </w:r>
      <w:r w:rsidRPr="61731018" w:rsidR="00E575B1">
        <w:rPr>
          <w:sz w:val="24"/>
          <w:szCs w:val="24"/>
        </w:rPr>
        <w:t>he</w:t>
      </w:r>
      <w:r w:rsidRPr="61731018" w:rsidR="00E575B1">
        <w:rPr>
          <w:sz w:val="24"/>
          <w:szCs w:val="24"/>
        </w:rPr>
        <w:t>r</w:t>
      </w:r>
      <w:r w:rsidRPr="61731018" w:rsidR="00E575B1">
        <w:rPr>
          <w:sz w:val="24"/>
          <w:szCs w:val="24"/>
        </w:rPr>
        <w:t xml:space="preserve"> </w:t>
      </w:r>
      <w:r w:rsidRPr="61731018" w:rsidR="00E575B1">
        <w:rPr>
          <w:sz w:val="24"/>
          <w:szCs w:val="24"/>
        </w:rPr>
        <w:t>sc</w:t>
      </w:r>
      <w:r w:rsidRPr="61731018" w:rsidR="00E575B1">
        <w:rPr>
          <w:sz w:val="24"/>
          <w:szCs w:val="24"/>
        </w:rPr>
        <w:t>r</w:t>
      </w:r>
      <w:r w:rsidRPr="61731018" w:rsidR="00E575B1">
        <w:rPr>
          <w:sz w:val="24"/>
          <w:szCs w:val="24"/>
        </w:rPr>
        <w:t>uti</w:t>
      </w:r>
      <w:r w:rsidRPr="61731018" w:rsidR="00E575B1">
        <w:rPr>
          <w:sz w:val="24"/>
          <w:szCs w:val="24"/>
        </w:rPr>
        <w:t>n</w:t>
      </w:r>
      <w:r w:rsidRPr="61731018" w:rsidR="00E575B1">
        <w:rPr>
          <w:sz w:val="24"/>
          <w:szCs w:val="24"/>
        </w:rPr>
        <w:t>y</w:t>
      </w:r>
      <w:r w:rsidRPr="61731018" w:rsidR="00E575B1">
        <w:rPr>
          <w:sz w:val="24"/>
          <w:szCs w:val="24"/>
        </w:rPr>
        <w:t>.</w:t>
      </w:r>
      <w:r w:rsidRPr="61731018" w:rsidR="009805DD">
        <w:rPr>
          <w:sz w:val="24"/>
          <w:szCs w:val="24"/>
          <w:lang w:val="en-IE"/>
        </w:rPr>
        <w:t xml:space="preserve"> </w:t>
      </w:r>
      <w:r w:rsidRPr="61731018" w:rsidR="009805DD">
        <w:rPr>
          <w:sz w:val="24"/>
          <w:szCs w:val="24"/>
          <w:lang w:val="en-IE"/>
        </w:rPr>
        <w:t>I</w:t>
      </w:r>
      <w:r w:rsidRPr="61731018" w:rsidR="009805DD">
        <w:rPr>
          <w:sz w:val="24"/>
          <w:szCs w:val="24"/>
          <w:lang w:val="en-IE"/>
        </w:rPr>
        <w:t>n g</w:t>
      </w:r>
      <w:r w:rsidRPr="61731018" w:rsidR="009805DD">
        <w:rPr>
          <w:sz w:val="24"/>
          <w:szCs w:val="24"/>
          <w:lang w:val="en-IE"/>
        </w:rPr>
        <w:t>e</w:t>
      </w:r>
      <w:r w:rsidRPr="61731018" w:rsidR="009805DD">
        <w:rPr>
          <w:sz w:val="24"/>
          <w:szCs w:val="24"/>
          <w:lang w:val="en-IE"/>
        </w:rPr>
        <w:t>neral, RES s</w:t>
      </w:r>
      <w:r w:rsidRPr="61731018" w:rsidR="009805DD">
        <w:rPr>
          <w:sz w:val="24"/>
          <w:szCs w:val="24"/>
          <w:lang w:val="en-IE"/>
        </w:rPr>
        <w:t>e</w:t>
      </w:r>
      <w:r w:rsidRPr="61731018" w:rsidR="009805DD">
        <w:rPr>
          <w:sz w:val="24"/>
          <w:szCs w:val="24"/>
          <w:lang w:val="en-IE"/>
        </w:rPr>
        <w:t>ct</w:t>
      </w:r>
      <w:r w:rsidRPr="61731018" w:rsidR="009805DD">
        <w:rPr>
          <w:sz w:val="24"/>
          <w:szCs w:val="24"/>
          <w:lang w:val="en-IE"/>
        </w:rPr>
        <w:t>o</w:t>
      </w:r>
      <w:r w:rsidRPr="61731018" w:rsidR="009805DD">
        <w:rPr>
          <w:sz w:val="24"/>
          <w:szCs w:val="24"/>
          <w:lang w:val="en-IE"/>
        </w:rPr>
        <w:t>r o</w:t>
      </w:r>
      <w:r w:rsidRPr="61731018" w:rsidR="009805DD">
        <w:rPr>
          <w:sz w:val="24"/>
          <w:szCs w:val="24"/>
          <w:lang w:val="en-IE"/>
        </w:rPr>
        <w:t>f</w:t>
      </w:r>
      <w:r w:rsidRPr="61731018" w:rsidR="009805DD">
        <w:rPr>
          <w:sz w:val="24"/>
          <w:szCs w:val="24"/>
          <w:lang w:val="en-IE"/>
        </w:rPr>
        <w:t xml:space="preserve">fers new </w:t>
      </w:r>
      <w:r w:rsidRPr="61731018" w:rsidR="009805DD">
        <w:rPr>
          <w:sz w:val="24"/>
          <w:szCs w:val="24"/>
          <w:lang w:val="en-IE"/>
        </w:rPr>
        <w:t>j</w:t>
      </w:r>
      <w:r w:rsidRPr="61731018" w:rsidR="009805DD">
        <w:rPr>
          <w:sz w:val="24"/>
          <w:szCs w:val="24"/>
          <w:lang w:val="en-IE"/>
        </w:rPr>
        <w:t>obs th</w:t>
      </w:r>
      <w:r w:rsidRPr="61731018" w:rsidR="009805DD">
        <w:rPr>
          <w:sz w:val="24"/>
          <w:szCs w:val="24"/>
          <w:lang w:val="en-IE"/>
        </w:rPr>
        <w:t>at</w:t>
      </w:r>
      <w:r w:rsidRPr="61731018" w:rsidR="009805DD">
        <w:rPr>
          <w:sz w:val="24"/>
          <w:szCs w:val="24"/>
          <w:lang w:val="en-IE"/>
        </w:rPr>
        <w:t xml:space="preserve"> has</w:t>
      </w:r>
      <w:r w:rsidRPr="61731018" w:rsidR="009805DD">
        <w:rPr>
          <w:sz w:val="24"/>
          <w:szCs w:val="24"/>
          <w:lang w:val="en-IE"/>
        </w:rPr>
        <w:t xml:space="preserve"> t</w:t>
      </w:r>
      <w:r w:rsidRPr="61731018" w:rsidR="009805DD">
        <w:rPr>
          <w:sz w:val="24"/>
          <w:szCs w:val="24"/>
          <w:lang w:val="en-IE"/>
        </w:rPr>
        <w:t>he po</w:t>
      </w:r>
      <w:r w:rsidRPr="61731018" w:rsidR="009805DD">
        <w:rPr>
          <w:sz w:val="24"/>
          <w:szCs w:val="24"/>
          <w:lang w:val="en-IE"/>
        </w:rPr>
        <w:t>t</w:t>
      </w:r>
      <w:r w:rsidRPr="61731018" w:rsidR="009805DD">
        <w:rPr>
          <w:sz w:val="24"/>
          <w:szCs w:val="24"/>
          <w:lang w:val="en-IE"/>
        </w:rPr>
        <w:t>ential</w:t>
      </w:r>
      <w:r w:rsidRPr="61731018" w:rsidR="009805DD">
        <w:rPr>
          <w:sz w:val="24"/>
          <w:szCs w:val="24"/>
          <w:lang w:val="en-IE"/>
        </w:rPr>
        <w:t xml:space="preserve"> to stimulate economic growth, but this needs to</w:t>
      </w:r>
      <w:ins w:author="Kiara Groneweg" w:date="2025-03-31T15:24:46.86Z" w:id="2082477023">
        <w:r w:rsidRPr="61731018" w:rsidR="7ABBA473">
          <w:rPr>
            <w:sz w:val="24"/>
            <w:szCs w:val="24"/>
            <w:lang w:val="en-IE"/>
          </w:rPr>
          <w:t xml:space="preserve"> be</w:t>
        </w:r>
      </w:ins>
      <w:r w:rsidRPr="61731018" w:rsidR="009805DD">
        <w:rPr>
          <w:sz w:val="24"/>
          <w:szCs w:val="24"/>
          <w:lang w:val="en-IE"/>
        </w:rPr>
        <w:t xml:space="preserve"> carefully included and streamlined in national and local policy measures, including the development and the structuring of ne</w:t>
      </w:r>
      <w:ins w:author="Kiara Groneweg" w:date="2025-03-31T15:24:58.96Z" w:id="86117365">
        <w:r w:rsidRPr="61731018" w:rsidR="1EC09EB1">
          <w:rPr>
            <w:sz w:val="24"/>
            <w:szCs w:val="24"/>
            <w:lang w:val="en-IE"/>
          </w:rPr>
          <w:t>w</w:t>
        </w:r>
      </w:ins>
      <w:r w:rsidRPr="61731018" w:rsidR="009805DD">
        <w:rPr>
          <w:sz w:val="24"/>
          <w:szCs w:val="24"/>
          <w:lang w:val="en-IE"/>
        </w:rPr>
        <w:t xml:space="preserve"> training programmes.</w:t>
      </w:r>
    </w:p>
    <w:p w:rsidR="000C6659" w:rsidP="000C6659" w:rsidRDefault="00E575B1" w14:paraId="5BAE9A90" w14:textId="77777777">
      <w:pPr>
        <w:pStyle w:val="Style2"/>
      </w:pPr>
      <w:r w:rsidRPr="00E575B1">
        <w:t>Support for consumers,</w:t>
      </w:r>
      <w:r>
        <w:rPr>
          <w:lang w:val="en-IE"/>
        </w:rPr>
        <w:t xml:space="preserve"> reduction of</w:t>
      </w:r>
      <w:r w:rsidRPr="00E575B1">
        <w:t xml:space="preserve"> inequalities and</w:t>
      </w:r>
      <w:r>
        <w:rPr>
          <w:lang w:val="en-IE"/>
        </w:rPr>
        <w:t xml:space="preserve"> addressing</w:t>
      </w:r>
      <w:r w:rsidRPr="00E575B1">
        <w:t xml:space="preserve"> energy poverty</w:t>
      </w:r>
      <w:r>
        <w:t xml:space="preserve">: </w:t>
      </w:r>
    </w:p>
    <w:p w:rsidRPr="00F907C1" w:rsidR="000C6659" w:rsidP="000C6659" w:rsidRDefault="00E575B1" w14:paraId="546C5EF4" w14:textId="77777777">
      <w:pPr>
        <w:jc w:val="both"/>
        <w:rPr>
          <w:rFonts w:cstheme="minorHAnsi"/>
          <w:sz w:val="24"/>
          <w:szCs w:val="24"/>
        </w:rPr>
      </w:pPr>
      <w:r w:rsidRPr="00F907C1">
        <w:rPr>
          <w:rFonts w:cstheme="minorHAnsi"/>
          <w:sz w:val="24"/>
          <w:szCs w:val="24"/>
        </w:rPr>
        <w:t>Most of the literature supports the thesis that the shift to renewable energy, in general, will help to diminish the prevalence of energy poverty. However, some also note  that the cost of the transition need to be considered as this can be potentially shifted to customers, especially those who cannot afford to become ‘prosumers’ and themselves be involved in clean energy production.</w:t>
      </w:r>
      <w:r w:rsidRPr="00F907C1" w:rsidR="009805DD">
        <w:rPr>
          <w:rFonts w:cstheme="minorHAnsi"/>
          <w:sz w:val="24"/>
          <w:szCs w:val="24"/>
          <w:lang w:val="en-IE"/>
        </w:rPr>
        <w:t xml:space="preserve"> In other words, the issue of fair distribution of the costs and benefits of energy transition should remain under scrutiny (on national and EU level). Upfront costs required in some of the countries (e.g. Ireland, Hungary) raise questions around financial accessibility of the schemes.</w:t>
      </w:r>
      <w:r w:rsidRPr="00F907C1">
        <w:rPr>
          <w:rFonts w:cstheme="minorHAnsi"/>
          <w:sz w:val="24"/>
          <w:szCs w:val="24"/>
        </w:rPr>
        <w:t xml:space="preserve"> This issue also leads to other questions regarding inequalities, as current measures exclude certain parts of the population from the mainstream programmes, predominantly based on income, assets, location, and digital literacy. In this context, it is worth considering the use of the term ‘energy vulnerability’ (Bouzarvoski et al, 2014), a perspective which is more fluid and dynamic than energy poverty, with more cohorts who require more energy as vulnerable (e.g. older persons, children) and with flexibility (or the lack of) in terms of capacity to adapt to adequate infrastructure, as another risk factor. Example includes tenants who do not have flexibility in relation to retrofits (Powells and Fell, 2019). </w:t>
      </w:r>
    </w:p>
    <w:p w:rsidRPr="00F907C1" w:rsidR="00E575B1" w:rsidP="000C6659" w:rsidRDefault="003F276E" w14:paraId="5C838BE8" w14:textId="77777777">
      <w:pPr>
        <w:jc w:val="both"/>
        <w:rPr>
          <w:rFonts w:cstheme="minorHAnsi"/>
          <w:sz w:val="24"/>
          <w:szCs w:val="24"/>
          <w:lang w:val="en-IE"/>
        </w:rPr>
      </w:pPr>
      <w:r w:rsidRPr="00F907C1">
        <w:rPr>
          <w:rFonts w:cstheme="minorHAnsi"/>
          <w:b/>
          <w:sz w:val="24"/>
          <w:szCs w:val="24"/>
          <w:lang w:val="en-IE"/>
        </w:rPr>
        <w:t>In the Italian case study</w:t>
      </w:r>
      <w:r w:rsidRPr="00F907C1">
        <w:rPr>
          <w:rFonts w:cstheme="minorHAnsi"/>
          <w:sz w:val="24"/>
          <w:szCs w:val="24"/>
          <w:lang w:val="en-IE"/>
        </w:rPr>
        <w:t xml:space="preserve">, it has been emphasised that the Renewable Energy Communities help to reduce energy bills for households, combat energy poverty and strengthen local cohesion. Many existing initiatives in Italy focus on low-income households and vulnerable groups, ensuing broader participation (and benefits from) energy transition. These initiatives provide inclusive </w:t>
      </w:r>
      <w:r w:rsidRPr="00F907C1">
        <w:rPr>
          <w:rFonts w:cstheme="minorHAnsi"/>
          <w:sz w:val="24"/>
          <w:szCs w:val="24"/>
          <w:lang w:val="en-IE"/>
        </w:rPr>
        <w:lastRenderedPageBreak/>
        <w:t xml:space="preserve">pathways of participations of citizens left out of </w:t>
      </w:r>
      <w:proofErr w:type="gramStart"/>
      <w:r w:rsidRPr="00F907C1">
        <w:rPr>
          <w:rFonts w:cstheme="minorHAnsi"/>
          <w:sz w:val="24"/>
          <w:szCs w:val="24"/>
          <w:lang w:val="en-IE"/>
        </w:rPr>
        <w:t>large scale</w:t>
      </w:r>
      <w:proofErr w:type="gramEnd"/>
      <w:r w:rsidRPr="00F907C1">
        <w:rPr>
          <w:rFonts w:cstheme="minorHAnsi"/>
          <w:sz w:val="24"/>
          <w:szCs w:val="24"/>
          <w:lang w:val="en-IE"/>
        </w:rPr>
        <w:t xml:space="preserve"> renewable projects (thus promoting a more ‘just’ and socially inclusive transition). </w:t>
      </w:r>
    </w:p>
    <w:p w:rsidRPr="00F907C1" w:rsidR="000C6659" w:rsidP="000C6659" w:rsidRDefault="000C6659" w14:paraId="3D9B383F" w14:textId="77777777">
      <w:pPr>
        <w:jc w:val="both"/>
        <w:rPr>
          <w:rStyle w:val="eop"/>
          <w:rFonts w:cstheme="minorHAnsi"/>
          <w:color w:val="000000"/>
          <w:sz w:val="24"/>
          <w:szCs w:val="24"/>
          <w:shd w:val="clear" w:color="auto" w:fill="FFFFFF"/>
        </w:rPr>
      </w:pPr>
      <w:r w:rsidRPr="00F907C1">
        <w:rPr>
          <w:rFonts w:cstheme="minorHAnsi"/>
          <w:b/>
          <w:sz w:val="24"/>
          <w:szCs w:val="24"/>
          <w:lang w:val="en-IE"/>
        </w:rPr>
        <w:t>In Spain, as the case study report emphasises</w:t>
      </w:r>
      <w:r w:rsidRPr="00F907C1">
        <w:rPr>
          <w:rFonts w:cstheme="minorHAnsi"/>
          <w:sz w:val="24"/>
          <w:szCs w:val="24"/>
          <w:lang w:val="en-IE"/>
        </w:rPr>
        <w:t xml:space="preserve">, there is relevant legislation supporting the eco-social principles, in particular: (1) </w:t>
      </w:r>
      <w:r w:rsidRPr="00F907C1">
        <w:rPr>
          <w:rStyle w:val="normaltextrun"/>
          <w:rFonts w:cstheme="minorHAnsi"/>
          <w:color w:val="000000"/>
          <w:sz w:val="24"/>
          <w:szCs w:val="24"/>
          <w:shd w:val="clear" w:color="auto" w:fill="FFFFFF"/>
          <w:lang w:val="en-GB"/>
        </w:rPr>
        <w:t xml:space="preserve">Ley 24/2013 on the Electricity Sector. This law takes vulnerable consumers into account in Article 45, establishing aid such as the "social bonus" and social protection mechanisms to prevent electricity supply outages for vulnerable consumers. It thus recognizes access to electricity as a basic right. Furthermore, it promotes energy efficiency and self-sufficiency, incentivizing small-scale energy generation, such as social photovoltaic energy; (2) Real </w:t>
      </w:r>
      <w:proofErr w:type="spellStart"/>
      <w:r w:rsidRPr="00F907C1">
        <w:rPr>
          <w:rStyle w:val="normaltextrun"/>
          <w:rFonts w:cstheme="minorHAnsi"/>
          <w:color w:val="000000"/>
          <w:sz w:val="24"/>
          <w:szCs w:val="24"/>
          <w:shd w:val="clear" w:color="auto" w:fill="FFFFFF"/>
          <w:lang w:val="en-GB"/>
        </w:rPr>
        <w:t>Decreto</w:t>
      </w:r>
      <w:proofErr w:type="spellEnd"/>
      <w:r w:rsidRPr="00F907C1">
        <w:rPr>
          <w:rStyle w:val="normaltextrun"/>
          <w:rFonts w:cstheme="minorHAnsi"/>
          <w:color w:val="000000"/>
          <w:sz w:val="24"/>
          <w:szCs w:val="24"/>
          <w:shd w:val="clear" w:color="auto" w:fill="FFFFFF"/>
          <w:lang w:val="en-GB"/>
        </w:rPr>
        <w:t xml:space="preserve"> 900/2015 on Self-Consumption. The eco-social keys of this legislation lie in the promotion of self-generation of electricity, the promotion of access to solar photovoltaic energy</w:t>
      </w:r>
      <w:r w:rsidRPr="00F907C1">
        <w:rPr>
          <w:rStyle w:val="normaltextrun"/>
          <w:rFonts w:cstheme="minorHAnsi"/>
          <w:color w:val="000000"/>
          <w:sz w:val="24"/>
          <w:szCs w:val="24"/>
          <w:shd w:val="clear" w:color="auto" w:fill="FFFFFF"/>
          <w:lang w:val="en"/>
        </w:rPr>
        <w:t xml:space="preserve"> for those who wish to produce electricity (which leads to cost savings on bills), and the development of energy communities to promote access to shared renewable energy. The possibility of collective electricity generation can be a viable and socially inclusive alternative and (3) Real </w:t>
      </w:r>
      <w:proofErr w:type="spellStart"/>
      <w:r w:rsidRPr="00F907C1">
        <w:rPr>
          <w:rStyle w:val="normaltextrun"/>
          <w:rFonts w:cstheme="minorHAnsi"/>
          <w:color w:val="000000"/>
          <w:sz w:val="24"/>
          <w:szCs w:val="24"/>
          <w:shd w:val="clear" w:color="auto" w:fill="FFFFFF"/>
          <w:lang w:val="en"/>
        </w:rPr>
        <w:t>Decreto</w:t>
      </w:r>
      <w:proofErr w:type="spellEnd"/>
      <w:r w:rsidRPr="00F907C1">
        <w:rPr>
          <w:rStyle w:val="normaltextrun"/>
          <w:rFonts w:cstheme="minorHAnsi"/>
          <w:color w:val="000000"/>
          <w:sz w:val="24"/>
          <w:szCs w:val="24"/>
          <w:shd w:val="clear" w:color="auto" w:fill="FFFFFF"/>
          <w:lang w:val="en"/>
        </w:rPr>
        <w:t xml:space="preserve">-ley 15/2018 on urgent measures for the energy transition. One of the main social measures is the protection of vulnerable consumers, establishing measures to ensure that the most disadvantaged households, those experiencing energy poverty, can access electricity at more affordable prices and avoid power outages. Measures are also established to </w:t>
      </w:r>
      <w:proofErr w:type="gramStart"/>
      <w:r w:rsidRPr="00F907C1">
        <w:rPr>
          <w:rStyle w:val="normaltextrun"/>
          <w:rFonts w:cstheme="minorHAnsi"/>
          <w:color w:val="000000"/>
          <w:sz w:val="24"/>
          <w:szCs w:val="24"/>
          <w:shd w:val="clear" w:color="auto" w:fill="FFFFFF"/>
          <w:lang w:val="en"/>
        </w:rPr>
        <w:t>incentivize</w:t>
      </w:r>
      <w:proofErr w:type="gramEnd"/>
      <w:r w:rsidRPr="00F907C1">
        <w:rPr>
          <w:rStyle w:val="normaltextrun"/>
          <w:rFonts w:cstheme="minorHAnsi"/>
          <w:color w:val="000000"/>
          <w:sz w:val="24"/>
          <w:szCs w:val="24"/>
          <w:shd w:val="clear" w:color="auto" w:fill="FFFFFF"/>
          <w:lang w:val="en"/>
        </w:rPr>
        <w:t xml:space="preserve"> energy efficiency in homes and particularly promote photovoltaic energy.</w:t>
      </w:r>
      <w:r w:rsidRPr="00F907C1">
        <w:rPr>
          <w:rStyle w:val="eop"/>
          <w:rFonts w:cstheme="minorHAnsi"/>
          <w:color w:val="000000"/>
          <w:sz w:val="24"/>
          <w:szCs w:val="24"/>
          <w:shd w:val="clear" w:color="auto" w:fill="FFFFFF"/>
        </w:rPr>
        <w:t> </w:t>
      </w:r>
    </w:p>
    <w:p w:rsidRPr="00F907C1" w:rsidR="000C6659" w:rsidP="61731018" w:rsidRDefault="000C6659" w14:paraId="06C9911F" w14:textId="5C00CE7C">
      <w:pPr>
        <w:pStyle w:val="paragraph"/>
        <w:spacing w:before="0" w:beforeAutospacing="off" w:after="0" w:afterAutospacing="off"/>
        <w:jc w:val="both"/>
        <w:textAlignment w:val="baseline"/>
        <w:rPr>
          <w:rFonts w:ascii="Calibri" w:hAnsi="Calibri" w:cs="Calibri" w:asciiTheme="minorAscii" w:hAnsiTheme="minorAscii" w:cstheme="minorAscii"/>
        </w:rPr>
      </w:pPr>
      <w:r w:rsidRPr="61731018" w:rsidR="000C6659">
        <w:rPr>
          <w:rStyle w:val="eop"/>
          <w:rFonts w:ascii="Calibri" w:hAnsi="Calibri" w:cs="Calibri" w:asciiTheme="minorAscii" w:hAnsiTheme="minorAscii" w:cstheme="minorAscii"/>
          <w:color w:val="000000"/>
          <w:shd w:val="clear" w:color="auto" w:fill="FFFFFF"/>
          <w:lang w:val="en-IE"/>
        </w:rPr>
        <w:t xml:space="preserve">In the German case study, the following gaps and barriers were </w:t>
      </w:r>
      <w:r w:rsidRPr="61731018" w:rsidR="000C6659">
        <w:rPr>
          <w:rStyle w:val="eop"/>
          <w:rFonts w:ascii="Calibri" w:hAnsi="Calibri" w:cs="Calibri" w:asciiTheme="minorAscii" w:hAnsiTheme="minorAscii" w:cstheme="minorAscii"/>
          <w:color w:val="000000"/>
          <w:shd w:val="clear" w:color="auto" w:fill="FFFFFF"/>
          <w:lang w:val="en-IE"/>
        </w:rPr>
        <w:t xml:space="preserve">identified</w:t>
      </w:r>
      <w:r w:rsidRPr="61731018" w:rsidR="000C6659">
        <w:rPr>
          <w:rStyle w:val="eop"/>
          <w:rFonts w:ascii="Calibri" w:hAnsi="Calibri" w:cs="Calibri" w:asciiTheme="minorAscii" w:hAnsiTheme="minorAscii" w:cstheme="minorAscii"/>
          <w:color w:val="000000"/>
          <w:shd w:val="clear" w:color="auto" w:fill="FFFFFF"/>
          <w:lang w:val="en-IE"/>
        </w:rPr>
        <w:t xml:space="preserve"> in relation to the affordability for </w:t>
      </w:r>
      <w:del w:author="Kiara Groneweg" w:date="2025-03-31T15:34:43.561Z" w:id="1506093944">
        <w:r w:rsidRPr="61731018" w:rsidDel="000C6659">
          <w:rPr>
            <w:rStyle w:val="eop"/>
            <w:rFonts w:ascii="Calibri" w:hAnsi="Calibri" w:cs="Calibri" w:asciiTheme="minorAscii" w:hAnsiTheme="minorAscii" w:cstheme="minorAscii"/>
            <w:color w:val="000000" w:themeColor="text1" w:themeTint="FF" w:themeShade="FF"/>
            <w:lang w:val="en-IE"/>
          </w:rPr>
          <w:delText>consumers</w:delText>
        </w:r>
      </w:del>
      <w:ins w:author="Kiara Groneweg" w:date="2025-03-31T15:34:43.567Z" w:id="1199437597">
        <w:r w:rsidRPr="61731018" w:rsidR="3BB15B25">
          <w:rPr>
            <w:rStyle w:val="eop"/>
            <w:rFonts w:ascii="Calibri" w:hAnsi="Calibri" w:cs="Calibri" w:asciiTheme="minorAscii" w:hAnsiTheme="minorAscii" w:cstheme="minorAscii"/>
            <w:color w:val="000000"/>
            <w:shd w:val="clear" w:color="auto" w:fill="FFFFFF"/>
            <w:lang w:val="en-IE"/>
          </w:rPr>
          <w:t>c</w:t>
        </w:r>
        <w:r w:rsidRPr="61731018" w:rsidR="3BB15B25">
          <w:rPr>
            <w:rStyle w:val="eop"/>
            <w:rFonts w:ascii="Calibri" w:hAnsi="Calibri" w:cs="Calibri" w:asciiTheme="minorAscii" w:hAnsiTheme="minorAscii" w:cstheme="minorAscii"/>
            <w:color w:val="000000"/>
            <w:shd w:val="clear" w:color="auto" w:fill="FFFFFF"/>
            <w:lang w:val="en-IE"/>
          </w:rPr>
          <w:t>onsumer's</w:t>
        </w:r>
      </w:ins>
      <w:r w:rsidRPr="61731018" w:rsidR="000C6659">
        <w:rPr>
          <w:rStyle w:val="eop"/>
          <w:rFonts w:ascii="Calibri" w:hAnsi="Calibri" w:cs="Calibri" w:asciiTheme="minorAscii" w:hAnsiTheme="minorAscii" w:cstheme="minorAscii"/>
          <w:color w:val="000000"/>
          <w:shd w:val="clear" w:color="auto" w:fill="FFFFFF"/>
          <w:lang w:val="en-IE"/>
        </w:rPr>
        <w:t xml:space="preserve"> dimension: (1) </w:t>
      </w:r>
      <w:r w:rsidRPr="61731018" w:rsidR="000C6659">
        <w:rPr>
          <w:rFonts w:ascii="Calibri" w:hAnsi="Calibri" w:cs="Calibri" w:asciiTheme="minorAscii" w:hAnsiTheme="minorAscii" w:cstheme="minorAscii"/>
          <w:lang w:val="en-IE"/>
        </w:rPr>
        <w:t xml:space="preserve">Energy sharing: Germany lacks behind in implementing and strengthening policies for energy sharing, which is an essential factor for reducing electricity prices and offering cheap and renewable energy to affordable prices for citizens. Often citizen energy projects cannot set their own prices in </w:t>
      </w:r>
      <w:r w:rsidRPr="61731018" w:rsidR="000C6659">
        <w:rPr>
          <w:rFonts w:ascii="Calibri" w:hAnsi="Calibri" w:cs="Calibri" w:asciiTheme="minorAscii" w:hAnsiTheme="minorAscii" w:cstheme="minorAscii"/>
          <w:lang w:val="en-IE"/>
        </w:rPr>
        <w:t xml:space="preserve">Germany, since</w:t>
      </w:r>
      <w:r w:rsidRPr="61731018" w:rsidR="000C6659">
        <w:rPr>
          <w:rFonts w:ascii="Calibri" w:hAnsi="Calibri" w:cs="Calibri" w:asciiTheme="minorAscii" w:hAnsiTheme="minorAscii" w:cstheme="minorAscii"/>
          <w:lang w:val="en-IE"/>
        </w:rPr>
        <w:t xml:space="preserve"> they must adapt them to market prices and </w:t>
      </w:r>
      <w:r w:rsidRPr="61731018" w:rsidR="000C6659">
        <w:rPr>
          <w:rFonts w:ascii="Calibri" w:hAnsi="Calibri" w:cs="Calibri" w:asciiTheme="minorAscii" w:hAnsiTheme="minorAscii" w:cstheme="minorAscii"/>
          <w:lang w:val="en-IE"/>
        </w:rPr>
        <w:t>have to</w:t>
      </w:r>
      <w:r w:rsidRPr="61731018" w:rsidR="000C6659">
        <w:rPr>
          <w:rFonts w:ascii="Calibri" w:hAnsi="Calibri" w:cs="Calibri" w:asciiTheme="minorAscii" w:hAnsiTheme="minorAscii" w:cstheme="minorAscii"/>
          <w:lang w:val="en-IE"/>
        </w:rPr>
        <w:t xml:space="preserve"> pay for using grids. </w:t>
      </w:r>
      <w:r w:rsidRPr="61731018" w:rsidR="000C6659">
        <w:rPr>
          <w:rFonts w:ascii="Calibri" w:hAnsi="Calibri" w:cs="Calibri" w:asciiTheme="minorAscii" w:hAnsiTheme="minorAscii" w:cstheme="minorAscii"/>
        </w:rPr>
        <w:t xml:space="preserve"> (2) </w:t>
      </w:r>
      <w:r w:rsidRPr="61731018" w:rsidR="000C6659">
        <w:rPr>
          <w:rFonts w:ascii="Calibri" w:hAnsi="Calibri" w:cs="Calibri" w:asciiTheme="minorAscii" w:hAnsiTheme="minorAscii" w:cstheme="minorAscii"/>
        </w:rPr>
        <w:t>analysed</w:t>
      </w:r>
      <w:r w:rsidRPr="61731018" w:rsidR="000C6659">
        <w:rPr>
          <w:rFonts w:ascii="Calibri" w:hAnsi="Calibri" w:cs="Calibri" w:asciiTheme="minorAscii" w:hAnsiTheme="minorAscii" w:cstheme="minorAscii"/>
        </w:rPr>
        <w:t xml:space="preserve"> policy measures do not consider </w:t>
      </w:r>
      <w:r w:rsidRPr="61731018" w:rsidR="000C6659">
        <w:rPr>
          <w:rFonts w:ascii="Calibri" w:hAnsi="Calibri" w:cs="Calibri" w:asciiTheme="minorAscii" w:hAnsiTheme="minorAscii" w:cstheme="minorAscii"/>
          <w:b w:val="1"/>
          <w:bCs w:val="1"/>
        </w:rPr>
        <w:t>means of households or individuals,</w:t>
      </w:r>
      <w:r w:rsidRPr="61731018" w:rsidR="000C6659">
        <w:rPr>
          <w:rFonts w:ascii="Calibri" w:hAnsi="Calibri" w:cs="Calibri" w:asciiTheme="minorAscii" w:hAnsiTheme="minorAscii" w:cstheme="minorAscii"/>
        </w:rPr>
        <w:t xml:space="preserve"> especially not in terms of vulnerabilities. The Update of the NECP (chapters </w:t>
      </w:r>
      <w:r w:rsidRPr="61731018" w:rsidR="000C6659">
        <w:rPr>
          <w:rFonts w:ascii="Calibri" w:hAnsi="Calibri" w:cs="Calibri" w:asciiTheme="minorAscii" w:hAnsiTheme="minorAscii" w:cstheme="minorAscii"/>
          <w:i w:val="1"/>
          <w:iCs w:val="1"/>
        </w:rPr>
        <w:t>3.4.3.iii.</w:t>
      </w:r>
      <w:r w:rsidRPr="61731018" w:rsidR="000C6659">
        <w:rPr>
          <w:rFonts w:ascii="Calibri" w:hAnsi="Calibri" w:cs="Calibri" w:asciiTheme="minorAscii" w:hAnsiTheme="minorAscii" w:cstheme="minorAscii"/>
        </w:rPr>
        <w:t xml:space="preserve">  and </w:t>
      </w:r>
      <w:r w:rsidRPr="61731018" w:rsidR="000C6659">
        <w:rPr>
          <w:rFonts w:ascii="Calibri" w:hAnsi="Calibri" w:cs="Calibri" w:asciiTheme="minorAscii" w:hAnsiTheme="minorAscii" w:cstheme="minorAscii"/>
          <w:i w:val="1"/>
          <w:iCs w:val="1"/>
        </w:rPr>
        <w:t>3.4.3.iv</w:t>
      </w:r>
      <w:r w:rsidRPr="61731018" w:rsidR="000C6659">
        <w:rPr>
          <w:rFonts w:ascii="Calibri" w:hAnsi="Calibri" w:cs="Calibri" w:asciiTheme="minorAscii" w:hAnsiTheme="minorAscii" w:cstheme="minorAscii"/>
        </w:rPr>
        <w:t xml:space="preserve">) refers to energy-poor consumers and lists energy poverty as a factor that shall be considered in German legislation, but without linking it to </w:t>
      </w:r>
      <w:r w:rsidRPr="61731018" w:rsidR="000C6659">
        <w:rPr>
          <w:rFonts w:ascii="Calibri" w:hAnsi="Calibri" w:cs="Calibri" w:asciiTheme="minorAscii" w:hAnsiTheme="minorAscii" w:cstheme="minorAscii"/>
        </w:rPr>
        <w:t>decentralised</w:t>
      </w:r>
      <w:r w:rsidRPr="61731018" w:rsidR="000C6659">
        <w:rPr>
          <w:rFonts w:ascii="Calibri" w:hAnsi="Calibri" w:cs="Calibri" w:asciiTheme="minorAscii" w:hAnsiTheme="minorAscii" w:cstheme="minorAscii"/>
        </w:rPr>
        <w:t xml:space="preserve"> energy concepts (3) This leads to enhancing economic inequalities, since individuals or groups who cannot afford initial investments remain excluded from the benefits of electricity </w:t>
      </w:r>
      <w:r w:rsidRPr="61731018" w:rsidR="000C6659">
        <w:rPr>
          <w:rFonts w:ascii="Calibri" w:hAnsi="Calibri" w:cs="Calibri" w:asciiTheme="minorAscii" w:hAnsiTheme="minorAscii" w:cstheme="minorAscii"/>
        </w:rPr>
        <w:t>prosumption</w:t>
      </w:r>
      <w:r w:rsidRPr="61731018" w:rsidR="000C6659">
        <w:rPr>
          <w:rFonts w:ascii="Calibri" w:hAnsi="Calibri" w:cs="Calibri" w:asciiTheme="minorAscii" w:hAnsiTheme="minorAscii" w:cstheme="minorAscii"/>
        </w:rPr>
        <w:t xml:space="preserve">, namely, lower electricity costs. Since the electricity grid is not tax-financed, strengthening or funding </w:t>
      </w:r>
      <w:r w:rsidRPr="61731018" w:rsidR="000C6659">
        <w:rPr>
          <w:rFonts w:ascii="Calibri" w:hAnsi="Calibri" w:cs="Calibri" w:asciiTheme="minorAscii" w:hAnsiTheme="minorAscii" w:cstheme="minorAscii"/>
        </w:rPr>
        <w:t>prosumption</w:t>
      </w:r>
      <w:r w:rsidRPr="61731018" w:rsidR="000C6659">
        <w:rPr>
          <w:rFonts w:ascii="Calibri" w:hAnsi="Calibri" w:cs="Calibri" w:asciiTheme="minorAscii" w:hAnsiTheme="minorAscii" w:cstheme="minorAscii"/>
        </w:rPr>
        <w:t xml:space="preserve"> might even increase the burden for traditional consumer</w:t>
      </w:r>
      <w:r w:rsidRPr="61731018" w:rsidR="000C6659">
        <w:rPr>
          <w:rFonts w:ascii="Calibri" w:hAnsi="Calibri" w:cs="Calibri" w:asciiTheme="minorAscii" w:hAnsiTheme="minorAscii" w:cstheme="minorAscii"/>
          <w:i w:val="1"/>
          <w:iCs w:val="1"/>
        </w:rPr>
        <w:t>s</w:t>
      </w:r>
      <w:r w:rsidRPr="61731018" w:rsidR="000C6659">
        <w:rPr>
          <w:rFonts w:ascii="Calibri" w:hAnsi="Calibri" w:cs="Calibri" w:asciiTheme="minorAscii" w:hAnsiTheme="minorAscii" w:cstheme="minorAscii"/>
        </w:rPr>
        <w:t>​</w:t>
      </w:r>
      <w:r w:rsidRPr="61731018" w:rsidR="000C6659">
        <w:rPr>
          <w:rFonts w:ascii="Calibri" w:hAnsi="Calibri" w:cs="Calibri" w:asciiTheme="minorAscii" w:hAnsiTheme="minorAscii" w:cstheme="minorAscii"/>
          <w:color w:val="000000"/>
          <w:shd w:val="clear" w:color="auto" w:fill="E1E3E6"/>
        </w:rPr>
        <w:t xml:space="preserve"> (Frank, 2022)</w:t>
      </w:r>
      <w:r w:rsidRPr="61731018" w:rsidR="000C6659">
        <w:rPr>
          <w:rFonts w:ascii="Calibri" w:hAnsi="Calibri" w:cs="Calibri" w:asciiTheme="minorAscii" w:hAnsiTheme="minorAscii" w:cstheme="minorAscii"/>
        </w:rPr>
        <w:t xml:space="preserve">​. Except for community energy, most </w:t>
      </w:r>
      <w:r w:rsidRPr="61731018" w:rsidR="000C6659">
        <w:rPr>
          <w:rFonts w:ascii="Calibri" w:hAnsi="Calibri" w:cs="Calibri" w:asciiTheme="minorAscii" w:hAnsiTheme="minorAscii" w:cstheme="minorAscii"/>
        </w:rPr>
        <w:t>programmes</w:t>
      </w:r>
      <w:r w:rsidRPr="61731018" w:rsidR="000C6659">
        <w:rPr>
          <w:rFonts w:ascii="Calibri" w:hAnsi="Calibri" w:cs="Calibri" w:asciiTheme="minorAscii" w:hAnsiTheme="minorAscii" w:cstheme="minorAscii"/>
        </w:rPr>
        <w:t xml:space="preserve"> do not offer initial investments, so </w:t>
      </w:r>
      <w:r w:rsidRPr="61731018" w:rsidR="000C6659">
        <w:rPr>
          <w:rFonts w:ascii="Calibri" w:hAnsi="Calibri" w:cs="Calibri" w:asciiTheme="minorAscii" w:hAnsiTheme="minorAscii" w:cstheme="minorAscii"/>
        </w:rPr>
        <w:t xml:space="preserve">mainly feed-in</w:t>
      </w:r>
      <w:r w:rsidRPr="61731018" w:rsidR="000C6659">
        <w:rPr>
          <w:rFonts w:ascii="Calibri" w:hAnsi="Calibri" w:cs="Calibri" w:asciiTheme="minorAscii" w:hAnsiTheme="minorAscii" w:cstheme="minorAscii"/>
        </w:rPr>
        <w:t xml:space="preserve"> or generating benefit during self-consumption is subsidized (4) Finally, the barrier </w:t>
      </w:r>
      <w:r w:rsidRPr="61731018" w:rsidR="000C6659">
        <w:rPr>
          <w:rFonts w:ascii="Calibri" w:hAnsi="Calibri" w:cs="Calibri" w:asciiTheme="minorAscii" w:hAnsiTheme="minorAscii" w:cstheme="minorAscii"/>
        </w:rPr>
        <w:t xml:space="preserve">seems to be</w:t>
      </w:r>
      <w:r w:rsidRPr="61731018" w:rsidR="000C6659">
        <w:rPr>
          <w:rFonts w:ascii="Calibri" w:hAnsi="Calibri" w:cs="Calibri" w:asciiTheme="minorAscii" w:hAnsiTheme="minorAscii" w:cstheme="minorAscii"/>
        </w:rPr>
        <w:t xml:space="preserve"> high bureaucratic and administrative requirements, despite policy efforts to reduce th</w:t>
      </w:r>
      <w:r w:rsidRPr="61731018" w:rsidR="000C6659">
        <w:rPr>
          <w:rFonts w:ascii="Calibri" w:hAnsi="Calibri" w:cs="Calibri" w:asciiTheme="minorAscii" w:hAnsiTheme="minorAscii" w:cstheme="minorAscii"/>
          <w:i w:val="1"/>
          <w:iCs w:val="1"/>
        </w:rPr>
        <w:t>e</w:t>
      </w:r>
      <w:r w:rsidRPr="61731018" w:rsidR="000C6659">
        <w:rPr>
          <w:rFonts w:ascii="Calibri" w:hAnsi="Calibri" w:cs="Calibri" w:asciiTheme="minorAscii" w:hAnsiTheme="minorAscii" w:cstheme="minorAscii"/>
        </w:rPr>
        <w:t>m.</w:t>
      </w:r>
      <w:r w:rsidRPr="61731018" w:rsidR="000C6659">
        <w:rPr>
          <w:rFonts w:ascii="Calibri" w:hAnsi="Calibri" w:cs="Calibri" w:asciiTheme="minorAscii" w:hAnsiTheme="minorAscii" w:cstheme="minorAscii"/>
          <w:i w:val="1"/>
          <w:iCs w:val="1"/>
        </w:rPr>
        <w:t xml:space="preserve"> </w:t>
      </w:r>
      <w:r w:rsidRPr="61731018" w:rsidR="000C6659">
        <w:rPr>
          <w:rFonts w:ascii="Calibri" w:hAnsi="Calibri" w:cs="Calibri" w:asciiTheme="minorAscii" w:hAnsiTheme="minorAscii" w:cstheme="minorAscii"/>
        </w:rPr>
        <w:t>While</w:t>
      </w:r>
      <w:r w:rsidRPr="61731018" w:rsidR="000C6659">
        <w:rPr>
          <w:rFonts w:ascii="Calibri" w:hAnsi="Calibri" w:cs="Calibri" w:asciiTheme="minorAscii" w:hAnsiTheme="minorAscii" w:cstheme="minorAscii"/>
          <w:i w:val="1"/>
          <w:iCs w:val="1"/>
        </w:rPr>
        <w:t xml:space="preserve"> </w:t>
      </w:r>
      <w:r w:rsidRPr="61731018" w:rsidR="000C6659">
        <w:rPr>
          <w:rFonts w:ascii="Calibri" w:hAnsi="Calibri" w:cs="Calibri" w:asciiTheme="minorAscii" w:hAnsiTheme="minorAscii" w:cstheme="minorAscii"/>
          <w:b w:val="1"/>
          <w:bCs w:val="1"/>
        </w:rPr>
        <w:t>tenant electricity</w:t>
      </w:r>
      <w:r w:rsidRPr="61731018" w:rsidR="000C6659">
        <w:rPr>
          <w:rFonts w:ascii="Calibri" w:hAnsi="Calibri" w:cs="Calibri" w:asciiTheme="minorAscii" w:hAnsiTheme="minorAscii" w:cstheme="minorAscii"/>
        </w:rPr>
        <w:t xml:space="preserve"> in principle presents a potential for socioeconomic accessibility, tackling</w:t>
      </w:r>
      <w:r w:rsidRPr="61731018" w:rsidR="000C6659">
        <w:rPr>
          <w:rFonts w:ascii="Calibri" w:hAnsi="Calibri" w:cs="Calibri" w:asciiTheme="minorAscii" w:hAnsiTheme="minorAscii" w:cstheme="minorAscii"/>
          <w:i w:val="1"/>
          <w:iCs w:val="1"/>
        </w:rPr>
        <w:t xml:space="preserve"> </w:t>
      </w:r>
      <w:r w:rsidRPr="61731018" w:rsidR="000C6659">
        <w:rPr>
          <w:rFonts w:ascii="Calibri" w:hAnsi="Calibri" w:cs="Calibri" w:asciiTheme="minorAscii" w:hAnsiTheme="minorAscii" w:cstheme="minorAscii"/>
        </w:rPr>
        <w:t>the legislation’s issues does not seem to be a priority to policymaker</w:t>
      </w:r>
      <w:r w:rsidRPr="61731018" w:rsidR="000C6659">
        <w:rPr>
          <w:rFonts w:ascii="Calibri" w:hAnsi="Calibri" w:cs="Calibri" w:asciiTheme="minorAscii" w:hAnsiTheme="minorAscii" w:cstheme="minorAscii"/>
          <w:i w:val="1"/>
          <w:iCs w:val="1"/>
        </w:rPr>
        <w:t>s</w:t>
      </w:r>
      <w:r w:rsidRPr="61731018" w:rsidR="000C6659">
        <w:rPr>
          <w:rFonts w:ascii="Calibri" w:hAnsi="Calibri" w:cs="Calibri" w:asciiTheme="minorAscii" w:hAnsiTheme="minorAscii" w:cstheme="minorAscii"/>
        </w:rPr>
        <w:t>​</w:t>
      </w:r>
      <w:r w:rsidRPr="61731018" w:rsidR="000C6659">
        <w:rPr>
          <w:rFonts w:ascii="Calibri" w:hAnsi="Calibri" w:cs="Calibri" w:asciiTheme="minorAscii" w:hAnsiTheme="minorAscii" w:cstheme="minorAscii"/>
          <w:color w:val="000000"/>
          <w:shd w:val="clear" w:color="auto" w:fill="E1E3E6"/>
        </w:rPr>
        <w:t xml:space="preserve"> (</w:t>
      </w:r>
      <w:r w:rsidRPr="61731018" w:rsidR="000C6659">
        <w:rPr>
          <w:rFonts w:ascii="Calibri" w:hAnsi="Calibri" w:cs="Calibri" w:asciiTheme="minorAscii" w:hAnsiTheme="minorAscii" w:cstheme="minorAscii"/>
          <w:color w:val="000000"/>
          <w:shd w:val="clear" w:color="auto" w:fill="E1E3E6"/>
        </w:rPr>
        <w:t>Verbraucherzentrale</w:t>
      </w:r>
      <w:r w:rsidRPr="61731018" w:rsidR="000C6659">
        <w:rPr>
          <w:rFonts w:ascii="Calibri" w:hAnsi="Calibri" w:cs="Calibri" w:asciiTheme="minorAscii" w:hAnsiTheme="minorAscii" w:cstheme="minorAscii"/>
          <w:color w:val="000000"/>
          <w:shd w:val="clear" w:color="auto" w:fill="E1E3E6"/>
        </w:rPr>
        <w:t xml:space="preserve"> </w:t>
      </w:r>
      <w:r w:rsidRPr="61731018" w:rsidR="000C6659">
        <w:rPr>
          <w:rFonts w:ascii="Calibri" w:hAnsi="Calibri" w:cs="Calibri" w:asciiTheme="minorAscii" w:hAnsiTheme="minorAscii" w:cstheme="minorAscii"/>
          <w:color w:val="000000"/>
          <w:shd w:val="clear" w:color="auto" w:fill="E1E3E6"/>
        </w:rPr>
        <w:t>Bundesverband</w:t>
      </w:r>
      <w:r w:rsidRPr="61731018" w:rsidR="000C6659">
        <w:rPr>
          <w:rFonts w:ascii="Calibri" w:hAnsi="Calibri" w:cs="Calibri" w:asciiTheme="minorAscii" w:hAnsiTheme="minorAscii" w:cstheme="minorAscii"/>
          <w:color w:val="000000"/>
          <w:shd w:val="clear" w:color="auto" w:fill="E1E3E6"/>
        </w:rPr>
        <w:t xml:space="preserve"> </w:t>
      </w:r>
      <w:r w:rsidRPr="61731018" w:rsidR="000C6659">
        <w:rPr>
          <w:rFonts w:ascii="Calibri" w:hAnsi="Calibri" w:cs="Calibri" w:asciiTheme="minorAscii" w:hAnsiTheme="minorAscii" w:cstheme="minorAscii"/>
          <w:color w:val="000000"/>
          <w:shd w:val="clear" w:color="auto" w:fill="E1E3E6"/>
        </w:rPr>
        <w:t>e.V.</w:t>
      </w:r>
      <w:r w:rsidRPr="61731018" w:rsidR="000C6659">
        <w:rPr>
          <w:rFonts w:ascii="Calibri" w:hAnsi="Calibri" w:cs="Calibri" w:asciiTheme="minorAscii" w:hAnsiTheme="minorAscii" w:cstheme="minorAscii"/>
          <w:color w:val="000000"/>
          <w:shd w:val="clear" w:color="auto" w:fill="E1E3E6"/>
        </w:rPr>
        <w:t>, 2020)</w:t>
      </w:r>
      <w:r w:rsidRPr="61731018" w:rsidR="000C6659">
        <w:rPr>
          <w:rFonts w:ascii="Calibri" w:hAnsi="Calibri" w:cs="Calibri" w:asciiTheme="minorAscii" w:hAnsiTheme="minorAscii" w:cstheme="minorAscii"/>
        </w:rPr>
        <w:t>​.  </w:t>
      </w:r>
    </w:p>
    <w:p w:rsidRPr="000C6659" w:rsidR="000C6659" w:rsidP="00E575B1" w:rsidRDefault="000C6659" w14:paraId="7DD109A1" w14:textId="77777777">
      <w:pPr>
        <w:rPr>
          <w:lang w:val="en-US"/>
        </w:rPr>
      </w:pPr>
    </w:p>
    <w:p w:rsidR="000C6659" w:rsidP="000C6659" w:rsidRDefault="00E575B1" w14:paraId="576B6E9B" w14:textId="77777777">
      <w:pPr>
        <w:pStyle w:val="Style2"/>
      </w:pPr>
      <w:r>
        <w:t>Participatory governance:</w:t>
      </w:r>
    </w:p>
    <w:p w:rsidRPr="00F907C1" w:rsidR="00E575B1" w:rsidP="00F907C1" w:rsidRDefault="00F907C1" w14:paraId="4F7F19BB" w14:textId="24436BDE">
      <w:pPr>
        <w:jc w:val="both"/>
        <w:rPr>
          <w:sz w:val="24"/>
          <w:szCs w:val="24"/>
          <w:lang w:val="en-US"/>
        </w:rPr>
      </w:pPr>
      <w:r w:rsidRPr="00F907C1">
        <w:rPr>
          <w:sz w:val="24"/>
          <w:szCs w:val="24"/>
          <w:lang w:val="en-US"/>
        </w:rPr>
        <w:lastRenderedPageBreak/>
        <w:t>T</w:t>
      </w:r>
      <w:r w:rsidRPr="00F907C1" w:rsidR="00E575B1">
        <w:rPr>
          <w:sz w:val="24"/>
          <w:szCs w:val="24"/>
          <w:lang w:val="en-US"/>
        </w:rPr>
        <w:t xml:space="preserve">he way in which the specific measures for the micro- and </w:t>
      </w:r>
      <w:proofErr w:type="gramStart"/>
      <w:r w:rsidRPr="00F907C1" w:rsidR="00E575B1">
        <w:rPr>
          <w:sz w:val="24"/>
          <w:szCs w:val="24"/>
          <w:lang w:val="en-US"/>
        </w:rPr>
        <w:t>small-generation</w:t>
      </w:r>
      <w:proofErr w:type="gramEnd"/>
      <w:r w:rsidRPr="00F907C1" w:rsidR="00E575B1">
        <w:rPr>
          <w:sz w:val="24"/>
          <w:szCs w:val="24"/>
          <w:lang w:val="en-US"/>
        </w:rPr>
        <w:t xml:space="preserve"> were designed in each national </w:t>
      </w:r>
      <w:proofErr w:type="gramStart"/>
      <w:r w:rsidRPr="00F907C1" w:rsidR="00E575B1">
        <w:rPr>
          <w:sz w:val="24"/>
          <w:szCs w:val="24"/>
          <w:lang w:val="en-US"/>
        </w:rPr>
        <w:t>context,</w:t>
      </w:r>
      <w:proofErr w:type="gramEnd"/>
      <w:r w:rsidRPr="00F907C1" w:rsidR="00E575B1">
        <w:rPr>
          <w:sz w:val="24"/>
          <w:szCs w:val="24"/>
          <w:lang w:val="en-US"/>
        </w:rPr>
        <w:t xml:space="preserve"> needs to be further researched. Public consultation (or the lack of thereof) needs to be scrutinized. However, the </w:t>
      </w:r>
      <w:proofErr w:type="gramStart"/>
      <w:r w:rsidRPr="00F907C1" w:rsidR="00E575B1">
        <w:rPr>
          <w:sz w:val="24"/>
          <w:szCs w:val="24"/>
          <w:lang w:val="en-US"/>
        </w:rPr>
        <w:t>small-generation</w:t>
      </w:r>
      <w:proofErr w:type="gramEnd"/>
      <w:r w:rsidRPr="00F907C1" w:rsidR="00E575B1">
        <w:rPr>
          <w:sz w:val="24"/>
          <w:szCs w:val="24"/>
          <w:lang w:val="en-US"/>
        </w:rPr>
        <w:t xml:space="preserve"> at the community level has </w:t>
      </w:r>
      <w:proofErr w:type="gramStart"/>
      <w:r w:rsidRPr="00F907C1" w:rsidR="00E575B1">
        <w:rPr>
          <w:sz w:val="24"/>
          <w:szCs w:val="24"/>
          <w:lang w:val="en-US"/>
        </w:rPr>
        <w:t>a potential</w:t>
      </w:r>
      <w:proofErr w:type="gramEnd"/>
      <w:r w:rsidRPr="00F907C1" w:rsidR="00E575B1">
        <w:rPr>
          <w:sz w:val="24"/>
          <w:szCs w:val="24"/>
          <w:lang w:val="en-US"/>
        </w:rPr>
        <w:t xml:space="preserve"> to enable a more inclusive and more participatory governance, enabling more citizens to be involved in the renewable projects (especially when financial </w:t>
      </w:r>
      <w:proofErr w:type="gramStart"/>
      <w:r w:rsidRPr="00F907C1" w:rsidR="00E575B1">
        <w:rPr>
          <w:sz w:val="24"/>
          <w:szCs w:val="24"/>
          <w:lang w:val="en-US"/>
        </w:rPr>
        <w:t>supports</w:t>
      </w:r>
      <w:proofErr w:type="gramEnd"/>
      <w:r w:rsidRPr="00F907C1" w:rsidR="00E575B1">
        <w:rPr>
          <w:sz w:val="24"/>
          <w:szCs w:val="24"/>
          <w:lang w:val="en-US"/>
        </w:rPr>
        <w:t xml:space="preserve"> available allow those on low-income to participate).  </w:t>
      </w:r>
    </w:p>
    <w:p w:rsidRPr="00136EAF" w:rsidR="00E575B1" w:rsidP="00E575B1" w:rsidRDefault="00E575B1" w14:paraId="5A0B0A93" w14:textId="77777777">
      <w:pPr>
        <w:pStyle w:val="Stile1"/>
        <w:ind w:left="0" w:firstLine="0"/>
        <w:rPr>
          <w:lang w:val="en-IE"/>
        </w:rPr>
      </w:pPr>
      <w:r>
        <w:t xml:space="preserve">Identify target groups and possible Disadvantaged Groups (DGs) considering an operational dimension for eco-social justice principles: </w:t>
      </w:r>
    </w:p>
    <w:p w:rsidRPr="00E575B1" w:rsidR="00E575B1" w:rsidP="00E575B1" w:rsidRDefault="00E575B1" w14:paraId="74A19BF7" w14:textId="77777777">
      <w:pPr>
        <w:pStyle w:val="Style2"/>
      </w:pPr>
      <w:r w:rsidRPr="00E575B1">
        <w:t>Target groups</w:t>
      </w:r>
    </w:p>
    <w:p w:rsidR="00E575B1" w:rsidP="00F907C1" w:rsidRDefault="00E575B1" w14:paraId="76E94884" w14:textId="77777777">
      <w:pPr>
        <w:jc w:val="both"/>
        <w:rPr>
          <w:rFonts w:ascii="Calibri" w:hAnsi="Calibri" w:cs="Calibri"/>
          <w:sz w:val="24"/>
          <w:szCs w:val="24"/>
          <w:lang w:val="en-US"/>
        </w:rPr>
      </w:pPr>
      <w:r>
        <w:rPr>
          <w:rFonts w:ascii="Calibri" w:hAnsi="Calibri" w:cs="Calibri"/>
          <w:sz w:val="24"/>
          <w:szCs w:val="24"/>
          <w:lang w:val="en-US"/>
        </w:rPr>
        <w:t xml:space="preserve">Considering the overall objective of the use of decentralized renewable energy, and the specific issues derived from the Irish policy and supports, the following groups should be considered as target groups for FITTER – with both taken to account, those who are targeted by the support </w:t>
      </w:r>
      <w:proofErr w:type="spellStart"/>
      <w:r>
        <w:rPr>
          <w:rFonts w:ascii="Calibri" w:hAnsi="Calibri" w:cs="Calibri"/>
          <w:sz w:val="24"/>
          <w:szCs w:val="24"/>
          <w:lang w:val="en-US"/>
        </w:rPr>
        <w:t>programmes</w:t>
      </w:r>
      <w:proofErr w:type="spellEnd"/>
      <w:r>
        <w:rPr>
          <w:rFonts w:ascii="Calibri" w:hAnsi="Calibri" w:cs="Calibri"/>
          <w:sz w:val="24"/>
          <w:szCs w:val="24"/>
          <w:lang w:val="en-US"/>
        </w:rPr>
        <w:t>, and those missing from the policy action:</w:t>
      </w:r>
    </w:p>
    <w:p w:rsidR="00E575B1" w:rsidP="00E575B1" w:rsidRDefault="00E575B1" w14:paraId="6E8FDE78" w14:textId="77777777">
      <w:pPr>
        <w:ind w:left="360"/>
        <w:jc w:val="both"/>
        <w:rPr>
          <w:rFonts w:ascii="Calibri" w:hAnsi="Calibri" w:cs="Calibri"/>
          <w:sz w:val="24"/>
          <w:szCs w:val="24"/>
          <w:lang w:val="en-US"/>
        </w:rPr>
      </w:pPr>
      <w:r>
        <w:rPr>
          <w:rFonts w:ascii="Calibri" w:hAnsi="Calibri" w:cs="Calibri"/>
          <w:b/>
          <w:bCs/>
          <w:sz w:val="24"/>
          <w:szCs w:val="24"/>
          <w:lang w:val="en-US"/>
        </w:rPr>
        <w:t xml:space="preserve">Individual households who can directly access the supports for micro-generation: </w:t>
      </w:r>
      <w:r>
        <w:rPr>
          <w:rFonts w:ascii="Calibri" w:hAnsi="Calibri" w:cs="Calibri"/>
          <w:sz w:val="24"/>
          <w:szCs w:val="24"/>
          <w:lang w:val="en-US"/>
        </w:rPr>
        <w:t xml:space="preserve">who are target for the micro-generation, with further examination of which socio-economic groups can disproportionately benefit from the </w:t>
      </w:r>
      <w:proofErr w:type="spellStart"/>
      <w:r>
        <w:rPr>
          <w:rFonts w:ascii="Calibri" w:hAnsi="Calibri" w:cs="Calibri"/>
          <w:sz w:val="24"/>
          <w:szCs w:val="24"/>
          <w:lang w:val="en-US"/>
        </w:rPr>
        <w:t>programme</w:t>
      </w:r>
      <w:proofErr w:type="spellEnd"/>
      <w:r>
        <w:rPr>
          <w:rFonts w:ascii="Calibri" w:hAnsi="Calibri" w:cs="Calibri"/>
          <w:sz w:val="24"/>
          <w:szCs w:val="24"/>
          <w:lang w:val="en-US"/>
        </w:rPr>
        <w:t xml:space="preserve"> (e.g. home owners, particularly those with detached houses, and with higher income/assets) and those who would need further supports to engage with the action (lower-income groups, those living in multi-flat buildings). Households who are asset and income </w:t>
      </w:r>
      <w:proofErr w:type="gramStart"/>
      <w:r>
        <w:rPr>
          <w:rFonts w:ascii="Calibri" w:hAnsi="Calibri" w:cs="Calibri"/>
          <w:sz w:val="24"/>
          <w:szCs w:val="24"/>
          <w:lang w:val="en-US"/>
        </w:rPr>
        <w:t>rich, but</w:t>
      </w:r>
      <w:proofErr w:type="gramEnd"/>
      <w:r>
        <w:rPr>
          <w:rFonts w:ascii="Calibri" w:hAnsi="Calibri" w:cs="Calibri"/>
          <w:sz w:val="24"/>
          <w:szCs w:val="24"/>
          <w:lang w:val="en-US"/>
        </w:rPr>
        <w:t xml:space="preserve"> lack digital literacy (e.g. older citizens) also as a possible target group to engage with. </w:t>
      </w:r>
    </w:p>
    <w:p w:rsidR="00E575B1" w:rsidP="00E575B1" w:rsidRDefault="00E575B1" w14:paraId="20569ECD" w14:textId="77777777">
      <w:pPr>
        <w:ind w:left="360"/>
        <w:jc w:val="both"/>
        <w:rPr>
          <w:rFonts w:ascii="Calibri" w:hAnsi="Calibri" w:cs="Calibri"/>
          <w:sz w:val="24"/>
          <w:szCs w:val="24"/>
          <w:lang w:val="en-US"/>
        </w:rPr>
      </w:pPr>
      <w:r>
        <w:rPr>
          <w:rFonts w:ascii="Calibri" w:hAnsi="Calibri" w:cs="Calibri"/>
          <w:b/>
          <w:bCs/>
          <w:sz w:val="24"/>
          <w:szCs w:val="24"/>
          <w:lang w:val="en-US"/>
        </w:rPr>
        <w:t xml:space="preserve">Individual households who are not directly a target of the supports: </w:t>
      </w:r>
      <w:r>
        <w:rPr>
          <w:rFonts w:ascii="Calibri" w:hAnsi="Calibri" w:cs="Calibri"/>
          <w:sz w:val="24"/>
          <w:szCs w:val="24"/>
          <w:lang w:val="en-US"/>
        </w:rPr>
        <w:t xml:space="preserve">those who are excluded from the </w:t>
      </w:r>
      <w:proofErr w:type="spellStart"/>
      <w:r>
        <w:rPr>
          <w:rFonts w:ascii="Calibri" w:hAnsi="Calibri" w:cs="Calibri"/>
          <w:sz w:val="24"/>
          <w:szCs w:val="24"/>
          <w:lang w:val="en-US"/>
        </w:rPr>
        <w:t>programmes</w:t>
      </w:r>
      <w:proofErr w:type="spellEnd"/>
      <w:r>
        <w:rPr>
          <w:rFonts w:ascii="Calibri" w:hAnsi="Calibri" w:cs="Calibri"/>
          <w:sz w:val="24"/>
          <w:szCs w:val="24"/>
          <w:lang w:val="en-US"/>
        </w:rPr>
        <w:t xml:space="preserve">, for example tenants in private owned properties, tenants in housing associations and tenants in social housing – also as possible participants in community-level </w:t>
      </w:r>
      <w:proofErr w:type="spellStart"/>
      <w:r>
        <w:rPr>
          <w:rFonts w:ascii="Calibri" w:hAnsi="Calibri" w:cs="Calibri"/>
          <w:sz w:val="24"/>
          <w:szCs w:val="24"/>
          <w:lang w:val="en-US"/>
        </w:rPr>
        <w:t>programme</w:t>
      </w:r>
      <w:proofErr w:type="spellEnd"/>
      <w:r>
        <w:rPr>
          <w:rFonts w:ascii="Calibri" w:hAnsi="Calibri" w:cs="Calibri"/>
          <w:sz w:val="24"/>
          <w:szCs w:val="24"/>
          <w:lang w:val="en-US"/>
        </w:rPr>
        <w:t>.</w:t>
      </w:r>
    </w:p>
    <w:p w:rsidR="00E575B1" w:rsidP="00E575B1" w:rsidRDefault="00E575B1" w14:paraId="3616E608" w14:textId="77777777">
      <w:pPr>
        <w:ind w:left="360"/>
        <w:jc w:val="both"/>
        <w:rPr>
          <w:rFonts w:ascii="Calibri" w:hAnsi="Calibri" w:cs="Calibri"/>
          <w:sz w:val="24"/>
          <w:szCs w:val="24"/>
          <w:lang w:val="en-US"/>
        </w:rPr>
      </w:pPr>
      <w:r>
        <w:rPr>
          <w:rFonts w:ascii="Calibri" w:hAnsi="Calibri" w:cs="Calibri"/>
          <w:b/>
          <w:bCs/>
          <w:sz w:val="24"/>
          <w:szCs w:val="24"/>
          <w:lang w:val="en-US"/>
        </w:rPr>
        <w:t xml:space="preserve">Housing associations, voluntary housing bodies and other small-scale (local and neighborhood based) groups </w:t>
      </w:r>
      <w:r>
        <w:rPr>
          <w:rFonts w:ascii="Calibri" w:hAnsi="Calibri" w:cs="Calibri"/>
          <w:sz w:val="24"/>
          <w:szCs w:val="24"/>
          <w:lang w:val="en-US"/>
        </w:rPr>
        <w:t>which are potentially participating in the community-level small-scale generation scheme (to assess enablers and barriers)</w:t>
      </w:r>
    </w:p>
    <w:p w:rsidR="00E575B1" w:rsidP="00E575B1" w:rsidRDefault="00E575B1" w14:paraId="2783864B" w14:textId="77777777">
      <w:pPr>
        <w:ind w:left="360"/>
        <w:jc w:val="both"/>
        <w:rPr>
          <w:rFonts w:ascii="Calibri" w:hAnsi="Calibri" w:cs="Calibri"/>
          <w:sz w:val="24"/>
          <w:szCs w:val="24"/>
          <w:lang w:val="en-US"/>
        </w:rPr>
      </w:pPr>
      <w:r>
        <w:rPr>
          <w:rFonts w:ascii="Calibri" w:hAnsi="Calibri" w:cs="Calibri"/>
          <w:b/>
          <w:bCs/>
          <w:sz w:val="24"/>
          <w:szCs w:val="24"/>
          <w:lang w:val="en-US"/>
        </w:rPr>
        <w:t xml:space="preserve">Local SMEs and CSOs </w:t>
      </w:r>
      <w:r>
        <w:rPr>
          <w:rFonts w:ascii="Calibri" w:hAnsi="Calibri" w:cs="Calibri"/>
          <w:sz w:val="24"/>
          <w:szCs w:val="24"/>
          <w:lang w:val="en-US"/>
        </w:rPr>
        <w:t xml:space="preserve">who are potentially participating in the small-scale generation along with homeowners or tenant associations, particularly in the disadvantaged communities where the financial capacity at the household level is limited. </w:t>
      </w:r>
    </w:p>
    <w:p w:rsidR="00E575B1" w:rsidP="00E575B1" w:rsidRDefault="00E575B1" w14:paraId="0FB781B6" w14:textId="77777777">
      <w:pPr>
        <w:ind w:left="360"/>
        <w:jc w:val="both"/>
        <w:rPr>
          <w:rFonts w:ascii="Calibri" w:hAnsi="Calibri" w:cs="Calibri"/>
          <w:sz w:val="24"/>
          <w:szCs w:val="24"/>
          <w:lang w:val="en-US"/>
        </w:rPr>
      </w:pPr>
    </w:p>
    <w:p w:rsidR="00E575B1" w:rsidP="00E575B1" w:rsidRDefault="00E575B1" w14:paraId="0DC65AB3" w14:textId="77777777">
      <w:pPr>
        <w:ind w:left="360"/>
        <w:jc w:val="both"/>
        <w:rPr>
          <w:rFonts w:ascii="Calibri" w:hAnsi="Calibri" w:cs="Calibri"/>
          <w:sz w:val="24"/>
          <w:szCs w:val="24"/>
          <w:lang w:val="en-US"/>
        </w:rPr>
      </w:pPr>
    </w:p>
    <w:p w:rsidR="00E575B1" w:rsidP="00E575B1" w:rsidRDefault="00E575B1" w14:paraId="0D923A4E" w14:textId="77777777">
      <w:pPr>
        <w:pStyle w:val="Style11"/>
        <w:numPr>
          <w:ilvl w:val="0"/>
          <w:numId w:val="0"/>
        </w:numPr>
        <w:ind w:left="360"/>
        <w:rPr>
          <w:highlight w:val="lightGray"/>
        </w:rPr>
      </w:pPr>
      <w:r>
        <w:rPr>
          <w:highlight w:val="lightGray"/>
        </w:rPr>
        <w:br w:type="page"/>
      </w:r>
    </w:p>
    <w:p w:rsidR="00E575B1" w:rsidP="00E575B1" w:rsidRDefault="00E575B1" w14:paraId="3DD37B6F" w14:textId="77777777">
      <w:pPr>
        <w:pStyle w:val="Style11"/>
        <w:numPr>
          <w:ilvl w:val="0"/>
          <w:numId w:val="0"/>
        </w:numPr>
        <w:ind w:left="360"/>
        <w:sectPr w:rsidR="00E575B1">
          <w:footerReference w:type="default" r:id="rId12"/>
          <w:pgSz w:w="12240" w:h="15840" w:orient="portrait"/>
          <w:pgMar w:top="1440" w:right="1440" w:bottom="1440" w:left="1440" w:header="720" w:footer="720" w:gutter="0"/>
          <w:cols w:space="720"/>
          <w:docGrid w:linePitch="360"/>
        </w:sectPr>
      </w:pPr>
    </w:p>
    <w:p w:rsidRPr="00BB437F" w:rsidR="00E575B1" w:rsidP="00E575B1" w:rsidRDefault="00E575B1" w14:paraId="75331488" w14:textId="77777777">
      <w:pPr>
        <w:pStyle w:val="Style11"/>
        <w:numPr>
          <w:ilvl w:val="0"/>
          <w:numId w:val="0"/>
        </w:numPr>
        <w:ind w:left="360"/>
        <w:rPr>
          <w:b/>
          <w:color w:val="806000" w:themeColor="accent4" w:themeShade="80"/>
          <w:u w:val="single"/>
        </w:rPr>
      </w:pPr>
      <w:r w:rsidRPr="00BB437F">
        <w:rPr>
          <w:b/>
          <w:color w:val="806000" w:themeColor="accent4" w:themeShade="80"/>
          <w:u w:val="single"/>
        </w:rPr>
        <w:lastRenderedPageBreak/>
        <w:t>Potential Disadvantaged Groups (DGs)</w:t>
      </w:r>
    </w:p>
    <w:tbl>
      <w:tblPr>
        <w:tblStyle w:val="TableGrid"/>
        <w:tblW w:w="13887" w:type="dxa"/>
        <w:tblLook w:val="04A0" w:firstRow="1" w:lastRow="0" w:firstColumn="1" w:lastColumn="0" w:noHBand="0" w:noVBand="1"/>
      </w:tblPr>
      <w:tblGrid>
        <w:gridCol w:w="1135"/>
        <w:gridCol w:w="3544"/>
        <w:gridCol w:w="3402"/>
        <w:gridCol w:w="3113"/>
        <w:gridCol w:w="2693"/>
      </w:tblGrid>
      <w:tr w:rsidRPr="00BB437F" w:rsidR="00BB437F" w:rsidTr="61731018" w14:paraId="633BB0B3" w14:textId="77777777">
        <w:tc>
          <w:tcPr>
            <w:tcW w:w="1135" w:type="dxa"/>
            <w:shd w:val="clear" w:color="auto" w:fill="1F4E79" w:themeFill="accent1" w:themeFillShade="80"/>
            <w:tcMar/>
          </w:tcPr>
          <w:p w:rsidRPr="00BB437F" w:rsidR="00E575B1" w:rsidP="00E575B1" w:rsidRDefault="00E575B1" w14:paraId="43A7A2FC" w14:textId="77777777">
            <w:pPr>
              <w:pStyle w:val="ListParagraph"/>
              <w:ind w:left="0"/>
              <w:rPr>
                <w:rFonts w:cstheme="minorHAnsi"/>
                <w:color w:val="FFFFFF" w:themeColor="background1"/>
                <w:lang w:val="en-US"/>
              </w:rPr>
            </w:pPr>
          </w:p>
        </w:tc>
        <w:tc>
          <w:tcPr>
            <w:tcW w:w="3544" w:type="dxa"/>
            <w:shd w:val="clear" w:color="auto" w:fill="1F4E79" w:themeFill="accent1" w:themeFillShade="80"/>
            <w:tcMar/>
          </w:tcPr>
          <w:p w:rsidRPr="00BB437F" w:rsidR="00E575B1" w:rsidP="00E575B1" w:rsidRDefault="00E575B1" w14:paraId="112487E0" w14:textId="77777777">
            <w:pPr>
              <w:pStyle w:val="ListParagraph"/>
              <w:ind w:left="0"/>
              <w:rPr>
                <w:rFonts w:cstheme="minorHAnsi"/>
                <w:b/>
                <w:color w:val="FFFFFF" w:themeColor="background1"/>
                <w:lang w:val="en-US"/>
              </w:rPr>
            </w:pPr>
            <w:r w:rsidRPr="00BB437F">
              <w:rPr>
                <w:rFonts w:cstheme="minorHAnsi"/>
                <w:b/>
                <w:color w:val="FFFFFF" w:themeColor="background1"/>
                <w:lang w:val="en-US"/>
              </w:rPr>
              <w:t>Economic Affordability</w:t>
            </w:r>
          </w:p>
        </w:tc>
        <w:tc>
          <w:tcPr>
            <w:tcW w:w="3402" w:type="dxa"/>
            <w:shd w:val="clear" w:color="auto" w:fill="1F4E79" w:themeFill="accent1" w:themeFillShade="80"/>
            <w:tcMar/>
          </w:tcPr>
          <w:p w:rsidRPr="00BB437F" w:rsidR="00E575B1" w:rsidP="00E575B1" w:rsidRDefault="00E575B1" w14:paraId="417D462F" w14:textId="77777777">
            <w:pPr>
              <w:pStyle w:val="ListParagraph"/>
              <w:ind w:left="0"/>
              <w:rPr>
                <w:rFonts w:cstheme="minorHAnsi"/>
                <w:b/>
                <w:color w:val="FFFFFF" w:themeColor="background1"/>
                <w:lang w:val="en-US"/>
              </w:rPr>
            </w:pPr>
            <w:r w:rsidRPr="00BB437F">
              <w:rPr>
                <w:rFonts w:cstheme="minorHAnsi"/>
                <w:b/>
                <w:color w:val="FFFFFF" w:themeColor="background1"/>
                <w:lang w:val="en-US"/>
              </w:rPr>
              <w:t>Social Accessibility</w:t>
            </w:r>
          </w:p>
        </w:tc>
        <w:tc>
          <w:tcPr>
            <w:tcW w:w="3113" w:type="dxa"/>
            <w:shd w:val="clear" w:color="auto" w:fill="1F4E79" w:themeFill="accent1" w:themeFillShade="80"/>
            <w:tcMar/>
          </w:tcPr>
          <w:p w:rsidRPr="00BB437F" w:rsidR="00E575B1" w:rsidP="00E575B1" w:rsidRDefault="00E575B1" w14:paraId="7DFA608C" w14:textId="77777777">
            <w:pPr>
              <w:pStyle w:val="ListParagraph"/>
              <w:ind w:left="0"/>
              <w:rPr>
                <w:rFonts w:cstheme="minorHAnsi"/>
                <w:b/>
                <w:color w:val="FFFFFF" w:themeColor="background1"/>
                <w:lang w:val="en-US"/>
              </w:rPr>
            </w:pPr>
            <w:r w:rsidRPr="00BB437F">
              <w:rPr>
                <w:rFonts w:cstheme="minorHAnsi"/>
                <w:b/>
                <w:color w:val="FFFFFF" w:themeColor="background1"/>
                <w:lang w:val="en-US"/>
              </w:rPr>
              <w:t>Geographical Accessibility</w:t>
            </w:r>
          </w:p>
        </w:tc>
        <w:tc>
          <w:tcPr>
            <w:tcW w:w="2693" w:type="dxa"/>
            <w:shd w:val="clear" w:color="auto" w:fill="1F4E79" w:themeFill="accent1" w:themeFillShade="80"/>
            <w:tcMar/>
          </w:tcPr>
          <w:p w:rsidRPr="00BB437F" w:rsidR="00E575B1" w:rsidP="00E575B1" w:rsidRDefault="00E575B1" w14:paraId="0956D525" w14:textId="77777777">
            <w:pPr>
              <w:pStyle w:val="ListParagraph"/>
              <w:ind w:left="0"/>
              <w:rPr>
                <w:rFonts w:cstheme="minorHAnsi"/>
                <w:b/>
                <w:color w:val="FFFFFF" w:themeColor="background1"/>
                <w:lang w:val="en-US"/>
              </w:rPr>
            </w:pPr>
            <w:r w:rsidRPr="00BB437F">
              <w:rPr>
                <w:rFonts w:cstheme="minorHAnsi"/>
                <w:b/>
                <w:color w:val="FFFFFF" w:themeColor="background1"/>
                <w:lang w:val="en-US"/>
              </w:rPr>
              <w:t>Reliability and EHS</w:t>
            </w:r>
          </w:p>
        </w:tc>
      </w:tr>
      <w:tr w:rsidRPr="001914DD" w:rsidR="007D171A" w:rsidTr="61731018" w14:paraId="59D3B8CB" w14:textId="77777777">
        <w:tc>
          <w:tcPr>
            <w:tcW w:w="1135" w:type="dxa"/>
            <w:tcMar/>
          </w:tcPr>
          <w:p w:rsidRPr="001914DD" w:rsidR="00E575B1" w:rsidP="00E575B1" w:rsidRDefault="00E575B1" w14:paraId="03F6AF14" w14:textId="77777777">
            <w:pPr>
              <w:pStyle w:val="ListParagraph"/>
              <w:ind w:left="0"/>
              <w:rPr>
                <w:rFonts w:cstheme="minorHAnsi"/>
                <w:b/>
                <w:lang w:val="en-US"/>
              </w:rPr>
            </w:pPr>
            <w:r w:rsidRPr="001914DD">
              <w:rPr>
                <w:rFonts w:cstheme="minorHAnsi"/>
                <w:b/>
                <w:color w:val="1F4E79" w:themeColor="accent1" w:themeShade="80"/>
                <w:lang w:val="en-US"/>
              </w:rPr>
              <w:t>Germany</w:t>
            </w:r>
          </w:p>
        </w:tc>
        <w:tc>
          <w:tcPr>
            <w:tcW w:w="3544" w:type="dxa"/>
            <w:tcMar/>
          </w:tcPr>
          <w:p w:rsidRPr="001914DD" w:rsidR="001914DD" w:rsidP="001914DD" w:rsidRDefault="001914DD" w14:paraId="15F1E914" w14:textId="77777777">
            <w:pPr>
              <w:jc w:val="both"/>
              <w:rPr>
                <w:rFonts w:cstheme="minorHAnsi"/>
                <w:lang w:val="en-US"/>
              </w:rPr>
            </w:pPr>
            <w:r w:rsidRPr="001914DD">
              <w:rPr>
                <w:rFonts w:cstheme="minorHAnsi"/>
                <w:bCs/>
              </w:rPr>
              <w:t>Generally, affordability is closely connected to all analysis of energy poverty and socio-economic groups such as low-income households</w:t>
            </w:r>
            <w:r w:rsidRPr="001914DD">
              <w:rPr>
                <w:rFonts w:cstheme="minorHAnsi"/>
                <w:bCs/>
                <w:lang w:val="en-GB"/>
              </w:rPr>
              <w:t xml:space="preserve">, homeless people and </w:t>
            </w:r>
            <w:r w:rsidRPr="001914DD">
              <w:rPr>
                <w:rFonts w:cstheme="minorHAnsi"/>
                <w:bCs/>
              </w:rPr>
              <w:t>tenants are massively affected by energy poverty.</w:t>
            </w:r>
            <w:r w:rsidRPr="001914DD">
              <w:rPr>
                <w:rFonts w:cstheme="minorHAnsi"/>
                <w:lang w:val="en-US"/>
              </w:rPr>
              <w:t> </w:t>
            </w:r>
          </w:p>
          <w:p w:rsidRPr="001914DD" w:rsidR="001914DD" w:rsidP="001914DD" w:rsidRDefault="001914DD" w14:paraId="722F03CF" w14:textId="4085DE72">
            <w:pPr>
              <w:pStyle w:val="ListParagraph"/>
              <w:numPr>
                <w:ilvl w:val="0"/>
                <w:numId w:val="19"/>
              </w:numPr>
              <w:ind w:left="0"/>
              <w:jc w:val="both"/>
              <w:rPr>
                <w:rFonts w:cstheme="minorHAnsi"/>
                <w:lang w:val="en-US"/>
              </w:rPr>
            </w:pPr>
            <w:r w:rsidRPr="001914DD">
              <w:rPr>
                <w:rFonts w:cstheme="minorHAnsi"/>
                <w:b/>
                <w:bCs/>
                <w:lang w:val="en-GB"/>
              </w:rPr>
              <w:t>Older people</w:t>
            </w:r>
            <w:r w:rsidRPr="001914DD">
              <w:rPr>
                <w:rFonts w:cstheme="minorHAnsi"/>
                <w:lang w:val="en-GB"/>
              </w:rPr>
              <w:t xml:space="preserve">: In Germany, old-age poverty is common especially among women. </w:t>
            </w:r>
            <w:proofErr w:type="gramStart"/>
            <w:r w:rsidRPr="001914DD">
              <w:rPr>
                <w:rFonts w:cstheme="minorHAnsi"/>
                <w:lang w:val="en-GB"/>
              </w:rPr>
              <w:t>This</w:t>
            </w:r>
            <w:r w:rsidRPr="001914DD">
              <w:rPr>
                <w:rFonts w:cstheme="minorHAnsi"/>
                <w:lang w:val="en-US"/>
              </w:rPr>
              <w:t>  </w:t>
            </w:r>
            <w:r w:rsidRPr="001914DD">
              <w:rPr>
                <w:rFonts w:cstheme="minorHAnsi"/>
                <w:lang w:val="en-GB"/>
              </w:rPr>
              <w:t>population</w:t>
            </w:r>
            <w:proofErr w:type="gramEnd"/>
            <w:r w:rsidRPr="001914DD">
              <w:rPr>
                <w:rFonts w:cstheme="minorHAnsi"/>
                <w:lang w:val="en-GB"/>
              </w:rPr>
              <w:t xml:space="preserve"> group tends to live in more precarious living and especially heating conditions. Additionally, age is related to a poorer health status. Finally, members of this age group might also be facing more difficulty and be more sceptical of new technologies such as smart meters. </w:t>
            </w:r>
            <w:r w:rsidRPr="001914DD">
              <w:rPr>
                <w:rFonts w:cstheme="minorHAnsi"/>
                <w:lang w:val="en-US"/>
              </w:rPr>
              <w:t> </w:t>
            </w:r>
          </w:p>
          <w:p w:rsidRPr="001914DD" w:rsidR="001914DD" w:rsidP="001914DD" w:rsidRDefault="001914DD" w14:paraId="10B21669" w14:textId="77777777">
            <w:pPr>
              <w:jc w:val="both"/>
              <w:rPr>
                <w:rFonts w:cstheme="minorHAnsi"/>
                <w:lang w:val="en-US"/>
              </w:rPr>
            </w:pPr>
            <w:r w:rsidRPr="001914DD">
              <w:rPr>
                <w:rFonts w:cstheme="minorHAnsi"/>
                <w:b/>
                <w:bCs/>
                <w:lang w:val="en-GB"/>
              </w:rPr>
              <w:t>Women:</w:t>
            </w:r>
            <w:r w:rsidRPr="001914DD">
              <w:rPr>
                <w:rFonts w:cstheme="minorHAnsi"/>
                <w:lang w:val="en-GB"/>
              </w:rPr>
              <w:t xml:space="preserve"> </w:t>
            </w:r>
            <w:r w:rsidRPr="001914DD">
              <w:rPr>
                <w:rFonts w:cstheme="minorHAnsi"/>
              </w:rPr>
              <w:t xml:space="preserve">The gender pension gap, housing conditions (living in older, non-renovated buildings) and the fact that women in </w:t>
            </w:r>
            <w:proofErr w:type="gramStart"/>
            <w:r w:rsidRPr="001914DD">
              <w:rPr>
                <w:rFonts w:cstheme="minorHAnsi"/>
              </w:rPr>
              <w:t>the majority of</w:t>
            </w:r>
            <w:proofErr w:type="gramEnd"/>
            <w:r w:rsidRPr="001914DD">
              <w:rPr>
                <w:rFonts w:cstheme="minorHAnsi"/>
              </w:rPr>
              <w:t xml:space="preserve"> cases live longer than men, and therefore often alone in a higher age, puts especially older women at risk of living in </w:t>
            </w:r>
            <w:r w:rsidRPr="001914DD">
              <w:rPr>
                <w:rFonts w:cstheme="minorHAnsi"/>
                <w:b/>
                <w:bCs/>
              </w:rPr>
              <w:t>energy poverty</w:t>
            </w:r>
            <w:r w:rsidRPr="001914DD">
              <w:rPr>
                <w:rFonts w:cstheme="minorHAnsi"/>
              </w:rPr>
              <w:t xml:space="preserve">. If we further look at the axis of ethnicity or migration biography, a lot of women with migration history are living in non-renovated buildings oftentimes with several household members, </w:t>
            </w:r>
            <w:r w:rsidRPr="001914DD">
              <w:rPr>
                <w:rFonts w:cstheme="minorHAnsi"/>
              </w:rPr>
              <w:lastRenderedPageBreak/>
              <w:t>that not all are contributing to the household income (kids, older people)</w:t>
            </w:r>
            <w:r w:rsidRPr="001914DD">
              <w:rPr>
                <w:rFonts w:cstheme="minorHAnsi"/>
                <w:lang w:val="en-US"/>
              </w:rPr>
              <w:t> </w:t>
            </w:r>
          </w:p>
          <w:p w:rsidRPr="001914DD" w:rsidR="00E575B1" w:rsidP="00E575B1" w:rsidRDefault="00E575B1" w14:paraId="29A742E5" w14:textId="77777777">
            <w:pPr>
              <w:pStyle w:val="ListParagraph"/>
              <w:ind w:left="0"/>
              <w:rPr>
                <w:rFonts w:cstheme="minorHAnsi"/>
                <w:lang w:val="en-US"/>
              </w:rPr>
            </w:pPr>
          </w:p>
        </w:tc>
        <w:tc>
          <w:tcPr>
            <w:tcW w:w="3402" w:type="dxa"/>
            <w:tcMar/>
          </w:tcPr>
          <w:p w:rsidRPr="001914DD" w:rsidR="001914DD" w:rsidP="001914DD" w:rsidRDefault="001914DD" w14:paraId="2C36C669" w14:textId="77777777">
            <w:pPr>
              <w:numPr>
                <w:ilvl w:val="0"/>
                <w:numId w:val="21"/>
              </w:numPr>
              <w:ind w:left="360" w:firstLine="0"/>
              <w:jc w:val="both"/>
              <w:textAlignment w:val="baseline"/>
              <w:rPr>
                <w:rFonts w:ascii="Calibri" w:hAnsi="Calibri" w:eastAsia="Times New Roman" w:cs="Calibri"/>
                <w:lang w:val="en-US"/>
                <w14:ligatures w14:val="none"/>
              </w:rPr>
            </w:pPr>
            <w:r w:rsidRPr="001914DD">
              <w:rPr>
                <w:rFonts w:ascii="Calibri" w:hAnsi="Calibri" w:eastAsia="Times New Roman" w:cs="Calibri"/>
                <w:b/>
                <w:bCs/>
                <w:lang w:val="en-GB"/>
                <w14:ligatures w14:val="none"/>
              </w:rPr>
              <w:lastRenderedPageBreak/>
              <w:t>Older people:</w:t>
            </w:r>
            <w:r w:rsidRPr="001914DD">
              <w:rPr>
                <w:rFonts w:ascii="Calibri" w:hAnsi="Calibri" w:eastAsia="Times New Roman" w:cs="Calibri"/>
                <w:lang w:val="en-GB"/>
                <w14:ligatures w14:val="none"/>
              </w:rPr>
              <w:t xml:space="preserve"> Digital illiteracy might be a stronger factor for older people, since younger generations seem to grow up with digital devices. This digital (il)literacy is a factor concerning smart meter installation as well as receiving access to information about how to reduce energy bills, how to apply for funding or how to join an energy community. </w:t>
            </w:r>
            <w:r w:rsidRPr="001914DD">
              <w:rPr>
                <w:rFonts w:ascii="Calibri" w:hAnsi="Calibri" w:eastAsia="Times New Roman" w:cs="Calibri"/>
                <w:lang w:val="en-US"/>
                <w14:ligatures w14:val="none"/>
              </w:rPr>
              <w:t> </w:t>
            </w:r>
          </w:p>
          <w:p w:rsidRPr="001914DD" w:rsidR="001914DD" w:rsidP="001914DD" w:rsidRDefault="001914DD" w14:paraId="4C66846F" w14:textId="77777777">
            <w:pPr>
              <w:numPr>
                <w:ilvl w:val="0"/>
                <w:numId w:val="22"/>
              </w:numPr>
              <w:ind w:left="360" w:firstLine="0"/>
              <w:jc w:val="both"/>
              <w:textAlignment w:val="baseline"/>
              <w:rPr>
                <w:rFonts w:ascii="Calibri" w:hAnsi="Calibri" w:eastAsia="Times New Roman" w:cs="Calibri"/>
                <w:lang w:val="en-US"/>
                <w14:ligatures w14:val="none"/>
              </w:rPr>
            </w:pPr>
            <w:r w:rsidRPr="001914DD">
              <w:rPr>
                <w:rFonts w:ascii="Calibri" w:hAnsi="Calibri" w:eastAsia="Times New Roman" w:cs="Calibri"/>
                <w:lang w:val="en-GB"/>
                <w14:ligatures w14:val="none"/>
              </w:rPr>
              <w:t>“Immaterial factors” such as racism/sexism/ lack of inclusivity of energy communities further enhance structural inequalities. The groups mentioned here are not to be understood as separated but rather try to illustrate structural factors of vulnerability and inequality.  </w:t>
            </w:r>
            <w:r w:rsidRPr="001914DD">
              <w:rPr>
                <w:rFonts w:ascii="Calibri" w:hAnsi="Calibri" w:eastAsia="Times New Roman" w:cs="Calibri"/>
                <w:lang w:val="en-US"/>
                <w14:ligatures w14:val="none"/>
              </w:rPr>
              <w:t> </w:t>
            </w:r>
          </w:p>
          <w:p w:rsidRPr="001914DD" w:rsidR="001914DD" w:rsidP="001914DD" w:rsidRDefault="001914DD" w14:paraId="13F36B72" w14:textId="77777777">
            <w:pPr>
              <w:numPr>
                <w:ilvl w:val="0"/>
                <w:numId w:val="23"/>
              </w:numPr>
              <w:ind w:left="360" w:firstLine="0"/>
              <w:jc w:val="both"/>
              <w:textAlignment w:val="baseline"/>
              <w:rPr>
                <w:rFonts w:ascii="Calibri" w:hAnsi="Calibri" w:eastAsia="Times New Roman" w:cs="Calibri"/>
                <w:lang w:val="en-US"/>
                <w14:ligatures w14:val="none"/>
              </w:rPr>
            </w:pPr>
            <w:r w:rsidRPr="001914DD">
              <w:rPr>
                <w:rFonts w:ascii="Calibri" w:hAnsi="Calibri" w:eastAsia="Times New Roman" w:cs="Calibri"/>
                <w:lang w:val="en-GB"/>
                <w14:ligatures w14:val="none"/>
              </w:rPr>
              <w:t>People with migration history </w:t>
            </w:r>
            <w:r w:rsidRPr="001914DD">
              <w:rPr>
                <w:rFonts w:ascii="Calibri" w:hAnsi="Calibri" w:eastAsia="Times New Roman" w:cs="Calibri"/>
                <w:lang w:val="en-US"/>
                <w14:ligatures w14:val="none"/>
              </w:rPr>
              <w:t> </w:t>
            </w:r>
          </w:p>
          <w:p w:rsidRPr="001914DD" w:rsidR="001914DD" w:rsidP="001914DD" w:rsidRDefault="001914DD" w14:paraId="7C6DB513" w14:textId="77777777">
            <w:pPr>
              <w:numPr>
                <w:ilvl w:val="0"/>
                <w:numId w:val="24"/>
              </w:numPr>
              <w:ind w:left="360" w:firstLine="0"/>
              <w:jc w:val="both"/>
              <w:textAlignment w:val="baseline"/>
              <w:rPr>
                <w:rFonts w:ascii="Calibri" w:hAnsi="Calibri" w:eastAsia="Times New Roman" w:cs="Calibri"/>
                <w:lang w:val="en-US"/>
                <w14:ligatures w14:val="none"/>
              </w:rPr>
            </w:pPr>
            <w:r w:rsidRPr="001914DD">
              <w:rPr>
                <w:rFonts w:ascii="Calibri" w:hAnsi="Calibri" w:eastAsia="Times New Roman" w:cs="Calibri"/>
                <w:lang w:val="en-GB"/>
                <w14:ligatures w14:val="none"/>
              </w:rPr>
              <w:t>Disabled and chronically ill people </w:t>
            </w:r>
            <w:r w:rsidRPr="001914DD">
              <w:rPr>
                <w:rFonts w:ascii="Calibri" w:hAnsi="Calibri" w:eastAsia="Times New Roman" w:cs="Calibri"/>
                <w:lang w:val="en-US"/>
                <w14:ligatures w14:val="none"/>
              </w:rPr>
              <w:t> </w:t>
            </w:r>
          </w:p>
          <w:p w:rsidRPr="001914DD" w:rsidR="001914DD" w:rsidP="001914DD" w:rsidRDefault="001914DD" w14:paraId="17C890BE" w14:textId="77777777">
            <w:pPr>
              <w:numPr>
                <w:ilvl w:val="0"/>
                <w:numId w:val="25"/>
              </w:numPr>
              <w:ind w:left="360" w:firstLine="0"/>
              <w:jc w:val="both"/>
              <w:textAlignment w:val="baseline"/>
              <w:rPr>
                <w:rFonts w:ascii="Calibri" w:hAnsi="Calibri" w:eastAsia="Times New Roman" w:cs="Calibri"/>
                <w:lang w:val="en-US"/>
                <w14:ligatures w14:val="none"/>
              </w:rPr>
            </w:pPr>
            <w:r w:rsidRPr="001914DD">
              <w:rPr>
                <w:rFonts w:ascii="Calibri" w:hAnsi="Calibri" w:eastAsia="Times New Roman" w:cs="Calibri"/>
                <w:lang w:val="en-GB"/>
                <w14:ligatures w14:val="none"/>
              </w:rPr>
              <w:t>LGBTIQA* people</w:t>
            </w:r>
            <w:r w:rsidRPr="001914DD">
              <w:rPr>
                <w:rFonts w:ascii="Calibri" w:hAnsi="Calibri" w:eastAsia="Times New Roman" w:cs="Calibri"/>
                <w:lang w:val="en-US"/>
                <w14:ligatures w14:val="none"/>
              </w:rPr>
              <w:t> </w:t>
            </w:r>
          </w:p>
          <w:p w:rsidRPr="001914DD" w:rsidR="00E575B1" w:rsidP="001914DD" w:rsidRDefault="00E575B1" w14:paraId="10BE209D" w14:textId="77777777">
            <w:pPr>
              <w:pStyle w:val="ListParagraph"/>
              <w:ind w:left="0"/>
              <w:jc w:val="both"/>
              <w:rPr>
                <w:rFonts w:cstheme="minorHAnsi"/>
                <w:lang w:val="en-US"/>
              </w:rPr>
            </w:pPr>
          </w:p>
        </w:tc>
        <w:tc>
          <w:tcPr>
            <w:tcW w:w="3113" w:type="dxa"/>
            <w:tcMar/>
          </w:tcPr>
          <w:p w:rsidRPr="001914DD" w:rsidR="00E575B1" w:rsidP="001914DD" w:rsidRDefault="001914DD" w14:paraId="68F5DD35" w14:textId="78E6C466">
            <w:pPr>
              <w:pStyle w:val="ListParagraph"/>
              <w:ind w:left="0"/>
              <w:jc w:val="both"/>
              <w:rPr>
                <w:rFonts w:cstheme="minorHAnsi"/>
                <w:lang w:val="en-US"/>
              </w:rPr>
            </w:pPr>
            <w:r>
              <w:rPr>
                <w:rStyle w:val="normaltextrun"/>
                <w:rFonts w:ascii="Calibri" w:hAnsi="Calibri" w:cs="Calibri"/>
                <w:color w:val="000000"/>
                <w:shd w:val="clear" w:color="auto" w:fill="FFFFFF"/>
                <w:lang w:val="en-GB"/>
              </w:rPr>
              <w:t xml:space="preserve">As mentioned regarding the social accessibility, immaterial factors such as racism can affect people when deciding for a place to live. In conservative areas of Germany with a shift to the right (in Eastern Germany where many people voted for the right-wing party of </w:t>
            </w:r>
            <w:proofErr w:type="spellStart"/>
            <w:r>
              <w:rPr>
                <w:rStyle w:val="normaltextrun"/>
                <w:rFonts w:ascii="Calibri" w:hAnsi="Calibri" w:cs="Calibri"/>
                <w:color w:val="000000"/>
                <w:shd w:val="clear" w:color="auto" w:fill="FFFFFF"/>
                <w:lang w:val="en-GB"/>
              </w:rPr>
              <w:t>AfD</w:t>
            </w:r>
            <w:proofErr w:type="spellEnd"/>
            <w:r>
              <w:rPr>
                <w:rStyle w:val="normaltextrun"/>
                <w:rFonts w:ascii="Calibri" w:hAnsi="Calibri" w:cs="Calibri"/>
                <w:color w:val="000000"/>
                <w:shd w:val="clear" w:color="auto" w:fill="FFFFFF"/>
                <w:lang w:val="en-GB"/>
              </w:rPr>
              <w:t xml:space="preserve">), racist structures might be more internalised by the people living there. Hence, people just arriving to rural areas, e.g. </w:t>
            </w:r>
            <w:r>
              <w:rPr>
                <w:rStyle w:val="normaltextrun"/>
                <w:rFonts w:ascii="Calibri" w:hAnsi="Calibri" w:cs="Calibri"/>
                <w:b/>
                <w:bCs/>
                <w:color w:val="000000"/>
                <w:shd w:val="clear" w:color="auto" w:fill="FFFFFF"/>
                <w:lang w:val="en-GB"/>
              </w:rPr>
              <w:t>refugees</w:t>
            </w:r>
            <w:r>
              <w:rPr>
                <w:rStyle w:val="normaltextrun"/>
                <w:rFonts w:ascii="Calibri" w:hAnsi="Calibri" w:cs="Calibri"/>
                <w:color w:val="000000"/>
                <w:shd w:val="clear" w:color="auto" w:fill="FFFFFF"/>
                <w:lang w:val="en-GB"/>
              </w:rPr>
              <w:t xml:space="preserve"> who have no choice of deciding where in Germany to live, might be excluded from energy communities. Furthermore, </w:t>
            </w:r>
            <w:r>
              <w:rPr>
                <w:rStyle w:val="normaltextrun"/>
                <w:rFonts w:ascii="Calibri" w:hAnsi="Calibri" w:cs="Calibri"/>
                <w:b/>
                <w:bCs/>
                <w:color w:val="000000"/>
                <w:shd w:val="clear" w:color="auto" w:fill="FFFFFF"/>
                <w:lang w:val="en-GB"/>
              </w:rPr>
              <w:t>people facing racism, e.g. people with migration history</w:t>
            </w:r>
            <w:r>
              <w:rPr>
                <w:rStyle w:val="normaltextrun"/>
                <w:rFonts w:ascii="Calibri" w:hAnsi="Calibri" w:cs="Calibri"/>
                <w:color w:val="000000"/>
                <w:shd w:val="clear" w:color="auto" w:fill="FFFFFF"/>
                <w:lang w:val="en-GB"/>
              </w:rPr>
              <w:t>, tend to move to larger cities in Germany. </w:t>
            </w:r>
            <w:r>
              <w:rPr>
                <w:rStyle w:val="eop"/>
                <w:rFonts w:ascii="Calibri" w:hAnsi="Calibri" w:cs="Calibri"/>
                <w:color w:val="000000"/>
                <w:shd w:val="clear" w:color="auto" w:fill="FFFFFF"/>
              </w:rPr>
              <w:t> </w:t>
            </w:r>
          </w:p>
        </w:tc>
        <w:tc>
          <w:tcPr>
            <w:tcW w:w="2693" w:type="dxa"/>
            <w:tcMar/>
          </w:tcPr>
          <w:p w:rsidRPr="001914DD" w:rsidR="00E575B1" w:rsidP="00E575B1" w:rsidRDefault="00E575B1" w14:paraId="3B34209B" w14:textId="77777777">
            <w:pPr>
              <w:pStyle w:val="ListParagraph"/>
              <w:ind w:left="0"/>
              <w:rPr>
                <w:rFonts w:cstheme="minorHAnsi"/>
                <w:lang w:val="en-US"/>
              </w:rPr>
            </w:pPr>
          </w:p>
        </w:tc>
      </w:tr>
      <w:tr w:rsidRPr="001914DD" w:rsidR="007D171A" w:rsidTr="61731018" w14:paraId="363FF6A8" w14:textId="77777777">
        <w:tc>
          <w:tcPr>
            <w:tcW w:w="1135" w:type="dxa"/>
            <w:tcMar/>
          </w:tcPr>
          <w:p w:rsidRPr="001914DD" w:rsidR="00E575B1" w:rsidP="00E575B1" w:rsidRDefault="00E575B1" w14:paraId="2A651F76" w14:textId="77777777">
            <w:pPr>
              <w:pStyle w:val="ListParagraph"/>
              <w:ind w:left="0"/>
              <w:rPr>
                <w:rFonts w:cstheme="minorHAnsi"/>
                <w:b/>
                <w:lang w:val="en-US"/>
              </w:rPr>
            </w:pPr>
            <w:r w:rsidRPr="001914DD">
              <w:rPr>
                <w:rFonts w:cstheme="minorHAnsi"/>
                <w:b/>
                <w:color w:val="1F4E79" w:themeColor="accent1" w:themeShade="80"/>
                <w:lang w:val="en-US"/>
              </w:rPr>
              <w:t>Hungary</w:t>
            </w:r>
          </w:p>
        </w:tc>
        <w:tc>
          <w:tcPr>
            <w:tcW w:w="3544" w:type="dxa"/>
            <w:tcMar/>
          </w:tcPr>
          <w:p w:rsidRPr="00497028" w:rsidR="007D171A" w:rsidP="001914DD" w:rsidRDefault="007D171A" w14:paraId="0474B1EF" w14:textId="77777777">
            <w:pPr>
              <w:numPr>
                <w:ilvl w:val="0"/>
                <w:numId w:val="2"/>
              </w:numPr>
              <w:jc w:val="both"/>
              <w:rPr>
                <w:rFonts w:cstheme="minorHAnsi"/>
                <w:b/>
                <w:bCs/>
                <w:lang w:val="en-GB"/>
              </w:rPr>
            </w:pPr>
            <w:r w:rsidRPr="00497028">
              <w:rPr>
                <w:rFonts w:cstheme="minorHAnsi"/>
                <w:b/>
                <w:bCs/>
                <w:lang w:val="en-GB"/>
              </w:rPr>
              <w:t xml:space="preserve">Low-income households </w:t>
            </w:r>
          </w:p>
          <w:p w:rsidRPr="001914DD" w:rsidR="007D171A" w:rsidP="001914DD" w:rsidRDefault="007D171A" w14:paraId="0BDADCEB" w14:textId="77777777">
            <w:pPr>
              <w:numPr>
                <w:ilvl w:val="0"/>
                <w:numId w:val="2"/>
              </w:numPr>
              <w:jc w:val="both"/>
              <w:rPr>
                <w:rFonts w:cstheme="minorHAnsi"/>
                <w:lang w:val="en-GB"/>
              </w:rPr>
            </w:pPr>
            <w:r w:rsidRPr="00497028">
              <w:rPr>
                <w:rFonts w:cstheme="minorHAnsi"/>
                <w:b/>
                <w:bCs/>
                <w:lang w:val="en-GB"/>
              </w:rPr>
              <w:t>Elderly individuals</w:t>
            </w:r>
            <w:r w:rsidRPr="001914DD">
              <w:rPr>
                <w:rFonts w:cstheme="minorHAnsi"/>
                <w:lang w:val="en-GB"/>
              </w:rPr>
              <w:t xml:space="preserve"> (over 75 years old), e.g. the eligibility criteria for the Home Renovation Program exclude individuals over this age.</w:t>
            </w:r>
          </w:p>
          <w:p w:rsidRPr="001914DD" w:rsidR="007D171A" w:rsidP="001914DD" w:rsidRDefault="007D171A" w14:paraId="6659D499" w14:textId="77777777">
            <w:pPr>
              <w:numPr>
                <w:ilvl w:val="0"/>
                <w:numId w:val="2"/>
              </w:numPr>
              <w:jc w:val="both"/>
              <w:rPr>
                <w:rFonts w:cstheme="minorHAnsi"/>
                <w:lang w:val="en-GB"/>
              </w:rPr>
            </w:pPr>
            <w:r w:rsidRPr="00497028">
              <w:rPr>
                <w:rFonts w:cstheme="minorHAnsi"/>
                <w:b/>
                <w:bCs/>
                <w:lang w:val="en-GB"/>
              </w:rPr>
              <w:t>Households in older, energy-inefficient homes</w:t>
            </w:r>
            <w:r w:rsidRPr="001914DD">
              <w:rPr>
                <w:rFonts w:cstheme="minorHAnsi"/>
                <w:lang w:val="en-GB"/>
              </w:rPr>
              <w:t>: Although Home Renovation Program target these properties, the level of grant funding and the requirement for an interest-free loan component not sufficient for the most vulnerable households to afford the necessary upgrades.</w:t>
            </w:r>
          </w:p>
          <w:p w:rsidRPr="001914DD" w:rsidR="007D171A" w:rsidP="61731018" w:rsidRDefault="007D171A" w14:paraId="1F3DD863" w14:textId="77777777">
            <w:pPr>
              <w:numPr>
                <w:ilvl w:val="0"/>
                <w:numId w:val="2"/>
              </w:numPr>
              <w:jc w:val="both"/>
              <w:rPr>
                <w:rFonts w:cs="Calibri" w:cstheme="minorAscii"/>
                <w:lang w:val="en-GB"/>
              </w:rPr>
            </w:pPr>
            <w:commentRangeStart w:id="334046538"/>
            <w:commentRangeStart w:id="741590079"/>
            <w:commentRangeStart w:id="1053709444"/>
            <w:r w:rsidRPr="61731018" w:rsidR="6FF31AB5">
              <w:rPr>
                <w:rFonts w:cs="Calibri" w:cstheme="minorAscii"/>
                <w:b w:val="1"/>
                <w:bCs w:val="1"/>
                <w:lang w:val="en-GB"/>
              </w:rPr>
              <w:t>Married couples without children</w:t>
            </w:r>
            <w:r w:rsidRPr="61731018" w:rsidR="6FF31AB5">
              <w:rPr>
                <w:rFonts w:cs="Calibri" w:cstheme="minorAscii"/>
                <w:lang w:val="en-GB"/>
              </w:rPr>
              <w:t xml:space="preserve"> (see above: CSOK)</w:t>
            </w:r>
            <w:commentRangeEnd w:id="334046538"/>
            <w:r>
              <w:rPr>
                <w:rStyle w:val="CommentReference"/>
              </w:rPr>
              <w:commentReference w:id="334046538"/>
            </w:r>
            <w:commentRangeEnd w:id="741590079"/>
            <w:r>
              <w:rPr>
                <w:rStyle w:val="CommentReference"/>
              </w:rPr>
              <w:commentReference w:id="741590079"/>
            </w:r>
            <w:commentRangeEnd w:id="1053709444"/>
            <w:r>
              <w:rPr>
                <w:rStyle w:val="CommentReference"/>
              </w:rPr>
              <w:commentReference w:id="1053709444"/>
            </w:r>
          </w:p>
          <w:p w:rsidRPr="001914DD" w:rsidR="007D171A" w:rsidP="001914DD" w:rsidRDefault="007D171A" w14:paraId="22A30989" w14:textId="77777777">
            <w:pPr>
              <w:numPr>
                <w:ilvl w:val="0"/>
                <w:numId w:val="2"/>
              </w:numPr>
              <w:jc w:val="both"/>
              <w:rPr>
                <w:rFonts w:cstheme="minorHAnsi"/>
                <w:lang w:val="en-GB"/>
              </w:rPr>
            </w:pPr>
            <w:r w:rsidRPr="00497028">
              <w:rPr>
                <w:rFonts w:cstheme="minorHAnsi"/>
                <w:b/>
                <w:bCs/>
                <w:lang w:val="en-GB"/>
              </w:rPr>
              <w:t>Tenants</w:t>
            </w:r>
            <w:r w:rsidRPr="001914DD">
              <w:rPr>
                <w:rFonts w:cstheme="minorHAnsi"/>
                <w:lang w:val="en-GB"/>
              </w:rPr>
              <w:t>, who simply cannot afford to own a house, or buy one with the help of loan</w:t>
            </w:r>
          </w:p>
          <w:p w:rsidRPr="001914DD" w:rsidR="00E575B1" w:rsidP="00E575B1" w:rsidRDefault="00E575B1" w14:paraId="63B18FC1" w14:textId="77777777">
            <w:pPr>
              <w:pStyle w:val="ListParagraph"/>
              <w:ind w:left="0"/>
              <w:rPr>
                <w:rFonts w:cstheme="minorHAnsi"/>
                <w:lang w:val="en-GB"/>
              </w:rPr>
            </w:pPr>
          </w:p>
        </w:tc>
        <w:tc>
          <w:tcPr>
            <w:tcW w:w="3402" w:type="dxa"/>
            <w:tcMar/>
          </w:tcPr>
          <w:p w:rsidRPr="00497028" w:rsidR="007D171A" w:rsidP="001914DD" w:rsidRDefault="007D171A" w14:paraId="2DE4C7CA" w14:textId="77777777">
            <w:pPr>
              <w:numPr>
                <w:ilvl w:val="0"/>
                <w:numId w:val="2"/>
              </w:numPr>
              <w:jc w:val="both"/>
              <w:rPr>
                <w:rFonts w:cstheme="minorHAnsi"/>
                <w:b/>
                <w:bCs/>
                <w:lang w:val="en-GB"/>
              </w:rPr>
            </w:pPr>
            <w:r w:rsidRPr="00497028">
              <w:rPr>
                <w:rFonts w:cstheme="minorHAnsi"/>
                <w:b/>
                <w:bCs/>
                <w:lang w:val="en-GB"/>
              </w:rPr>
              <w:t>Individuals with limited digital literacy or access</w:t>
            </w:r>
          </w:p>
          <w:p w:rsidRPr="001914DD" w:rsidR="00E575B1" w:rsidP="00E575B1" w:rsidRDefault="00E575B1" w14:paraId="3CD160B5" w14:textId="77777777">
            <w:pPr>
              <w:pStyle w:val="ListParagraph"/>
              <w:ind w:left="0"/>
              <w:rPr>
                <w:rFonts w:cstheme="minorHAnsi"/>
                <w:lang w:val="en-GB"/>
              </w:rPr>
            </w:pPr>
          </w:p>
        </w:tc>
        <w:tc>
          <w:tcPr>
            <w:tcW w:w="3113" w:type="dxa"/>
            <w:tcMar/>
          </w:tcPr>
          <w:p w:rsidRPr="00497028" w:rsidR="007D171A" w:rsidP="001914DD" w:rsidRDefault="007D171A" w14:paraId="4777CECE" w14:textId="77777777">
            <w:pPr>
              <w:numPr>
                <w:ilvl w:val="0"/>
                <w:numId w:val="2"/>
              </w:numPr>
              <w:jc w:val="both"/>
              <w:rPr>
                <w:rFonts w:cstheme="minorHAnsi"/>
                <w:b/>
                <w:bCs/>
                <w:lang w:val="en-GB"/>
              </w:rPr>
            </w:pPr>
            <w:r w:rsidRPr="00497028">
              <w:rPr>
                <w:rFonts w:cstheme="minorHAnsi"/>
                <w:b/>
                <w:bCs/>
                <w:lang w:val="en-GB"/>
              </w:rPr>
              <w:t>Families living in unfit housing in rural areas</w:t>
            </w:r>
          </w:p>
          <w:p w:rsidRPr="00497028" w:rsidR="007D171A" w:rsidP="001914DD" w:rsidRDefault="007D171A" w14:paraId="5A458083" w14:textId="77777777">
            <w:pPr>
              <w:numPr>
                <w:ilvl w:val="0"/>
                <w:numId w:val="2"/>
              </w:numPr>
              <w:jc w:val="both"/>
              <w:rPr>
                <w:rFonts w:cstheme="minorHAnsi"/>
                <w:b/>
                <w:bCs/>
                <w:lang w:val="en-GB"/>
              </w:rPr>
            </w:pPr>
            <w:r w:rsidRPr="00497028">
              <w:rPr>
                <w:rFonts w:cstheme="minorHAnsi"/>
                <w:b/>
                <w:bCs/>
                <w:lang w:val="en-GB"/>
              </w:rPr>
              <w:t xml:space="preserve">Residents of the most disadvantaged settlements </w:t>
            </w:r>
          </w:p>
          <w:p w:rsidRPr="001914DD" w:rsidR="00E575B1" w:rsidP="00E575B1" w:rsidRDefault="00E575B1" w14:paraId="37600CF7" w14:textId="77777777">
            <w:pPr>
              <w:pStyle w:val="ListParagraph"/>
              <w:ind w:left="0"/>
              <w:rPr>
                <w:rFonts w:cstheme="minorHAnsi"/>
                <w:lang w:val="en-GB"/>
              </w:rPr>
            </w:pPr>
          </w:p>
        </w:tc>
        <w:tc>
          <w:tcPr>
            <w:tcW w:w="2693" w:type="dxa"/>
            <w:tcMar/>
          </w:tcPr>
          <w:p w:rsidRPr="001914DD" w:rsidR="00E575B1" w:rsidP="00E575B1" w:rsidRDefault="00E575B1" w14:paraId="7ADE1E5E" w14:textId="77777777">
            <w:pPr>
              <w:pStyle w:val="ListParagraph"/>
              <w:ind w:left="0"/>
              <w:rPr>
                <w:rFonts w:cstheme="minorHAnsi"/>
                <w:lang w:val="en-US"/>
              </w:rPr>
            </w:pPr>
          </w:p>
        </w:tc>
      </w:tr>
      <w:tr w:rsidRPr="001914DD" w:rsidR="007D171A" w:rsidTr="61731018" w14:paraId="6551EB6E" w14:textId="77777777">
        <w:tc>
          <w:tcPr>
            <w:tcW w:w="1135" w:type="dxa"/>
            <w:tcMar/>
          </w:tcPr>
          <w:p w:rsidRPr="001914DD" w:rsidR="00E575B1" w:rsidP="00E575B1" w:rsidRDefault="00E575B1" w14:paraId="4EE66445" w14:textId="77777777">
            <w:pPr>
              <w:pStyle w:val="ListParagraph"/>
              <w:ind w:left="0"/>
              <w:rPr>
                <w:rFonts w:cstheme="minorHAnsi"/>
                <w:b/>
                <w:lang w:val="en-US"/>
              </w:rPr>
            </w:pPr>
            <w:r w:rsidRPr="001914DD">
              <w:rPr>
                <w:rFonts w:cstheme="minorHAnsi"/>
                <w:b/>
                <w:color w:val="1F4E79" w:themeColor="accent1" w:themeShade="80"/>
                <w:lang w:val="en-US"/>
              </w:rPr>
              <w:t>Ireland</w:t>
            </w:r>
          </w:p>
        </w:tc>
        <w:tc>
          <w:tcPr>
            <w:tcW w:w="3544" w:type="dxa"/>
            <w:tcMar/>
          </w:tcPr>
          <w:p w:rsidRPr="001914DD" w:rsidR="007D171A" w:rsidP="007D171A" w:rsidRDefault="007D171A" w14:paraId="77A191B7" w14:textId="77777777">
            <w:pPr>
              <w:jc w:val="both"/>
              <w:rPr>
                <w:rFonts w:cstheme="minorHAnsi"/>
                <w:b/>
                <w:u w:val="single"/>
                <w:lang w:val="en-US"/>
              </w:rPr>
            </w:pPr>
            <w:r w:rsidRPr="001914DD">
              <w:rPr>
                <w:rFonts w:cstheme="minorHAnsi"/>
                <w:b/>
                <w:u w:val="single"/>
                <w:lang w:val="en-US"/>
              </w:rPr>
              <w:t>Household level</w:t>
            </w:r>
          </w:p>
          <w:p w:rsidRPr="001914DD" w:rsidR="007D171A" w:rsidP="007D171A" w:rsidRDefault="007D171A" w14:paraId="0C6013D8" w14:textId="053BBA88">
            <w:pPr>
              <w:jc w:val="both"/>
              <w:rPr>
                <w:rFonts w:cstheme="minorHAnsi"/>
                <w:lang w:val="en-US"/>
              </w:rPr>
            </w:pPr>
            <w:r w:rsidRPr="001914DD">
              <w:rPr>
                <w:rFonts w:cstheme="minorHAnsi"/>
                <w:b/>
                <w:lang w:val="en-US"/>
              </w:rPr>
              <w:t>Upfront costs and potential economic exclusion from the scheme:</w:t>
            </w:r>
            <w:r w:rsidRPr="001914DD">
              <w:rPr>
                <w:rFonts w:cstheme="minorHAnsi"/>
                <w:lang w:val="en-US"/>
              </w:rPr>
              <w:t xml:space="preserve"> </w:t>
            </w:r>
            <w:r w:rsidRPr="000826F0">
              <w:rPr>
                <w:rFonts w:cstheme="minorHAnsi"/>
                <w:b/>
                <w:bCs/>
                <w:lang w:val="en-US"/>
              </w:rPr>
              <w:t>Low-income families, pensioners relying on state pension, migrants on low income, single parents</w:t>
            </w:r>
            <w:r w:rsidRPr="001914DD">
              <w:rPr>
                <w:rFonts w:cstheme="minorHAnsi"/>
                <w:lang w:val="en-US"/>
              </w:rPr>
              <w:t xml:space="preserve">. Low-income households </w:t>
            </w:r>
            <w:r w:rsidRPr="001914DD">
              <w:rPr>
                <w:rFonts w:cstheme="minorHAnsi"/>
                <w:lang w:val="en-US"/>
              </w:rPr>
              <w:lastRenderedPageBreak/>
              <w:t xml:space="preserve">also tend to live in older and less energy-efficient buildings, which results in higher energy consumption, often leading to energy poverty. </w:t>
            </w:r>
            <w:r w:rsidRPr="000826F0">
              <w:rPr>
                <w:rFonts w:cstheme="minorHAnsi"/>
                <w:b/>
                <w:bCs/>
                <w:lang w:val="en-US"/>
              </w:rPr>
              <w:t>Energy poor households</w:t>
            </w:r>
            <w:r w:rsidRPr="001914DD">
              <w:rPr>
                <w:rFonts w:cstheme="minorHAnsi"/>
                <w:lang w:val="en-US"/>
              </w:rPr>
              <w:t xml:space="preserve"> also have limited access to mainstream funding for participating in renewables and limited capacity to pay upfront (EAPN, 2022). </w:t>
            </w:r>
            <w:r w:rsidRPr="000826F0">
              <w:rPr>
                <w:rFonts w:cstheme="minorHAnsi"/>
                <w:b/>
                <w:bCs/>
                <w:lang w:val="en-US"/>
              </w:rPr>
              <w:t>Female-headed households</w:t>
            </w:r>
            <w:r w:rsidRPr="001914DD">
              <w:rPr>
                <w:rFonts w:cstheme="minorHAnsi"/>
                <w:lang w:val="en-US"/>
              </w:rPr>
              <w:t xml:space="preserve"> are also identified as vulnerable as they tend to have fewer financial means to invest in renewables. </w:t>
            </w:r>
            <w:r w:rsidRPr="000826F0">
              <w:rPr>
                <w:rFonts w:cstheme="minorHAnsi"/>
                <w:b/>
                <w:bCs/>
                <w:lang w:val="en-US"/>
              </w:rPr>
              <w:t>Inequalities related to wealth and assets</w:t>
            </w:r>
            <w:r w:rsidRPr="001914DD">
              <w:rPr>
                <w:rFonts w:cstheme="minorHAnsi"/>
                <w:lang w:val="en-US"/>
              </w:rPr>
              <w:t xml:space="preserve"> (in addition to income) </w:t>
            </w:r>
            <w:proofErr w:type="gramStart"/>
            <w:r w:rsidRPr="001914DD">
              <w:rPr>
                <w:rFonts w:cstheme="minorHAnsi"/>
                <w:lang w:val="en-US"/>
              </w:rPr>
              <w:t>also</w:t>
            </w:r>
            <w:proofErr w:type="gramEnd"/>
            <w:r w:rsidRPr="001914DD">
              <w:rPr>
                <w:rFonts w:cstheme="minorHAnsi"/>
                <w:lang w:val="en-US"/>
              </w:rPr>
              <w:t xml:space="preserve"> possibly important in this context as homeowners are more likely to invest in PVs installation, access to the roof as crucial (thus excluding </w:t>
            </w:r>
            <w:proofErr w:type="gramStart"/>
            <w:r w:rsidRPr="001914DD">
              <w:rPr>
                <w:rFonts w:cstheme="minorHAnsi"/>
                <w:lang w:val="en-US"/>
              </w:rPr>
              <w:t>potentially</w:t>
            </w:r>
            <w:proofErr w:type="gramEnd"/>
            <w:r w:rsidRPr="001914DD">
              <w:rPr>
                <w:rFonts w:cstheme="minorHAnsi"/>
                <w:lang w:val="en-US"/>
              </w:rPr>
              <w:t xml:space="preserve"> owners of apartments), and the size of the house as a determinant of the volume of generated energy (size of the roof for PVs). Some studies also mention </w:t>
            </w:r>
            <w:r w:rsidRPr="000826F0">
              <w:rPr>
                <w:rFonts w:cstheme="minorHAnsi"/>
                <w:b/>
                <w:bCs/>
                <w:lang w:val="en-US"/>
              </w:rPr>
              <w:t>age as an inequality in relation to younger persons</w:t>
            </w:r>
            <w:r w:rsidRPr="001914DD">
              <w:rPr>
                <w:rFonts w:cstheme="minorHAnsi"/>
                <w:lang w:val="en-US"/>
              </w:rPr>
              <w:t xml:space="preserve">, especially students who do not have means to install PVs and are more likely to rent (e.g. </w:t>
            </w:r>
            <w:proofErr w:type="spellStart"/>
            <w:r w:rsidRPr="001914DD">
              <w:rPr>
                <w:rFonts w:cstheme="minorHAnsi"/>
                <w:lang w:val="en-US"/>
              </w:rPr>
              <w:t>Sovacool</w:t>
            </w:r>
            <w:proofErr w:type="spellEnd"/>
            <w:r w:rsidRPr="001914DD">
              <w:rPr>
                <w:rFonts w:cstheme="minorHAnsi"/>
                <w:lang w:val="en-US"/>
              </w:rPr>
              <w:t xml:space="preserve"> et al., 2024).</w:t>
            </w:r>
          </w:p>
          <w:p w:rsidRPr="001914DD" w:rsidR="007D171A" w:rsidP="007D171A" w:rsidRDefault="007D171A" w14:paraId="5CE5EA68" w14:textId="77777777">
            <w:pPr>
              <w:jc w:val="both"/>
              <w:rPr>
                <w:rFonts w:cstheme="minorHAnsi"/>
                <w:b/>
                <w:u w:val="single"/>
                <w:lang w:val="en-US"/>
              </w:rPr>
            </w:pPr>
            <w:proofErr w:type="gramStart"/>
            <w:r w:rsidRPr="001914DD">
              <w:rPr>
                <w:rFonts w:cstheme="minorHAnsi"/>
                <w:b/>
                <w:u w:val="single"/>
                <w:lang w:val="en-US"/>
              </w:rPr>
              <w:t>Community  level</w:t>
            </w:r>
            <w:proofErr w:type="gramEnd"/>
            <w:r w:rsidRPr="001914DD">
              <w:rPr>
                <w:rFonts w:cstheme="minorHAnsi"/>
                <w:b/>
                <w:u w:val="single"/>
                <w:lang w:val="en-US"/>
              </w:rPr>
              <w:t>:</w:t>
            </w:r>
          </w:p>
          <w:p w:rsidRPr="001914DD" w:rsidR="00E575B1" w:rsidP="007D171A" w:rsidRDefault="007D171A" w14:paraId="7B5E86AC" w14:textId="77777777">
            <w:pPr>
              <w:jc w:val="both"/>
              <w:rPr>
                <w:rFonts w:cstheme="minorHAnsi"/>
                <w:lang w:val="en-US"/>
              </w:rPr>
            </w:pPr>
            <w:r w:rsidRPr="000826F0">
              <w:rPr>
                <w:rFonts w:cstheme="minorHAnsi"/>
                <w:b/>
                <w:bCs/>
                <w:lang w:val="en-US"/>
              </w:rPr>
              <w:t>Residents of poorer neighborhoods</w:t>
            </w:r>
            <w:r w:rsidRPr="001914DD">
              <w:rPr>
                <w:rFonts w:cstheme="minorHAnsi"/>
                <w:lang w:val="en-US"/>
              </w:rPr>
              <w:t xml:space="preserve"> may have to rely on loans to cover the cost of renewable generators installations. In general, international </w:t>
            </w:r>
            <w:r w:rsidRPr="001914DD">
              <w:rPr>
                <w:rFonts w:cstheme="minorHAnsi"/>
                <w:lang w:val="en-US"/>
              </w:rPr>
              <w:lastRenderedPageBreak/>
              <w:t xml:space="preserve">studies point </w:t>
            </w:r>
            <w:proofErr w:type="gramStart"/>
            <w:r w:rsidRPr="001914DD">
              <w:rPr>
                <w:rFonts w:cstheme="minorHAnsi"/>
                <w:lang w:val="en-US"/>
              </w:rPr>
              <w:t>out to</w:t>
            </w:r>
            <w:proofErr w:type="gramEnd"/>
            <w:r w:rsidRPr="001914DD">
              <w:rPr>
                <w:rFonts w:cstheme="minorHAnsi"/>
                <w:lang w:val="en-US"/>
              </w:rPr>
              <w:t xml:space="preserve"> high membership fees (</w:t>
            </w:r>
            <w:proofErr w:type="spellStart"/>
            <w:r w:rsidRPr="001914DD">
              <w:rPr>
                <w:rFonts w:cstheme="minorHAnsi"/>
                <w:lang w:val="en-US"/>
              </w:rPr>
              <w:t>Carmizaru</w:t>
            </w:r>
            <w:proofErr w:type="spellEnd"/>
            <w:r w:rsidRPr="001914DD">
              <w:rPr>
                <w:rFonts w:cstheme="minorHAnsi"/>
                <w:lang w:val="en-US"/>
              </w:rPr>
              <w:t xml:space="preserve"> and Uihlein, 2020) and limited savings/assets (Hanke and </w:t>
            </w:r>
            <w:proofErr w:type="spellStart"/>
            <w:r w:rsidRPr="001914DD">
              <w:rPr>
                <w:rFonts w:cstheme="minorHAnsi"/>
                <w:lang w:val="en-US"/>
              </w:rPr>
              <w:t>Lowitzsch</w:t>
            </w:r>
            <w:proofErr w:type="spellEnd"/>
            <w:r w:rsidRPr="001914DD">
              <w:rPr>
                <w:rFonts w:cstheme="minorHAnsi"/>
                <w:lang w:val="en-US"/>
              </w:rPr>
              <w:t xml:space="preserve">, 2020) are noted as the main barriers to inclusion of households vulnerable to energy poverty. </w:t>
            </w:r>
          </w:p>
        </w:tc>
        <w:tc>
          <w:tcPr>
            <w:tcW w:w="3402" w:type="dxa"/>
            <w:tcMar/>
          </w:tcPr>
          <w:p w:rsidRPr="001914DD" w:rsidR="007D171A" w:rsidP="007D171A" w:rsidRDefault="007D171A" w14:paraId="74616E17" w14:textId="6F6E0B1A">
            <w:pPr>
              <w:jc w:val="both"/>
              <w:rPr>
                <w:rFonts w:cstheme="minorHAnsi"/>
                <w:lang w:val="en-US"/>
              </w:rPr>
            </w:pPr>
            <w:r w:rsidRPr="00497028">
              <w:rPr>
                <w:rFonts w:cstheme="minorHAnsi"/>
                <w:b/>
                <w:bCs/>
                <w:lang w:val="en-US"/>
              </w:rPr>
              <w:lastRenderedPageBreak/>
              <w:t>Women, especially those with caring responsibilities,</w:t>
            </w:r>
            <w:r w:rsidRPr="001914DD">
              <w:rPr>
                <w:rFonts w:cstheme="minorHAnsi"/>
                <w:lang w:val="en-US"/>
              </w:rPr>
              <w:t xml:space="preserve"> have been identified in the literature as having limited access to both, household microgeneration and community small generation of energy as they are often time poor, or experience </w:t>
            </w:r>
            <w:r w:rsidRPr="001914DD">
              <w:rPr>
                <w:rFonts w:cstheme="minorHAnsi"/>
                <w:lang w:val="en-US"/>
              </w:rPr>
              <w:lastRenderedPageBreak/>
              <w:t xml:space="preserve">double-burden from work and caring duties (e.g. </w:t>
            </w:r>
            <w:r w:rsidRPr="001914DD">
              <w:rPr>
                <w:rFonts w:cstheme="minorHAnsi"/>
                <w:b/>
                <w:bCs/>
              </w:rPr>
              <w:t> </w:t>
            </w:r>
            <w:r w:rsidRPr="001914DD">
              <w:rPr>
                <w:rFonts w:cstheme="minorHAnsi"/>
              </w:rPr>
              <w:t>Ó Maonaigh</w:t>
            </w:r>
            <w:r w:rsidRPr="001914DD">
              <w:rPr>
                <w:rFonts w:cstheme="minorHAnsi"/>
                <w:lang w:val="en-US"/>
              </w:rPr>
              <w:t xml:space="preserve">, 2024 for Ireland specifically). </w:t>
            </w:r>
            <w:r w:rsidRPr="00497028">
              <w:rPr>
                <w:rFonts w:cstheme="minorHAnsi"/>
                <w:b/>
                <w:bCs/>
                <w:lang w:val="en-US"/>
              </w:rPr>
              <w:t>Tenants in private rented accommodation</w:t>
            </w:r>
            <w:r w:rsidRPr="001914DD">
              <w:rPr>
                <w:rFonts w:cstheme="minorHAnsi"/>
                <w:lang w:val="en-US"/>
              </w:rPr>
              <w:t xml:space="preserve"> are also most likely to be excluded due to the lack of tenancy security and no incentive for micro-generation. Community level involvement for tenants is possible, but as being a tenant often intersects with other vulnerabilities (lower levels of income, family status, migration status) there may be barriers related to affordability.  </w:t>
            </w:r>
            <w:r w:rsidRPr="00497028">
              <w:rPr>
                <w:rFonts w:cstheme="minorHAnsi"/>
                <w:b/>
                <w:bCs/>
                <w:lang w:val="en-US"/>
              </w:rPr>
              <w:t xml:space="preserve">Older </w:t>
            </w:r>
            <w:proofErr w:type="gramStart"/>
            <w:r w:rsidRPr="00497028">
              <w:rPr>
                <w:rFonts w:cstheme="minorHAnsi"/>
                <w:b/>
                <w:bCs/>
                <w:lang w:val="en-US"/>
              </w:rPr>
              <w:t>persons</w:t>
            </w:r>
            <w:proofErr w:type="gramEnd"/>
            <w:r w:rsidRPr="001914DD">
              <w:rPr>
                <w:rFonts w:cstheme="minorHAnsi"/>
                <w:lang w:val="en-US"/>
              </w:rPr>
              <w:t xml:space="preserve">, even if able to afford solar panels, may have difficulties in </w:t>
            </w:r>
            <w:proofErr w:type="gramStart"/>
            <w:r w:rsidRPr="001914DD">
              <w:rPr>
                <w:rFonts w:cstheme="minorHAnsi"/>
                <w:lang w:val="en-US"/>
              </w:rPr>
              <w:t>accessing</w:t>
            </w:r>
            <w:proofErr w:type="gramEnd"/>
            <w:r w:rsidRPr="001914DD">
              <w:rPr>
                <w:rFonts w:cstheme="minorHAnsi"/>
                <w:lang w:val="en-US"/>
              </w:rPr>
              <w:t xml:space="preserve"> due to the technology involved (smart meters, applications). Low levels of understanding how </w:t>
            </w:r>
            <w:proofErr w:type="gramStart"/>
            <w:r w:rsidRPr="001914DD">
              <w:rPr>
                <w:rFonts w:cstheme="minorHAnsi"/>
                <w:lang w:val="en-US"/>
              </w:rPr>
              <w:t>the energy</w:t>
            </w:r>
            <w:proofErr w:type="gramEnd"/>
            <w:r w:rsidRPr="001914DD">
              <w:rPr>
                <w:rFonts w:cstheme="minorHAnsi"/>
                <w:lang w:val="en-US"/>
              </w:rPr>
              <w:t xml:space="preserve"> is used </w:t>
            </w:r>
            <w:proofErr w:type="gramStart"/>
            <w:r w:rsidRPr="001914DD">
              <w:rPr>
                <w:rFonts w:cstheme="minorHAnsi"/>
                <w:lang w:val="en-US"/>
              </w:rPr>
              <w:t>has</w:t>
            </w:r>
            <w:proofErr w:type="gramEnd"/>
            <w:r w:rsidRPr="001914DD">
              <w:rPr>
                <w:rFonts w:cstheme="minorHAnsi"/>
                <w:lang w:val="en-US"/>
              </w:rPr>
              <w:t xml:space="preserve"> also been highlighted in previous studies as a barrier to fully benefit from the payments for excess energy produced (</w:t>
            </w:r>
            <w:proofErr w:type="spellStart"/>
            <w:r w:rsidRPr="001914DD">
              <w:rPr>
                <w:rFonts w:cstheme="minorHAnsi"/>
                <w:lang w:val="en-US"/>
              </w:rPr>
              <w:t>Sovaco</w:t>
            </w:r>
            <w:r w:rsidR="00DB4F60">
              <w:rPr>
                <w:rFonts w:cstheme="minorHAnsi"/>
                <w:lang w:val="en-US"/>
              </w:rPr>
              <w:t>o</w:t>
            </w:r>
            <w:r w:rsidRPr="001914DD">
              <w:rPr>
                <w:rFonts w:cstheme="minorHAnsi"/>
                <w:lang w:val="en-US"/>
              </w:rPr>
              <w:t>l</w:t>
            </w:r>
            <w:proofErr w:type="spellEnd"/>
            <w:r w:rsidRPr="001914DD">
              <w:rPr>
                <w:rFonts w:cstheme="minorHAnsi"/>
                <w:lang w:val="en-US"/>
              </w:rPr>
              <w:t xml:space="preserve"> et al., 2022).</w:t>
            </w:r>
          </w:p>
          <w:p w:rsidRPr="001914DD" w:rsidR="007D171A" w:rsidP="007D171A" w:rsidRDefault="007D171A" w14:paraId="58C96110" w14:textId="77777777">
            <w:pPr>
              <w:jc w:val="both"/>
              <w:rPr>
                <w:rFonts w:cstheme="minorHAnsi"/>
                <w:lang w:val="en-US"/>
              </w:rPr>
            </w:pPr>
            <w:r w:rsidRPr="00497028">
              <w:rPr>
                <w:rFonts w:cstheme="minorHAnsi"/>
                <w:b/>
                <w:bCs/>
                <w:lang w:val="en-US"/>
              </w:rPr>
              <w:t>Travelers living in mobile homes</w:t>
            </w:r>
            <w:r w:rsidRPr="001914DD">
              <w:rPr>
                <w:rFonts w:cstheme="minorHAnsi"/>
                <w:lang w:val="en-US"/>
              </w:rPr>
              <w:t xml:space="preserve"> are also identified as a disadvantaged group. Gender is also mentioned in the context of micro-generation as important from the </w:t>
            </w:r>
            <w:r w:rsidRPr="00497028">
              <w:rPr>
                <w:rFonts w:cstheme="minorHAnsi"/>
                <w:b/>
                <w:bCs/>
                <w:lang w:val="en-US"/>
              </w:rPr>
              <w:t>‘patriarchal gender norms’</w:t>
            </w:r>
            <w:r w:rsidRPr="001914DD">
              <w:rPr>
                <w:rFonts w:cstheme="minorHAnsi"/>
                <w:lang w:val="en-US"/>
              </w:rPr>
              <w:t xml:space="preserve"> reinforced at the household level during the decision-making process about PV installation (e.g. </w:t>
            </w:r>
            <w:proofErr w:type="spellStart"/>
            <w:r w:rsidRPr="001914DD">
              <w:rPr>
                <w:rFonts w:cstheme="minorHAnsi"/>
                <w:lang w:val="en-US"/>
              </w:rPr>
              <w:lastRenderedPageBreak/>
              <w:t>Sovacool</w:t>
            </w:r>
            <w:proofErr w:type="spellEnd"/>
            <w:r w:rsidRPr="001914DD">
              <w:rPr>
                <w:rFonts w:cstheme="minorHAnsi"/>
                <w:lang w:val="en-US"/>
              </w:rPr>
              <w:t xml:space="preserve"> et al., 2024 for a UK study). </w:t>
            </w:r>
          </w:p>
          <w:p w:rsidRPr="001914DD" w:rsidR="00E575B1" w:rsidP="00E575B1" w:rsidRDefault="00E575B1" w14:paraId="409D94A1" w14:textId="77777777">
            <w:pPr>
              <w:pStyle w:val="ListParagraph"/>
              <w:ind w:left="0"/>
              <w:rPr>
                <w:rFonts w:cstheme="minorHAnsi"/>
                <w:lang w:val="en-US"/>
              </w:rPr>
            </w:pPr>
          </w:p>
        </w:tc>
        <w:tc>
          <w:tcPr>
            <w:tcW w:w="3113" w:type="dxa"/>
            <w:tcMar/>
          </w:tcPr>
          <w:p w:rsidRPr="001914DD" w:rsidR="007D171A" w:rsidP="007D171A" w:rsidRDefault="007D171A" w14:paraId="785BBAF4" w14:textId="45340E44">
            <w:pPr>
              <w:jc w:val="both"/>
              <w:rPr>
                <w:rFonts w:cstheme="minorHAnsi"/>
                <w:lang w:val="en-US"/>
              </w:rPr>
            </w:pPr>
            <w:r w:rsidRPr="001914DD">
              <w:rPr>
                <w:rFonts w:cstheme="minorHAnsi"/>
                <w:lang w:val="en-US"/>
              </w:rPr>
              <w:lastRenderedPageBreak/>
              <w:t xml:space="preserve">With possible shortage of solar panels installation specialists, </w:t>
            </w:r>
            <w:r w:rsidRPr="00497028">
              <w:rPr>
                <w:rFonts w:cstheme="minorHAnsi"/>
                <w:b/>
                <w:bCs/>
                <w:lang w:val="en-US"/>
              </w:rPr>
              <w:t>specific locations (particularly rural Ireland</w:t>
            </w:r>
            <w:r w:rsidRPr="001914DD">
              <w:rPr>
                <w:rFonts w:cstheme="minorHAnsi"/>
                <w:lang w:val="en-US"/>
              </w:rPr>
              <w:t xml:space="preserve">) may be either excluded or have limited access. </w:t>
            </w:r>
            <w:r w:rsidRPr="00497028">
              <w:rPr>
                <w:rFonts w:cstheme="minorHAnsi"/>
                <w:b/>
                <w:bCs/>
                <w:lang w:val="en-US"/>
              </w:rPr>
              <w:t>Urban/rural divide</w:t>
            </w:r>
            <w:r w:rsidRPr="001914DD">
              <w:rPr>
                <w:rFonts w:cstheme="minorHAnsi"/>
                <w:lang w:val="en-US"/>
              </w:rPr>
              <w:t xml:space="preserve"> can also be of importance in terms of the </w:t>
            </w:r>
            <w:r w:rsidRPr="001914DD">
              <w:rPr>
                <w:rFonts w:cstheme="minorHAnsi"/>
                <w:lang w:val="en-US"/>
              </w:rPr>
              <w:lastRenderedPageBreak/>
              <w:t xml:space="preserve">willingness to install PVs as small house size have been previously identified as a barrier; similarly, rental properties are more prevalent in cities with no incentive for tenants to engage with microgeneration. </w:t>
            </w:r>
            <w:r w:rsidRPr="001914DD">
              <w:rPr>
                <w:rFonts w:cstheme="minorHAnsi"/>
                <w:b/>
                <w:bCs/>
                <w:lang w:val="en-US"/>
              </w:rPr>
              <w:t xml:space="preserve">Renovictions: </w:t>
            </w:r>
            <w:r w:rsidRPr="001914DD">
              <w:rPr>
                <w:rFonts w:cstheme="minorHAnsi"/>
                <w:lang w:val="en-US"/>
              </w:rPr>
              <w:t>tenants in urban areas, particularly in sought-after neighborhoods, may be negatively affected by the upgrades (which may include PV installations), as well as elevated rents for properties that had undergone an upgrade (</w:t>
            </w:r>
            <w:proofErr w:type="spellStart"/>
            <w:r w:rsidRPr="001914DD">
              <w:rPr>
                <w:rFonts w:cstheme="minorHAnsi"/>
                <w:lang w:val="en-US"/>
              </w:rPr>
              <w:t>Arlemalm</w:t>
            </w:r>
            <w:proofErr w:type="spellEnd"/>
            <w:r w:rsidRPr="001914DD">
              <w:rPr>
                <w:rFonts w:cstheme="minorHAnsi"/>
                <w:lang w:val="en-US"/>
              </w:rPr>
              <w:t xml:space="preserve">, 2014; </w:t>
            </w:r>
            <w:proofErr w:type="spellStart"/>
            <w:r w:rsidRPr="001914DD">
              <w:rPr>
                <w:rFonts w:cstheme="minorHAnsi"/>
                <w:lang w:val="en-US"/>
              </w:rPr>
              <w:t>Bouzarovski</w:t>
            </w:r>
            <w:proofErr w:type="spellEnd"/>
            <w:r w:rsidRPr="001914DD">
              <w:rPr>
                <w:rFonts w:cstheme="minorHAnsi"/>
                <w:lang w:val="en-US"/>
              </w:rPr>
              <w:t xml:space="preserve"> et al., 2018a)</w:t>
            </w:r>
          </w:p>
          <w:p w:rsidRPr="001914DD" w:rsidR="00E575B1" w:rsidP="00E575B1" w:rsidRDefault="00E575B1" w14:paraId="72201401" w14:textId="77777777">
            <w:pPr>
              <w:pStyle w:val="ListParagraph"/>
              <w:ind w:left="0"/>
              <w:rPr>
                <w:rFonts w:cstheme="minorHAnsi"/>
                <w:lang w:val="en-US"/>
              </w:rPr>
            </w:pPr>
          </w:p>
        </w:tc>
        <w:tc>
          <w:tcPr>
            <w:tcW w:w="2693" w:type="dxa"/>
            <w:tcMar/>
          </w:tcPr>
          <w:p w:rsidRPr="001914DD" w:rsidR="007D171A" w:rsidP="007D171A" w:rsidRDefault="007D171A" w14:paraId="53AC63D2" w14:textId="140071EF">
            <w:pPr>
              <w:jc w:val="both"/>
              <w:rPr>
                <w:rFonts w:cstheme="minorHAnsi"/>
                <w:lang w:val="en-US"/>
              </w:rPr>
            </w:pPr>
            <w:r w:rsidRPr="001914DD">
              <w:rPr>
                <w:rFonts w:cstheme="minorHAnsi"/>
                <w:lang w:val="en-US"/>
              </w:rPr>
              <w:lastRenderedPageBreak/>
              <w:t xml:space="preserve">Need to further investigate the reliability in rural locations exposed to </w:t>
            </w:r>
            <w:r w:rsidRPr="00497028">
              <w:rPr>
                <w:rFonts w:cstheme="minorHAnsi"/>
                <w:b/>
                <w:bCs/>
                <w:lang w:val="en-US"/>
              </w:rPr>
              <w:t>extreme weather events</w:t>
            </w:r>
            <w:r w:rsidRPr="001914DD">
              <w:rPr>
                <w:rFonts w:cstheme="minorHAnsi"/>
                <w:lang w:val="en-US"/>
              </w:rPr>
              <w:t xml:space="preserve"> (reliability of the grid and local infrastructure). The ability to sell the excess </w:t>
            </w:r>
            <w:r w:rsidRPr="001914DD">
              <w:rPr>
                <w:rFonts w:cstheme="minorHAnsi"/>
                <w:lang w:val="en-US"/>
              </w:rPr>
              <w:lastRenderedPageBreak/>
              <w:t>energy back to the grid (which has been raised as an issue in connection to community level generation – however the literature is now dated) needs to be further investigated in the Irish context.</w:t>
            </w:r>
            <w:r w:rsidR="00497028">
              <w:rPr>
                <w:rFonts w:cstheme="minorHAnsi"/>
                <w:lang w:val="en-US"/>
              </w:rPr>
              <w:t xml:space="preserve"> </w:t>
            </w:r>
            <w:r w:rsidRPr="00497028">
              <w:rPr>
                <w:rFonts w:cstheme="minorHAnsi"/>
                <w:b/>
                <w:bCs/>
                <w:lang w:val="en-US"/>
              </w:rPr>
              <w:t>Possible breakdowns or need for repair</w:t>
            </w:r>
            <w:r w:rsidRPr="001914DD">
              <w:rPr>
                <w:rFonts w:cstheme="minorHAnsi"/>
                <w:lang w:val="en-US"/>
              </w:rPr>
              <w:t xml:space="preserve"> has also been noted as a possible barrier for persons with lower income (fear of future money burden) – the unexpected financial burden featured with other studies that looked at the use of PV among lower income households (</w:t>
            </w:r>
            <w:proofErr w:type="spellStart"/>
            <w:r w:rsidRPr="001914DD">
              <w:rPr>
                <w:rFonts w:cstheme="minorHAnsi"/>
                <w:lang w:val="en-US"/>
              </w:rPr>
              <w:t>Sovaco</w:t>
            </w:r>
            <w:r w:rsidR="00DB4F60">
              <w:rPr>
                <w:rFonts w:cstheme="minorHAnsi"/>
                <w:lang w:val="en-US"/>
              </w:rPr>
              <w:t>o</w:t>
            </w:r>
            <w:r w:rsidRPr="001914DD">
              <w:rPr>
                <w:rFonts w:cstheme="minorHAnsi"/>
                <w:lang w:val="en-US"/>
              </w:rPr>
              <w:t>l</w:t>
            </w:r>
            <w:proofErr w:type="spellEnd"/>
            <w:r w:rsidRPr="001914DD">
              <w:rPr>
                <w:rFonts w:cstheme="minorHAnsi"/>
                <w:lang w:val="en-US"/>
              </w:rPr>
              <w:t xml:space="preserve"> et al., 2022). </w:t>
            </w:r>
          </w:p>
          <w:p w:rsidRPr="001914DD" w:rsidR="00E575B1" w:rsidP="00E575B1" w:rsidRDefault="00E575B1" w14:paraId="177E5A11" w14:textId="77777777">
            <w:pPr>
              <w:pStyle w:val="ListParagraph"/>
              <w:ind w:left="0"/>
              <w:rPr>
                <w:rFonts w:cstheme="minorHAnsi"/>
                <w:lang w:val="en-US"/>
              </w:rPr>
            </w:pPr>
          </w:p>
        </w:tc>
      </w:tr>
      <w:tr w:rsidRPr="001914DD" w:rsidR="007D171A" w:rsidTr="61731018" w14:paraId="6B96B31E" w14:textId="77777777">
        <w:tc>
          <w:tcPr>
            <w:tcW w:w="1135" w:type="dxa"/>
            <w:tcMar/>
          </w:tcPr>
          <w:p w:rsidRPr="001914DD" w:rsidR="00E575B1" w:rsidP="00E575B1" w:rsidRDefault="00E575B1" w14:paraId="12C1D014" w14:textId="77777777">
            <w:pPr>
              <w:pStyle w:val="ListParagraph"/>
              <w:ind w:left="0"/>
              <w:rPr>
                <w:rFonts w:cstheme="minorHAnsi"/>
                <w:b/>
                <w:lang w:val="en-US"/>
              </w:rPr>
            </w:pPr>
            <w:r w:rsidRPr="001914DD">
              <w:rPr>
                <w:rFonts w:cstheme="minorHAnsi"/>
                <w:b/>
                <w:color w:val="1F4E79" w:themeColor="accent1" w:themeShade="80"/>
                <w:lang w:val="en-US"/>
              </w:rPr>
              <w:lastRenderedPageBreak/>
              <w:t>Italy</w:t>
            </w:r>
          </w:p>
        </w:tc>
        <w:tc>
          <w:tcPr>
            <w:tcW w:w="3544" w:type="dxa"/>
            <w:tcMar/>
          </w:tcPr>
          <w:p w:rsidRPr="001914DD" w:rsidR="007D171A" w:rsidP="001914DD" w:rsidRDefault="007D171A" w14:paraId="30583F12"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b/>
                <w:bCs/>
                <w:sz w:val="22"/>
                <w:szCs w:val="22"/>
                <w:lang w:val="en-GB"/>
              </w:rPr>
              <w:t>Low-income households / people in “energetic poverty”</w:t>
            </w:r>
            <w:r w:rsidRPr="001914DD">
              <w:rPr>
                <w:rStyle w:val="eop"/>
                <w:rFonts w:asciiTheme="minorHAnsi" w:hAnsiTheme="minorHAnsi" w:cstheme="minorHAnsi"/>
                <w:sz w:val="22"/>
                <w:szCs w:val="22"/>
              </w:rPr>
              <w:t> </w:t>
            </w:r>
          </w:p>
          <w:p w:rsidRPr="001914DD" w:rsidR="007D171A" w:rsidP="001914DD" w:rsidRDefault="007D171A" w14:paraId="44786B08"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sz w:val="22"/>
                <w:szCs w:val="22"/>
                <w:lang w:val="en-GB"/>
              </w:rPr>
              <w:t xml:space="preserve">Many project examples (e.g., </w:t>
            </w:r>
            <w:proofErr w:type="spellStart"/>
            <w:r w:rsidRPr="001914DD">
              <w:rPr>
                <w:rStyle w:val="normaltextrun"/>
                <w:rFonts w:asciiTheme="minorHAnsi" w:hAnsiTheme="minorHAnsi" w:eastAsiaTheme="majorEastAsia" w:cstheme="minorHAnsi"/>
                <w:sz w:val="22"/>
                <w:szCs w:val="22"/>
                <w:lang w:val="en-GB"/>
              </w:rPr>
              <w:t>EnergyPOP</w:t>
            </w:r>
            <w:proofErr w:type="spellEnd"/>
            <w:r w:rsidRPr="001914DD">
              <w:rPr>
                <w:rStyle w:val="normaltextrun"/>
                <w:rFonts w:asciiTheme="minorHAnsi" w:hAnsiTheme="minorHAnsi" w:eastAsiaTheme="majorEastAsia" w:cstheme="minorHAnsi"/>
                <w:sz w:val="22"/>
                <w:szCs w:val="22"/>
                <w:lang w:val="en-GB"/>
              </w:rPr>
              <w:t xml:space="preserve">, Banco </w:t>
            </w:r>
            <w:proofErr w:type="spellStart"/>
            <w:r w:rsidRPr="001914DD">
              <w:rPr>
                <w:rStyle w:val="normaltextrun"/>
                <w:rFonts w:asciiTheme="minorHAnsi" w:hAnsiTheme="minorHAnsi" w:eastAsiaTheme="majorEastAsia" w:cstheme="minorHAnsi"/>
                <w:sz w:val="22"/>
                <w:szCs w:val="22"/>
                <w:lang w:val="en-GB"/>
              </w:rPr>
              <w:t>dell’energia</w:t>
            </w:r>
            <w:proofErr w:type="spellEnd"/>
            <w:r w:rsidRPr="001914DD">
              <w:rPr>
                <w:rStyle w:val="normaltextrun"/>
                <w:rFonts w:asciiTheme="minorHAnsi" w:hAnsiTheme="minorHAnsi" w:eastAsiaTheme="majorEastAsia" w:cstheme="minorHAnsi"/>
                <w:sz w:val="22"/>
                <w:szCs w:val="22"/>
                <w:lang w:val="en-GB"/>
              </w:rPr>
              <w:t>, Caritas initiatives) specifically seek to reduce electricity costs for vulnerable families by installing or co-funding solar panels, then sharing benefits (like incentives and net revenues).</w:t>
            </w:r>
            <w:r w:rsidRPr="001914DD">
              <w:rPr>
                <w:rStyle w:val="eop"/>
                <w:rFonts w:asciiTheme="minorHAnsi" w:hAnsiTheme="minorHAnsi" w:cstheme="minorHAnsi"/>
                <w:sz w:val="22"/>
                <w:szCs w:val="22"/>
              </w:rPr>
              <w:t> </w:t>
            </w:r>
          </w:p>
          <w:p w:rsidRPr="001914DD" w:rsidR="00E575B1" w:rsidP="001914DD" w:rsidRDefault="00E575B1" w14:paraId="5AAEF569" w14:textId="77777777">
            <w:pPr>
              <w:pStyle w:val="ListParagraph"/>
              <w:ind w:left="0"/>
              <w:jc w:val="both"/>
              <w:rPr>
                <w:rFonts w:cstheme="minorHAnsi"/>
                <w:lang w:val="en-US"/>
              </w:rPr>
            </w:pPr>
          </w:p>
        </w:tc>
        <w:tc>
          <w:tcPr>
            <w:tcW w:w="3402" w:type="dxa"/>
            <w:tcMar/>
          </w:tcPr>
          <w:p w:rsidRPr="001914DD" w:rsidR="007D171A" w:rsidP="001914DD" w:rsidRDefault="007D171A" w14:paraId="05099F61"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b/>
                <w:bCs/>
                <w:sz w:val="22"/>
                <w:szCs w:val="22"/>
                <w:lang w:val="en-GB"/>
              </w:rPr>
              <w:t>People in social housing or under social assistance</w:t>
            </w:r>
            <w:r w:rsidRPr="001914DD">
              <w:rPr>
                <w:rStyle w:val="eop"/>
                <w:rFonts w:asciiTheme="minorHAnsi" w:hAnsiTheme="minorHAnsi" w:cstheme="minorHAnsi"/>
                <w:sz w:val="22"/>
                <w:szCs w:val="22"/>
              </w:rPr>
              <w:t> </w:t>
            </w:r>
          </w:p>
          <w:p w:rsidRPr="001914DD" w:rsidR="007D171A" w:rsidP="001914DD" w:rsidRDefault="007D171A" w14:paraId="5D3404BC"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sz w:val="22"/>
                <w:szCs w:val="22"/>
                <w:lang w:val="en-GB"/>
              </w:rPr>
              <w:t>Certain CERs pilots install photo-voltaic panels on social-housing rooftops; the energy produced benefits residents who would otherwise be at higher risk of utility payment difficulties.</w:t>
            </w:r>
            <w:r w:rsidRPr="001914DD">
              <w:rPr>
                <w:rStyle w:val="eop"/>
                <w:rFonts w:asciiTheme="minorHAnsi" w:hAnsiTheme="minorHAnsi" w:cstheme="minorHAnsi"/>
                <w:sz w:val="22"/>
                <w:szCs w:val="22"/>
              </w:rPr>
              <w:t> </w:t>
            </w:r>
          </w:p>
          <w:p w:rsidRPr="001914DD" w:rsidR="007D171A" w:rsidP="001914DD" w:rsidRDefault="007D171A" w14:paraId="2FA6787D"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b/>
                <w:bCs/>
                <w:sz w:val="22"/>
                <w:szCs w:val="22"/>
                <w:lang w:val="en-GB"/>
              </w:rPr>
              <w:t>Nonprofit/charitable institutions serving fragile populations</w:t>
            </w:r>
            <w:r w:rsidRPr="001914DD">
              <w:rPr>
                <w:rStyle w:val="eop"/>
                <w:rFonts w:asciiTheme="minorHAnsi" w:hAnsiTheme="minorHAnsi" w:cstheme="minorHAnsi"/>
                <w:sz w:val="22"/>
                <w:szCs w:val="22"/>
              </w:rPr>
              <w:t> </w:t>
            </w:r>
          </w:p>
          <w:p w:rsidRPr="001914DD" w:rsidR="007D171A" w:rsidP="001914DD" w:rsidRDefault="007D171A" w14:paraId="2069253C"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sz w:val="22"/>
                <w:szCs w:val="22"/>
                <w:lang w:val="en-GB"/>
              </w:rPr>
              <w:t>Parishes, Caritas branches, or nonprofit centres serving disadvantaged individuals can receive direct cost savings and/or reallocate part of the CER incentive payments to social programs (food assistance, community projects).</w:t>
            </w:r>
            <w:r w:rsidRPr="001914DD">
              <w:rPr>
                <w:rStyle w:val="eop"/>
                <w:rFonts w:asciiTheme="minorHAnsi" w:hAnsiTheme="minorHAnsi" w:cstheme="minorHAnsi"/>
                <w:sz w:val="22"/>
                <w:szCs w:val="22"/>
              </w:rPr>
              <w:t> </w:t>
            </w:r>
          </w:p>
          <w:p w:rsidRPr="001914DD" w:rsidR="007D171A" w:rsidP="001914DD" w:rsidRDefault="007D171A" w14:paraId="7CC62FC2"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b/>
                <w:bCs/>
                <w:sz w:val="22"/>
                <w:szCs w:val="22"/>
                <w:lang w:val="en-GB"/>
              </w:rPr>
              <w:t>Enterprises and workers in depressed economic contexts</w:t>
            </w:r>
            <w:r w:rsidRPr="001914DD">
              <w:rPr>
                <w:rStyle w:val="eop"/>
                <w:rFonts w:asciiTheme="minorHAnsi" w:hAnsiTheme="minorHAnsi" w:cstheme="minorHAnsi"/>
                <w:sz w:val="22"/>
                <w:szCs w:val="22"/>
              </w:rPr>
              <w:t> </w:t>
            </w:r>
          </w:p>
          <w:p w:rsidRPr="001914DD" w:rsidR="007D171A" w:rsidP="001914DD" w:rsidRDefault="007D171A" w14:paraId="5A2311D2"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sz w:val="22"/>
                <w:szCs w:val="22"/>
                <w:lang w:val="en-GB"/>
              </w:rPr>
              <w:t>Some CERs are established in industrial or rural areas with relatively fewer job opportunities. Joining a CER can lower overhead, free up resources for wages and local investment, and increase job stability.</w:t>
            </w:r>
            <w:r w:rsidRPr="001914DD">
              <w:rPr>
                <w:rStyle w:val="eop"/>
                <w:rFonts w:asciiTheme="minorHAnsi" w:hAnsiTheme="minorHAnsi" w:cstheme="minorHAnsi"/>
                <w:sz w:val="22"/>
                <w:szCs w:val="22"/>
              </w:rPr>
              <w:t> </w:t>
            </w:r>
          </w:p>
          <w:p w:rsidRPr="001914DD" w:rsidR="00E575B1" w:rsidP="00E575B1" w:rsidRDefault="00E575B1" w14:paraId="0E6F984F" w14:textId="77777777">
            <w:pPr>
              <w:pStyle w:val="ListParagraph"/>
              <w:ind w:left="0"/>
              <w:rPr>
                <w:rFonts w:cstheme="minorHAnsi"/>
                <w:lang w:val="en-US"/>
              </w:rPr>
            </w:pPr>
          </w:p>
        </w:tc>
        <w:tc>
          <w:tcPr>
            <w:tcW w:w="3113" w:type="dxa"/>
            <w:tcMar/>
          </w:tcPr>
          <w:p w:rsidRPr="001914DD" w:rsidR="007D171A" w:rsidP="001914DD" w:rsidRDefault="007D171A" w14:paraId="6A32BB34" w14:textId="77777777">
            <w:pPr>
              <w:pStyle w:val="paragraph"/>
              <w:spacing w:before="0" w:beforeAutospacing="0" w:after="0" w:afterAutospacing="0"/>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b/>
                <w:bCs/>
                <w:sz w:val="22"/>
                <w:szCs w:val="22"/>
                <w:lang w:val="en-GB"/>
              </w:rPr>
              <w:t>Small or remote communities</w:t>
            </w:r>
            <w:r w:rsidRPr="001914DD">
              <w:rPr>
                <w:rStyle w:val="eop"/>
                <w:rFonts w:asciiTheme="minorHAnsi" w:hAnsiTheme="minorHAnsi" w:cstheme="minorHAnsi"/>
                <w:sz w:val="22"/>
                <w:szCs w:val="22"/>
              </w:rPr>
              <w:t> </w:t>
            </w:r>
          </w:p>
          <w:p w:rsidRPr="001914DD" w:rsidR="007D171A" w:rsidP="001914DD" w:rsidRDefault="007D171A" w14:paraId="3744B60C"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normaltextrun"/>
                <w:rFonts w:asciiTheme="minorHAnsi" w:hAnsiTheme="minorHAnsi" w:eastAsiaTheme="majorEastAsia" w:cstheme="minorHAnsi"/>
                <w:sz w:val="22"/>
                <w:szCs w:val="22"/>
                <w:lang w:val="en-GB"/>
              </w:rPr>
              <w:t xml:space="preserve">PNRR schemes (e.g., </w:t>
            </w:r>
            <w:proofErr w:type="spellStart"/>
            <w:r w:rsidRPr="001914DD">
              <w:rPr>
                <w:rStyle w:val="normaltextrun"/>
                <w:rFonts w:asciiTheme="minorHAnsi" w:hAnsiTheme="minorHAnsi" w:eastAsiaTheme="majorEastAsia" w:cstheme="minorHAnsi"/>
                <w:sz w:val="22"/>
                <w:szCs w:val="22"/>
                <w:lang w:val="en-GB"/>
              </w:rPr>
              <w:t>NextAppennino</w:t>
            </w:r>
            <w:proofErr w:type="spellEnd"/>
            <w:r w:rsidRPr="001914DD">
              <w:rPr>
                <w:rStyle w:val="normaltextrun"/>
                <w:rFonts w:asciiTheme="minorHAnsi" w:hAnsiTheme="minorHAnsi" w:eastAsiaTheme="majorEastAsia" w:cstheme="minorHAnsi"/>
                <w:sz w:val="22"/>
                <w:szCs w:val="22"/>
                <w:lang w:val="en-GB"/>
              </w:rPr>
              <w:t>) and calls by Fondazione Con il Sud focus on areas with high socio-economic challenges (e.g., earthquake-affected regions, small towns). These programs can reduce disparities and revitalise communities that have fewer resources and less infrastructure.</w:t>
            </w:r>
            <w:r w:rsidRPr="001914DD">
              <w:rPr>
                <w:rStyle w:val="eop"/>
                <w:rFonts w:asciiTheme="minorHAnsi" w:hAnsiTheme="minorHAnsi" w:cstheme="minorHAnsi"/>
                <w:sz w:val="22"/>
                <w:szCs w:val="22"/>
              </w:rPr>
              <w:t> </w:t>
            </w:r>
          </w:p>
          <w:p w:rsidRPr="001914DD" w:rsidR="00E575B1" w:rsidP="00E575B1" w:rsidRDefault="00E575B1" w14:paraId="6208C35F" w14:textId="77777777">
            <w:pPr>
              <w:pStyle w:val="ListParagraph"/>
              <w:ind w:left="0"/>
              <w:rPr>
                <w:rFonts w:cstheme="minorHAnsi"/>
                <w:lang w:val="en-US"/>
              </w:rPr>
            </w:pPr>
          </w:p>
        </w:tc>
        <w:tc>
          <w:tcPr>
            <w:tcW w:w="2693" w:type="dxa"/>
            <w:tcMar/>
          </w:tcPr>
          <w:p w:rsidRPr="001914DD" w:rsidR="00E575B1" w:rsidP="00E575B1" w:rsidRDefault="00E575B1" w14:paraId="053C0BA0" w14:textId="77777777">
            <w:pPr>
              <w:pStyle w:val="ListParagraph"/>
              <w:ind w:left="0"/>
              <w:rPr>
                <w:rFonts w:cstheme="minorHAnsi"/>
                <w:lang w:val="en-US"/>
              </w:rPr>
            </w:pPr>
          </w:p>
        </w:tc>
      </w:tr>
      <w:tr w:rsidRPr="001914DD" w:rsidR="007D171A" w:rsidTr="61731018" w14:paraId="6E49E341" w14:textId="77777777">
        <w:tc>
          <w:tcPr>
            <w:tcW w:w="1135" w:type="dxa"/>
            <w:tcMar/>
          </w:tcPr>
          <w:p w:rsidRPr="001914DD" w:rsidR="00E575B1" w:rsidP="00E575B1" w:rsidRDefault="00E575B1" w14:paraId="0F62765E" w14:textId="77777777">
            <w:pPr>
              <w:pStyle w:val="ListParagraph"/>
              <w:ind w:left="0"/>
              <w:rPr>
                <w:rFonts w:cstheme="minorHAnsi"/>
                <w:b/>
                <w:lang w:val="en-US"/>
              </w:rPr>
            </w:pPr>
            <w:r w:rsidRPr="001914DD">
              <w:rPr>
                <w:rFonts w:cstheme="minorHAnsi"/>
                <w:b/>
                <w:color w:val="1F4E79" w:themeColor="accent1" w:themeShade="80"/>
                <w:lang w:val="en-US"/>
              </w:rPr>
              <w:lastRenderedPageBreak/>
              <w:t>Portugal</w:t>
            </w:r>
          </w:p>
        </w:tc>
        <w:tc>
          <w:tcPr>
            <w:tcW w:w="3544" w:type="dxa"/>
            <w:tcMar/>
          </w:tcPr>
          <w:p w:rsidRPr="001914DD" w:rsidR="00E575B1" w:rsidP="00F907C1" w:rsidRDefault="00AB6771" w14:paraId="4F63C05A" w14:textId="77777777">
            <w:pPr>
              <w:pStyle w:val="ListParagraph"/>
              <w:ind w:left="0"/>
              <w:jc w:val="both"/>
              <w:rPr>
                <w:rFonts w:cstheme="minorHAnsi"/>
                <w:b/>
                <w:lang w:val="en-IE"/>
              </w:rPr>
            </w:pPr>
            <w:proofErr w:type="gramStart"/>
            <w:r w:rsidRPr="001914DD">
              <w:rPr>
                <w:rFonts w:cstheme="minorHAnsi"/>
                <w:b/>
                <w:lang w:val="en-US"/>
              </w:rPr>
              <w:t>Low income</w:t>
            </w:r>
            <w:proofErr w:type="gramEnd"/>
            <w:r w:rsidRPr="001914DD">
              <w:rPr>
                <w:rFonts w:cstheme="minorHAnsi"/>
                <w:b/>
                <w:lang w:val="en-US"/>
              </w:rPr>
              <w:t xml:space="preserve"> households: </w:t>
            </w:r>
            <w:r w:rsidRPr="001914DD">
              <w:rPr>
                <w:rFonts w:cstheme="minorHAnsi"/>
                <w:lang w:val="en-US"/>
              </w:rPr>
              <w:t xml:space="preserve">individuals and families with insufficient financial resources. </w:t>
            </w:r>
            <w:r w:rsidRPr="001914DD">
              <w:rPr>
                <w:rFonts w:cstheme="minorHAnsi"/>
                <w:b/>
                <w:lang w:val="en-US"/>
              </w:rPr>
              <w:t xml:space="preserve">Barriers: </w:t>
            </w:r>
            <w:r w:rsidRPr="001914DD">
              <w:rPr>
                <w:rStyle w:val="normaltextrun"/>
                <w:rFonts w:cstheme="minorHAnsi"/>
                <w:color w:val="000000"/>
                <w:shd w:val="clear" w:color="auto" w:fill="FFFFFF"/>
              </w:rPr>
              <w:t>Difficulty affording upfront costs even with subsidies</w:t>
            </w:r>
            <w:r w:rsidRPr="001914DD">
              <w:rPr>
                <w:rStyle w:val="eop"/>
                <w:rFonts w:cstheme="minorHAnsi"/>
                <w:color w:val="000000"/>
                <w:shd w:val="clear" w:color="auto" w:fill="FFFFFF"/>
              </w:rPr>
              <w:t>.</w:t>
            </w:r>
          </w:p>
        </w:tc>
        <w:tc>
          <w:tcPr>
            <w:tcW w:w="3402" w:type="dxa"/>
            <w:tcMar/>
          </w:tcPr>
          <w:p w:rsidRPr="001914DD" w:rsidR="00AB6771" w:rsidP="00F907C1" w:rsidRDefault="00AB6771" w14:paraId="40D70C1F" w14:textId="77777777">
            <w:pPr>
              <w:pStyle w:val="ListParagraph"/>
              <w:ind w:left="0"/>
              <w:jc w:val="both"/>
              <w:rPr>
                <w:rStyle w:val="eop"/>
                <w:rFonts w:cstheme="minorHAnsi"/>
                <w:color w:val="000000"/>
                <w:shd w:val="clear" w:color="auto" w:fill="FFFFFF"/>
              </w:rPr>
            </w:pPr>
            <w:r w:rsidRPr="001914DD">
              <w:rPr>
                <w:rStyle w:val="normaltextrun"/>
                <w:rFonts w:cstheme="minorHAnsi"/>
                <w:b/>
                <w:color w:val="000000"/>
                <w:shd w:val="clear" w:color="auto" w:fill="FFFFFF"/>
              </w:rPr>
              <w:t>Digitally Excluded Groups</w:t>
            </w:r>
            <w:r w:rsidRPr="001914DD">
              <w:rPr>
                <w:rStyle w:val="eop"/>
                <w:rFonts w:cstheme="minorHAnsi"/>
                <w:bCs/>
                <w:lang w:val="en-IE"/>
              </w:rPr>
              <w:t xml:space="preserve">: </w:t>
            </w:r>
            <w:r w:rsidRPr="001914DD">
              <w:rPr>
                <w:rStyle w:val="normaltextrun"/>
                <w:rFonts w:cstheme="minorHAnsi"/>
                <w:color w:val="000000"/>
                <w:shd w:val="clear" w:color="auto" w:fill="FFFFFF"/>
              </w:rPr>
              <w:t>Individuals with limited access to digital platforms</w:t>
            </w:r>
            <w:r w:rsidRPr="001914DD">
              <w:rPr>
                <w:rStyle w:val="eop"/>
                <w:rFonts w:cstheme="minorHAnsi"/>
                <w:color w:val="000000"/>
                <w:shd w:val="clear" w:color="auto" w:fill="FFFFFF"/>
              </w:rPr>
              <w:t xml:space="preserve">. </w:t>
            </w:r>
            <w:r w:rsidRPr="001914DD">
              <w:rPr>
                <w:rStyle w:val="eop"/>
                <w:rFonts w:cstheme="minorHAnsi"/>
                <w:b/>
                <w:color w:val="000000"/>
                <w:shd w:val="clear" w:color="auto" w:fill="FFFFFF"/>
                <w:lang w:val="en-IE"/>
              </w:rPr>
              <w:t>Barriers: l</w:t>
            </w:r>
            <w:r w:rsidRPr="001914DD">
              <w:rPr>
                <w:rStyle w:val="normaltextrun"/>
                <w:rFonts w:cstheme="minorHAnsi"/>
                <w:color w:val="000000"/>
                <w:shd w:val="clear" w:color="auto" w:fill="FFFFFF"/>
              </w:rPr>
              <w:t>ack of access to online portals and digital literacy</w:t>
            </w:r>
            <w:r w:rsidRPr="001914DD">
              <w:rPr>
                <w:rStyle w:val="eop"/>
                <w:rFonts w:cstheme="minorHAnsi"/>
                <w:color w:val="000000"/>
                <w:shd w:val="clear" w:color="auto" w:fill="FFFFFF"/>
              </w:rPr>
              <w:t>.</w:t>
            </w:r>
          </w:p>
          <w:p w:rsidRPr="001914DD" w:rsidR="00AB6771" w:rsidP="00F907C1" w:rsidRDefault="00AB6771" w14:paraId="14F8C96C" w14:textId="77777777">
            <w:pPr>
              <w:pStyle w:val="ListParagraph"/>
              <w:ind w:left="0"/>
              <w:jc w:val="both"/>
              <w:rPr>
                <w:rFonts w:cstheme="minorHAnsi"/>
                <w:color w:val="000000"/>
                <w:shd w:val="clear" w:color="auto" w:fill="FFFFFF"/>
                <w:lang w:val="en-IE"/>
              </w:rPr>
            </w:pPr>
            <w:r w:rsidRPr="001914DD">
              <w:rPr>
                <w:rStyle w:val="eop"/>
                <w:rFonts w:cstheme="minorHAnsi"/>
                <w:b/>
              </w:rPr>
              <w:t xml:space="preserve">Minority and Vulnerable Groups: </w:t>
            </w:r>
            <w:r w:rsidRPr="001914DD">
              <w:rPr>
                <w:rStyle w:val="normaltextrun"/>
                <w:rFonts w:cstheme="minorHAnsi"/>
                <w:color w:val="000000"/>
                <w:shd w:val="clear" w:color="auto" w:fill="FFFFFF"/>
              </w:rPr>
              <w:t>Marginalized populations with less community engagement</w:t>
            </w:r>
            <w:r w:rsidRPr="001914DD">
              <w:rPr>
                <w:rStyle w:val="eop"/>
                <w:rFonts w:cstheme="minorHAnsi"/>
                <w:color w:val="000000"/>
                <w:shd w:val="clear" w:color="auto" w:fill="FFFFFF"/>
              </w:rPr>
              <w:t xml:space="preserve">. </w:t>
            </w:r>
            <w:r w:rsidRPr="001914DD">
              <w:rPr>
                <w:rStyle w:val="eop"/>
                <w:rFonts w:cstheme="minorHAnsi"/>
                <w:b/>
                <w:color w:val="000000"/>
                <w:shd w:val="clear" w:color="auto" w:fill="FFFFFF"/>
                <w:lang w:val="en-IE"/>
              </w:rPr>
              <w:t xml:space="preserve">Barriers: </w:t>
            </w:r>
            <w:r w:rsidRPr="001914DD">
              <w:rPr>
                <w:rStyle w:val="eop"/>
                <w:rFonts w:cstheme="minorHAnsi"/>
                <w:color w:val="000000"/>
                <w:shd w:val="clear" w:color="auto" w:fill="FFFFFF"/>
                <w:lang w:val="en-IE"/>
              </w:rPr>
              <w:t>Low participation in community energy projects</w:t>
            </w:r>
          </w:p>
        </w:tc>
        <w:tc>
          <w:tcPr>
            <w:tcW w:w="3113" w:type="dxa"/>
            <w:tcMar/>
          </w:tcPr>
          <w:p w:rsidRPr="001914DD" w:rsidR="00E575B1" w:rsidP="00F907C1" w:rsidRDefault="00AB6771" w14:paraId="2753E4A4" w14:textId="77777777">
            <w:pPr>
              <w:pStyle w:val="ListParagraph"/>
              <w:ind w:left="0"/>
              <w:jc w:val="both"/>
              <w:rPr>
                <w:rFonts w:cstheme="minorHAnsi"/>
                <w:b/>
                <w:lang w:val="en-IE"/>
              </w:rPr>
            </w:pPr>
            <w:r w:rsidRPr="001914DD">
              <w:rPr>
                <w:rFonts w:cstheme="minorHAnsi"/>
                <w:b/>
                <w:lang w:val="en-US"/>
              </w:rPr>
              <w:t xml:space="preserve">Remote and Island Communities: </w:t>
            </w:r>
            <w:r w:rsidRPr="001914DD">
              <w:rPr>
                <w:rStyle w:val="normaltextrun"/>
                <w:rFonts w:cstheme="minorHAnsi"/>
                <w:color w:val="000000"/>
                <w:shd w:val="clear" w:color="auto" w:fill="FFFFFF"/>
              </w:rPr>
              <w:t>Communities in rural areas such as Madeira and the Azores</w:t>
            </w:r>
            <w:r w:rsidRPr="001914DD">
              <w:rPr>
                <w:rStyle w:val="eop"/>
                <w:rFonts w:cstheme="minorHAnsi"/>
                <w:color w:val="000000"/>
                <w:shd w:val="clear" w:color="auto" w:fill="FFFFFF"/>
              </w:rPr>
              <w:t xml:space="preserve">. </w:t>
            </w:r>
            <w:r w:rsidRPr="001914DD">
              <w:rPr>
                <w:rStyle w:val="eop"/>
                <w:rFonts w:cstheme="minorHAnsi"/>
                <w:b/>
                <w:color w:val="000000"/>
                <w:shd w:val="clear" w:color="auto" w:fill="FFFFFF"/>
                <w:lang w:val="en-IE"/>
              </w:rPr>
              <w:t>Barriers:</w:t>
            </w:r>
            <w:r w:rsidRPr="001914DD">
              <w:rPr>
                <w:rStyle w:val="eop"/>
                <w:rFonts w:cstheme="minorHAnsi"/>
                <w:color w:val="000000"/>
                <w:shd w:val="clear" w:color="auto" w:fill="FFFFFF"/>
                <w:lang w:val="en-IE"/>
              </w:rPr>
              <w:t xml:space="preserve"> </w:t>
            </w:r>
            <w:r w:rsidRPr="001914DD">
              <w:rPr>
                <w:rStyle w:val="normaltextrun"/>
                <w:rFonts w:cstheme="minorHAnsi"/>
                <w:color w:val="000000"/>
                <w:shd w:val="clear" w:color="auto" w:fill="FFFFFF"/>
              </w:rPr>
              <w:t>Limited technical support and access to installations</w:t>
            </w:r>
            <w:r w:rsidRPr="001914DD">
              <w:rPr>
                <w:rStyle w:val="eop"/>
                <w:rFonts w:cstheme="minorHAnsi"/>
                <w:color w:val="000000"/>
                <w:shd w:val="clear" w:color="auto" w:fill="FFFFFF"/>
              </w:rPr>
              <w:t xml:space="preserve">. </w:t>
            </w:r>
            <w:r w:rsidRPr="001914DD">
              <w:rPr>
                <w:rStyle w:val="eop"/>
                <w:rFonts w:cstheme="minorHAnsi"/>
                <w:b/>
                <w:color w:val="000000"/>
                <w:shd w:val="clear" w:color="auto" w:fill="FFFFFF"/>
                <w:lang w:val="en-IE"/>
              </w:rPr>
              <w:t xml:space="preserve">Isolated Communities: </w:t>
            </w:r>
            <w:r w:rsidRPr="001914DD">
              <w:rPr>
                <w:rStyle w:val="normaltextrun"/>
                <w:rFonts w:cstheme="minorHAnsi"/>
                <w:color w:val="000000"/>
                <w:shd w:val="clear" w:color="auto" w:fill="FFFFFF"/>
              </w:rPr>
              <w:t>Communities with lower energy infrastructure</w:t>
            </w:r>
            <w:r w:rsidRPr="001914DD">
              <w:rPr>
                <w:rStyle w:val="eop"/>
                <w:rFonts w:cstheme="minorHAnsi"/>
                <w:color w:val="000000"/>
                <w:shd w:val="clear" w:color="auto" w:fill="FFFFFF"/>
              </w:rPr>
              <w:t xml:space="preserve">. </w:t>
            </w:r>
            <w:r w:rsidRPr="001914DD">
              <w:rPr>
                <w:rStyle w:val="eop"/>
                <w:rFonts w:cstheme="minorHAnsi"/>
                <w:b/>
                <w:color w:val="000000"/>
                <w:shd w:val="clear" w:color="auto" w:fill="FFFFFF"/>
                <w:lang w:val="en-IE"/>
              </w:rPr>
              <w:t xml:space="preserve">Barriers: </w:t>
            </w:r>
            <w:r w:rsidRPr="001914DD">
              <w:rPr>
                <w:rStyle w:val="normaltextrun"/>
                <w:rFonts w:cstheme="minorHAnsi"/>
                <w:color w:val="000000"/>
                <w:shd w:val="clear" w:color="auto" w:fill="FFFFFF"/>
              </w:rPr>
              <w:t>Higher installation challenges for renewable energy systems</w:t>
            </w:r>
            <w:r w:rsidRPr="001914DD">
              <w:rPr>
                <w:rStyle w:val="eop"/>
                <w:rFonts w:cstheme="minorHAnsi"/>
                <w:color w:val="000000"/>
                <w:shd w:val="clear" w:color="auto" w:fill="FFFFFF"/>
              </w:rPr>
              <w:t> </w:t>
            </w:r>
          </w:p>
        </w:tc>
        <w:tc>
          <w:tcPr>
            <w:tcW w:w="2693" w:type="dxa"/>
            <w:tcMar/>
          </w:tcPr>
          <w:p w:rsidRPr="001914DD" w:rsidR="00E575B1" w:rsidP="00F907C1" w:rsidRDefault="00AB6771" w14:paraId="58772817" w14:textId="77777777">
            <w:pPr>
              <w:pStyle w:val="ListParagraph"/>
              <w:ind w:left="0"/>
              <w:jc w:val="both"/>
              <w:rPr>
                <w:rFonts w:cstheme="minorHAnsi"/>
                <w:lang w:val="en-IE"/>
              </w:rPr>
            </w:pPr>
            <w:r w:rsidRPr="001914DD">
              <w:rPr>
                <w:rStyle w:val="normaltextrun"/>
                <w:rFonts w:cstheme="minorHAnsi"/>
                <w:b/>
                <w:color w:val="000000"/>
                <w:shd w:val="clear" w:color="auto" w:fill="FFFFFF"/>
              </w:rPr>
              <w:t>Elderly and Disabled Individuals</w:t>
            </w:r>
            <w:r w:rsidRPr="001914DD">
              <w:rPr>
                <w:rStyle w:val="eop"/>
                <w:rFonts w:cstheme="minorHAnsi"/>
                <w:b/>
                <w:bCs/>
                <w:lang w:val="en-IE"/>
              </w:rPr>
              <w:t xml:space="preserve">: </w:t>
            </w:r>
            <w:r w:rsidRPr="001914DD">
              <w:rPr>
                <w:rStyle w:val="normaltextrun"/>
                <w:rFonts w:cstheme="minorHAnsi"/>
                <w:color w:val="000000"/>
                <w:shd w:val="clear" w:color="auto" w:fill="FFFFFF"/>
              </w:rPr>
              <w:t>People with physical or mental disabilities, or elderly individuals</w:t>
            </w:r>
            <w:r w:rsidRPr="001914DD">
              <w:rPr>
                <w:rStyle w:val="eop"/>
                <w:rFonts w:cstheme="minorHAnsi"/>
                <w:color w:val="000000"/>
                <w:shd w:val="clear" w:color="auto" w:fill="FFFFFF"/>
              </w:rPr>
              <w:t xml:space="preserve">. </w:t>
            </w:r>
            <w:r w:rsidRPr="001914DD">
              <w:rPr>
                <w:rStyle w:val="eop"/>
                <w:rFonts w:cstheme="minorHAnsi"/>
                <w:b/>
                <w:color w:val="000000"/>
                <w:shd w:val="clear" w:color="auto" w:fill="FFFFFF"/>
                <w:lang w:val="en-IE"/>
              </w:rPr>
              <w:t>Barriers</w:t>
            </w:r>
            <w:r w:rsidRPr="001914DD">
              <w:rPr>
                <w:rStyle w:val="eop"/>
                <w:rFonts w:cstheme="minorHAnsi"/>
                <w:color w:val="000000"/>
                <w:shd w:val="clear" w:color="auto" w:fill="FFFFFF"/>
                <w:lang w:val="en-IE"/>
              </w:rPr>
              <w:t xml:space="preserve">: </w:t>
            </w:r>
            <w:r w:rsidRPr="001914DD">
              <w:rPr>
                <w:rStyle w:val="normaltextrun"/>
                <w:rFonts w:cstheme="minorHAnsi"/>
                <w:color w:val="000000"/>
                <w:shd w:val="clear" w:color="auto" w:fill="FFFFFF"/>
              </w:rPr>
              <w:t>Vulnerable to risks during installation and maintenance</w:t>
            </w:r>
            <w:r w:rsidRPr="001914DD">
              <w:rPr>
                <w:rStyle w:val="eop"/>
                <w:rFonts w:cstheme="minorHAnsi"/>
                <w:color w:val="000000"/>
                <w:shd w:val="clear" w:color="auto" w:fill="FFFFFF"/>
              </w:rPr>
              <w:t xml:space="preserve">. </w:t>
            </w:r>
            <w:r w:rsidRPr="001914DD">
              <w:rPr>
                <w:rStyle w:val="normaltextrun"/>
                <w:rFonts w:cstheme="minorHAnsi"/>
                <w:b/>
                <w:color w:val="000000"/>
                <w:shd w:val="clear" w:color="auto" w:fill="FFFFFF"/>
              </w:rPr>
              <w:t>Vulnerable Populations</w:t>
            </w:r>
            <w:r w:rsidRPr="001914DD">
              <w:rPr>
                <w:rStyle w:val="eop"/>
                <w:rFonts w:cstheme="minorHAnsi"/>
                <w:b/>
                <w:bCs/>
                <w:lang w:val="en-IE"/>
              </w:rPr>
              <w:t xml:space="preserve">: </w:t>
            </w:r>
            <w:r w:rsidRPr="001914DD">
              <w:rPr>
                <w:rStyle w:val="normaltextrun"/>
                <w:rFonts w:cstheme="minorHAnsi"/>
                <w:color w:val="000000"/>
                <w:shd w:val="clear" w:color="auto" w:fill="FFFFFF"/>
              </w:rPr>
              <w:t>Groups at risk due to environmental health or safety concerns</w:t>
            </w:r>
            <w:r w:rsidRPr="001914DD">
              <w:rPr>
                <w:rStyle w:val="eop"/>
                <w:rFonts w:cstheme="minorHAnsi"/>
                <w:color w:val="000000"/>
                <w:shd w:val="clear" w:color="auto" w:fill="FFFFFF"/>
              </w:rPr>
              <w:t xml:space="preserve">. </w:t>
            </w:r>
            <w:r w:rsidRPr="001914DD">
              <w:rPr>
                <w:rStyle w:val="eop"/>
                <w:rFonts w:cstheme="minorHAnsi"/>
                <w:b/>
                <w:color w:val="000000"/>
                <w:shd w:val="clear" w:color="auto" w:fill="FFFFFF"/>
                <w:lang w:val="en-IE"/>
              </w:rPr>
              <w:t>Barriers</w:t>
            </w:r>
            <w:r w:rsidRPr="001914DD">
              <w:rPr>
                <w:rStyle w:val="eop"/>
                <w:rFonts w:cstheme="minorHAnsi"/>
                <w:color w:val="000000"/>
                <w:shd w:val="clear" w:color="auto" w:fill="FFFFFF"/>
                <w:lang w:val="en-IE"/>
              </w:rPr>
              <w:t xml:space="preserve">: </w:t>
            </w:r>
            <w:r w:rsidRPr="001914DD">
              <w:rPr>
                <w:rStyle w:val="normaltextrun"/>
                <w:rFonts w:cstheme="minorHAnsi"/>
                <w:color w:val="000000"/>
                <w:shd w:val="clear" w:color="auto" w:fill="FFFFFF"/>
              </w:rPr>
              <w:t>Higher risks during installation or operation</w:t>
            </w:r>
            <w:r w:rsidRPr="001914DD">
              <w:rPr>
                <w:rStyle w:val="eop"/>
                <w:rFonts w:cstheme="minorHAnsi"/>
                <w:color w:val="000000"/>
                <w:shd w:val="clear" w:color="auto" w:fill="FFFFFF"/>
              </w:rPr>
              <w:t> </w:t>
            </w:r>
          </w:p>
        </w:tc>
      </w:tr>
      <w:tr w:rsidRPr="001914DD" w:rsidR="007D171A" w:rsidTr="61731018" w14:paraId="0836E598" w14:textId="77777777">
        <w:tc>
          <w:tcPr>
            <w:tcW w:w="1135" w:type="dxa"/>
            <w:tcMar/>
          </w:tcPr>
          <w:p w:rsidRPr="001914DD" w:rsidR="00E575B1" w:rsidP="00E575B1" w:rsidRDefault="00E575B1" w14:paraId="23A019D8" w14:textId="77777777">
            <w:pPr>
              <w:pStyle w:val="ListParagraph"/>
              <w:ind w:left="0"/>
              <w:rPr>
                <w:rFonts w:cstheme="minorHAnsi"/>
                <w:b/>
                <w:lang w:val="en-US"/>
              </w:rPr>
            </w:pPr>
            <w:r w:rsidRPr="001914DD">
              <w:rPr>
                <w:rFonts w:cstheme="minorHAnsi"/>
                <w:b/>
                <w:color w:val="1F4E79" w:themeColor="accent1" w:themeShade="80"/>
                <w:lang w:val="en-US"/>
              </w:rPr>
              <w:t>Spain</w:t>
            </w:r>
          </w:p>
        </w:tc>
        <w:tc>
          <w:tcPr>
            <w:tcW w:w="3544" w:type="dxa"/>
            <w:tcMar/>
          </w:tcPr>
          <w:p w:rsidRPr="001914DD" w:rsidR="00E575B1" w:rsidP="00F907C1" w:rsidRDefault="007D171A" w14:paraId="500C363B" w14:textId="77777777">
            <w:pPr>
              <w:pStyle w:val="ListParagraph"/>
              <w:ind w:left="0"/>
              <w:jc w:val="both"/>
              <w:rPr>
                <w:rFonts w:cstheme="minorHAnsi"/>
                <w:lang w:val="en-US"/>
              </w:rPr>
            </w:pPr>
            <w:r w:rsidRPr="000826F0">
              <w:rPr>
                <w:rStyle w:val="normaltextrun"/>
                <w:rFonts w:cstheme="minorHAnsi"/>
                <w:b/>
                <w:bCs/>
                <w:color w:val="000000"/>
                <w:shd w:val="clear" w:color="auto" w:fill="FFFFFF"/>
              </w:rPr>
              <w:t>Low-income people</w:t>
            </w:r>
            <w:r w:rsidRPr="001914DD">
              <w:rPr>
                <w:rStyle w:val="normaltextrun"/>
                <w:rFonts w:cstheme="minorHAnsi"/>
                <w:color w:val="000000"/>
                <w:shd w:val="clear" w:color="auto" w:fill="FFFFFF"/>
              </w:rPr>
              <w:t xml:space="preserve"> who cannot afford the initial investment in infrastructure (solar panels, for example). This includes unemployed people, older people with low pensions, or broken or low-income families.</w:t>
            </w:r>
          </w:p>
        </w:tc>
        <w:tc>
          <w:tcPr>
            <w:tcW w:w="3402" w:type="dxa"/>
            <w:tcMar/>
          </w:tcPr>
          <w:p w:rsidRPr="001914DD" w:rsidR="00E575B1" w:rsidP="00F907C1" w:rsidRDefault="007D171A" w14:paraId="7F894933" w14:textId="77777777">
            <w:pPr>
              <w:pStyle w:val="ListParagraph"/>
              <w:ind w:left="0"/>
              <w:jc w:val="both"/>
              <w:rPr>
                <w:rFonts w:cstheme="minorHAnsi"/>
                <w:lang w:val="en-US"/>
              </w:rPr>
            </w:pPr>
            <w:r w:rsidRPr="000826F0">
              <w:rPr>
                <w:rStyle w:val="normaltextrun"/>
                <w:rFonts w:cstheme="minorHAnsi"/>
                <w:b/>
                <w:bCs/>
                <w:color w:val="000000"/>
                <w:shd w:val="clear" w:color="auto" w:fill="FFFFFF"/>
              </w:rPr>
              <w:t>People with disabilities</w:t>
            </w:r>
            <w:r w:rsidRPr="001914DD">
              <w:rPr>
                <w:rStyle w:val="normaltextrun"/>
                <w:rFonts w:cstheme="minorHAnsi"/>
                <w:color w:val="000000"/>
                <w:shd w:val="clear" w:color="auto" w:fill="FFFFFF"/>
              </w:rPr>
              <w:t xml:space="preserve"> may struggle to access the information or resources needed to participate in energy communities. Likewise, marginalized people, people living in disadvantaged neighborhoods, or those experiencing social exclusion may be excluded from all energy networks.</w:t>
            </w:r>
          </w:p>
        </w:tc>
        <w:tc>
          <w:tcPr>
            <w:tcW w:w="3113" w:type="dxa"/>
            <w:tcMar/>
          </w:tcPr>
          <w:p w:rsidRPr="001914DD" w:rsidR="00E575B1" w:rsidP="00F907C1" w:rsidRDefault="007D171A" w14:paraId="50CA2C94" w14:textId="77777777">
            <w:pPr>
              <w:pStyle w:val="ListParagraph"/>
              <w:ind w:left="0"/>
              <w:jc w:val="both"/>
              <w:rPr>
                <w:rFonts w:cstheme="minorHAnsi"/>
                <w:lang w:val="en-US"/>
              </w:rPr>
            </w:pPr>
            <w:r w:rsidRPr="001914DD">
              <w:rPr>
                <w:rStyle w:val="normaltextrun"/>
                <w:rFonts w:cstheme="minorHAnsi"/>
                <w:color w:val="000000"/>
                <w:shd w:val="clear" w:color="auto" w:fill="FFFFFF"/>
              </w:rPr>
              <w:t xml:space="preserve">Self-managed energy communities are often located in urban areas, so </w:t>
            </w:r>
            <w:r w:rsidRPr="000826F0">
              <w:rPr>
                <w:rStyle w:val="normaltextrun"/>
                <w:rFonts w:cstheme="minorHAnsi"/>
                <w:b/>
                <w:bCs/>
                <w:color w:val="000000"/>
                <w:shd w:val="clear" w:color="auto" w:fill="FFFFFF"/>
              </w:rPr>
              <w:t xml:space="preserve">rural or remote areas (small population centers) </w:t>
            </w:r>
            <w:r w:rsidRPr="001914DD">
              <w:rPr>
                <w:rStyle w:val="normaltextrun"/>
                <w:rFonts w:cstheme="minorHAnsi"/>
                <w:color w:val="000000"/>
                <w:shd w:val="clear" w:color="auto" w:fill="FFFFFF"/>
              </w:rPr>
              <w:t>may be disadvantaged groups, having difficulty accessing certain energy projects.</w:t>
            </w:r>
          </w:p>
        </w:tc>
        <w:tc>
          <w:tcPr>
            <w:tcW w:w="2693" w:type="dxa"/>
            <w:tcMar/>
          </w:tcPr>
          <w:p w:rsidRPr="001914DD" w:rsidR="007D171A" w:rsidP="00F907C1" w:rsidRDefault="007D171A" w14:paraId="771CF7C3" w14:textId="77777777">
            <w:pPr>
              <w:pStyle w:val="paragraph"/>
              <w:spacing w:before="0" w:beforeAutospacing="0" w:after="0" w:afterAutospacing="0"/>
              <w:jc w:val="both"/>
              <w:textAlignment w:val="baseline"/>
              <w:rPr>
                <w:rFonts w:asciiTheme="minorHAnsi" w:hAnsiTheme="minorHAnsi" w:cstheme="minorHAnsi"/>
                <w:sz w:val="22"/>
                <w:szCs w:val="22"/>
              </w:rPr>
            </w:pPr>
            <w:r w:rsidRPr="000826F0">
              <w:rPr>
                <w:rStyle w:val="normaltextrun"/>
                <w:rFonts w:asciiTheme="minorHAnsi" w:hAnsiTheme="minorHAnsi" w:eastAsiaTheme="majorEastAsia" w:cstheme="minorHAnsi"/>
                <w:b/>
                <w:bCs/>
                <w:sz w:val="22"/>
                <w:szCs w:val="22"/>
                <w:lang w:val="en-GB"/>
              </w:rPr>
              <w:t>Users with critical energy needs</w:t>
            </w:r>
            <w:r w:rsidRPr="001914DD">
              <w:rPr>
                <w:rStyle w:val="normaltextrun"/>
                <w:rFonts w:asciiTheme="minorHAnsi" w:hAnsiTheme="minorHAnsi" w:eastAsiaTheme="majorEastAsia" w:cstheme="minorHAnsi"/>
                <w:sz w:val="22"/>
                <w:szCs w:val="22"/>
                <w:lang w:val="en-GB"/>
              </w:rPr>
              <w:t>, such as those dependent on vital medical equipment (e.g., ventilators, dialysis treatments), may be more exposed to power outages and become disadvantaged groups.</w:t>
            </w:r>
            <w:r w:rsidRPr="001914DD">
              <w:rPr>
                <w:rStyle w:val="eop"/>
                <w:rFonts w:asciiTheme="minorHAnsi" w:hAnsiTheme="minorHAnsi" w:cstheme="minorHAnsi"/>
                <w:sz w:val="22"/>
                <w:szCs w:val="22"/>
              </w:rPr>
              <w:t> </w:t>
            </w:r>
          </w:p>
          <w:p w:rsidRPr="001914DD" w:rsidR="007D171A" w:rsidP="00F907C1" w:rsidRDefault="007D171A" w14:paraId="2D59F76A" w14:textId="77777777">
            <w:pPr>
              <w:pStyle w:val="paragraph"/>
              <w:spacing w:before="0" w:beforeAutospacing="0" w:after="0" w:afterAutospacing="0"/>
              <w:jc w:val="both"/>
              <w:textAlignment w:val="baseline"/>
              <w:rPr>
                <w:rFonts w:asciiTheme="minorHAnsi" w:hAnsiTheme="minorHAnsi" w:cstheme="minorHAnsi"/>
                <w:sz w:val="22"/>
                <w:szCs w:val="22"/>
              </w:rPr>
            </w:pPr>
            <w:r w:rsidRPr="001914DD">
              <w:rPr>
                <w:rStyle w:val="eop"/>
                <w:rFonts w:asciiTheme="minorHAnsi" w:hAnsiTheme="minorHAnsi" w:cstheme="minorHAnsi"/>
                <w:sz w:val="22"/>
                <w:szCs w:val="22"/>
              </w:rPr>
              <w:t> </w:t>
            </w:r>
          </w:p>
          <w:p w:rsidRPr="001914DD" w:rsidR="00E575B1" w:rsidP="00F907C1" w:rsidRDefault="00E575B1" w14:paraId="6F7575D8" w14:textId="77777777">
            <w:pPr>
              <w:pStyle w:val="ListParagraph"/>
              <w:ind w:left="0"/>
              <w:jc w:val="both"/>
              <w:rPr>
                <w:rFonts w:cstheme="minorHAnsi"/>
                <w:lang w:val="en-US"/>
              </w:rPr>
            </w:pPr>
          </w:p>
        </w:tc>
      </w:tr>
    </w:tbl>
    <w:p w:rsidR="00E575B1" w:rsidP="00E575B1" w:rsidRDefault="00E575B1" w14:paraId="3D12B117" w14:textId="32AEC907">
      <w:pPr>
        <w:pStyle w:val="ListParagraph"/>
        <w:ind w:left="792"/>
        <w:rPr>
          <w:lang w:val="en-US"/>
        </w:rPr>
      </w:pPr>
    </w:p>
    <w:p w:rsidR="001914DD" w:rsidP="00E575B1" w:rsidRDefault="001914DD" w14:paraId="7662F113" w14:textId="0273F3AB">
      <w:pPr>
        <w:pStyle w:val="ListParagraph"/>
        <w:ind w:left="792"/>
        <w:rPr>
          <w:lang w:val="en-US"/>
        </w:rPr>
      </w:pPr>
    </w:p>
    <w:p w:rsidR="001914DD" w:rsidP="00E575B1" w:rsidRDefault="001914DD" w14:paraId="3557AB88" w14:textId="7C21F22C">
      <w:pPr>
        <w:pStyle w:val="ListParagraph"/>
        <w:ind w:left="792"/>
        <w:rPr>
          <w:lang w:val="en-US"/>
        </w:rPr>
      </w:pPr>
    </w:p>
    <w:p w:rsidR="001914DD" w:rsidP="00E575B1" w:rsidRDefault="001914DD" w14:paraId="3D548389" w14:textId="7EA54720">
      <w:pPr>
        <w:pStyle w:val="ListParagraph"/>
        <w:ind w:left="792"/>
        <w:rPr>
          <w:lang w:val="en-US"/>
        </w:rPr>
      </w:pPr>
    </w:p>
    <w:p w:rsidR="001315AF" w:rsidP="001315AF" w:rsidRDefault="001315AF" w14:paraId="7ED3A38E" w14:textId="5A006EB4">
      <w:pPr>
        <w:pStyle w:val="Stile1"/>
        <w:numPr>
          <w:ilvl w:val="0"/>
          <w:numId w:val="0"/>
        </w:numPr>
        <w:ind w:left="360" w:hanging="360"/>
        <w:rPr>
          <w:lang w:val="en-US"/>
        </w:rPr>
      </w:pPr>
    </w:p>
    <w:p w:rsidR="001315AF" w:rsidP="001315AF" w:rsidRDefault="001315AF" w14:paraId="19FA4928" w14:textId="77777777">
      <w:pPr>
        <w:rPr>
          <w:lang w:val="en-US"/>
        </w:rPr>
      </w:pPr>
    </w:p>
    <w:p w:rsidR="001315AF" w:rsidRDefault="001315AF" w14:paraId="5AB4E485" w14:textId="77777777">
      <w:pPr>
        <w:rPr>
          <w:lang w:val="en-US"/>
        </w:rPr>
      </w:pPr>
      <w:r>
        <w:rPr>
          <w:lang w:val="en-US"/>
        </w:rPr>
        <w:br w:type="page"/>
      </w:r>
    </w:p>
    <w:p w:rsidR="001315AF" w:rsidP="001315AF" w:rsidRDefault="001315AF" w14:paraId="19687A29" w14:textId="77777777">
      <w:pPr>
        <w:rPr>
          <w:lang w:val="en-US"/>
        </w:rPr>
        <w:sectPr w:rsidR="001315AF" w:rsidSect="00E575B1">
          <w:pgSz w:w="15840" w:h="12240" w:orient="landscape"/>
          <w:pgMar w:top="1440" w:right="1440" w:bottom="1440" w:left="1440" w:header="720" w:footer="720" w:gutter="0"/>
          <w:cols w:space="720"/>
          <w:docGrid w:linePitch="360"/>
        </w:sectPr>
      </w:pPr>
    </w:p>
    <w:p w:rsidR="001315AF" w:rsidP="001315AF" w:rsidRDefault="001315AF" w14:paraId="4F9275AB" w14:textId="2726DFE7">
      <w:pPr>
        <w:rPr>
          <w:lang w:val="en-US"/>
        </w:rPr>
      </w:pPr>
    </w:p>
    <w:p w:rsidR="001914DD" w:rsidP="001914DD" w:rsidRDefault="001914DD" w14:paraId="5FE5086C" w14:textId="64669C99">
      <w:pPr>
        <w:pStyle w:val="Stile1"/>
        <w:rPr>
          <w:lang w:val="en-US"/>
        </w:rPr>
      </w:pPr>
      <w:r>
        <w:rPr>
          <w:lang w:val="en-US"/>
        </w:rPr>
        <w:t>Annex</w:t>
      </w:r>
    </w:p>
    <w:p w:rsidR="001914DD" w:rsidP="001914DD" w:rsidRDefault="001914DD" w14:paraId="2AE76010" w14:textId="2FC0E124">
      <w:pPr>
        <w:pStyle w:val="Style2"/>
      </w:pPr>
      <w:r>
        <w:t>Hungarian case study:</w:t>
      </w:r>
    </w:p>
    <w:p w:rsidRPr="001914DD" w:rsidR="001914DD" w:rsidP="001914DD" w:rsidRDefault="001914DD" w14:paraId="3003DD46" w14:textId="77777777">
      <w:pPr>
        <w:pStyle w:val="Stile1"/>
        <w:numPr>
          <w:ilvl w:val="0"/>
          <w:numId w:val="0"/>
        </w:numPr>
        <w:ind w:left="360" w:hanging="360"/>
        <w:rPr>
          <w:rFonts w:ascii="Segoe UI" w:hAnsi="Segoe UI" w:cs="Segoe UI"/>
          <w:sz w:val="24"/>
          <w:szCs w:val="24"/>
          <w:u w:val="single"/>
          <w:lang w:val="en-US"/>
        </w:rPr>
      </w:pPr>
      <w:r w:rsidRPr="001914DD">
        <w:rPr>
          <w:sz w:val="24"/>
          <w:szCs w:val="24"/>
          <w:u w:val="single"/>
          <w:lang w:val="en-GB"/>
        </w:rPr>
        <w:t>Notable household level initiatives: </w:t>
      </w:r>
      <w:r w:rsidRPr="001914DD">
        <w:rPr>
          <w:sz w:val="24"/>
          <w:szCs w:val="24"/>
          <w:u w:val="single"/>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25"/>
        <w:gridCol w:w="1185"/>
        <w:gridCol w:w="975"/>
        <w:gridCol w:w="945"/>
        <w:gridCol w:w="1230"/>
        <w:gridCol w:w="1080"/>
        <w:gridCol w:w="1110"/>
        <w:gridCol w:w="1290"/>
      </w:tblGrid>
      <w:tr w:rsidRPr="001914DD" w:rsidR="001914DD" w:rsidTr="001914DD" w14:paraId="25F6AFBC" w14:textId="77777777">
        <w:trPr>
          <w:trHeight w:val="300"/>
        </w:trPr>
        <w:tc>
          <w:tcPr>
            <w:tcW w:w="1125" w:type="dxa"/>
            <w:tcBorders>
              <w:top w:val="single" w:color="FFFFFF" w:sz="6" w:space="0"/>
              <w:left w:val="single" w:color="FFFFFF" w:sz="6" w:space="0"/>
              <w:bottom w:val="single" w:color="FFFFFF" w:sz="6" w:space="0"/>
              <w:right w:val="nil"/>
            </w:tcBorders>
            <w:shd w:val="clear" w:color="auto" w:fill="0F9ED5"/>
            <w:hideMark/>
          </w:tcPr>
          <w:p w:rsidRPr="001914DD" w:rsidR="001914DD" w:rsidP="001914DD" w:rsidRDefault="001914DD" w14:paraId="1F4CA345"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Program Name</w:t>
            </w:r>
            <w:r w:rsidRPr="001914DD">
              <w:rPr>
                <w:rFonts w:ascii="Abadi" w:hAnsi="Abadi" w:eastAsia="Times New Roman" w:cs="Times New Roman"/>
                <w:b/>
                <w:bCs/>
                <w:sz w:val="18"/>
                <w:szCs w:val="18"/>
                <w:lang w:val="en-US"/>
                <w14:ligatures w14:val="none"/>
              </w:rPr>
              <w:t> </w:t>
            </w:r>
          </w:p>
        </w:tc>
        <w:tc>
          <w:tcPr>
            <w:tcW w:w="1185"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5A204390"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Type of Incentive</w:t>
            </w:r>
            <w:r w:rsidRPr="001914DD">
              <w:rPr>
                <w:rFonts w:ascii="Abadi" w:hAnsi="Abadi" w:eastAsia="Times New Roman" w:cs="Times New Roman"/>
                <w:b/>
                <w:bCs/>
                <w:sz w:val="18"/>
                <w:szCs w:val="18"/>
                <w:lang w:val="en-US"/>
                <w14:ligatures w14:val="none"/>
              </w:rPr>
              <w:t> </w:t>
            </w:r>
          </w:p>
        </w:tc>
        <w:tc>
          <w:tcPr>
            <w:tcW w:w="975"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22CCDFAE"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Maximum Amount of Support</w:t>
            </w:r>
            <w:r w:rsidRPr="001914DD">
              <w:rPr>
                <w:rFonts w:ascii="Abadi" w:hAnsi="Abadi" w:eastAsia="Times New Roman" w:cs="Times New Roman"/>
                <w:b/>
                <w:bCs/>
                <w:sz w:val="18"/>
                <w:szCs w:val="18"/>
                <w:lang w:val="en-US"/>
                <w14:ligatures w14:val="none"/>
              </w:rPr>
              <w:t> </w:t>
            </w:r>
          </w:p>
        </w:tc>
        <w:tc>
          <w:tcPr>
            <w:tcW w:w="945"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28ADCD0F"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Coverage of Costs</w:t>
            </w:r>
            <w:r w:rsidRPr="001914DD">
              <w:rPr>
                <w:rFonts w:ascii="Abadi" w:hAnsi="Abadi" w:eastAsia="Times New Roman" w:cs="Times New Roman"/>
                <w:b/>
                <w:bCs/>
                <w:sz w:val="18"/>
                <w:szCs w:val="18"/>
                <w:lang w:val="en-US"/>
                <w14:ligatures w14:val="none"/>
              </w:rPr>
              <w:t> </w:t>
            </w:r>
          </w:p>
        </w:tc>
        <w:tc>
          <w:tcPr>
            <w:tcW w:w="1230"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2EA090CB"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Eligibility Criteria</w:t>
            </w:r>
            <w:r w:rsidRPr="001914DD">
              <w:rPr>
                <w:rFonts w:ascii="Abadi" w:hAnsi="Abadi" w:eastAsia="Times New Roman" w:cs="Times New Roman"/>
                <w:b/>
                <w:bCs/>
                <w:sz w:val="18"/>
                <w:szCs w:val="18"/>
                <w:lang w:val="en-US"/>
                <w14:ligatures w14:val="none"/>
              </w:rPr>
              <w:t> </w:t>
            </w:r>
          </w:p>
        </w:tc>
        <w:tc>
          <w:tcPr>
            <w:tcW w:w="1080"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60DF7524"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Investment Required (estimated)</w:t>
            </w:r>
            <w:r w:rsidRPr="001914DD">
              <w:rPr>
                <w:rFonts w:ascii="Abadi" w:hAnsi="Abadi" w:eastAsia="Times New Roman" w:cs="Times New Roman"/>
                <w:b/>
                <w:bCs/>
                <w:sz w:val="18"/>
                <w:szCs w:val="18"/>
                <w:lang w:val="en-US"/>
                <w14:ligatures w14:val="none"/>
              </w:rPr>
              <w:t> </w:t>
            </w:r>
          </w:p>
        </w:tc>
        <w:tc>
          <w:tcPr>
            <w:tcW w:w="1110"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779DC529"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Other Supports Available</w:t>
            </w:r>
            <w:r w:rsidRPr="001914DD">
              <w:rPr>
                <w:rFonts w:ascii="Abadi" w:hAnsi="Abadi" w:eastAsia="Times New Roman" w:cs="Times New Roman"/>
                <w:b/>
                <w:bCs/>
                <w:sz w:val="18"/>
                <w:szCs w:val="18"/>
                <w:lang w:val="en-US"/>
                <w14:ligatures w14:val="none"/>
              </w:rPr>
              <w:t> </w:t>
            </w:r>
          </w:p>
        </w:tc>
        <w:tc>
          <w:tcPr>
            <w:tcW w:w="1290" w:type="dxa"/>
            <w:tcBorders>
              <w:top w:val="single" w:color="FFFFFF" w:sz="6" w:space="0"/>
              <w:left w:val="nil"/>
              <w:bottom w:val="single" w:color="FFFFFF" w:sz="6" w:space="0"/>
              <w:right w:val="single" w:color="FFFFFF" w:sz="6" w:space="0"/>
            </w:tcBorders>
            <w:shd w:val="clear" w:color="auto" w:fill="0F9ED5"/>
            <w:hideMark/>
          </w:tcPr>
          <w:p w:rsidRPr="001914DD" w:rsidR="001914DD" w:rsidP="001914DD" w:rsidRDefault="001914DD" w14:paraId="7AA1A2FD"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Implications for Households</w:t>
            </w:r>
            <w:r w:rsidRPr="001914DD">
              <w:rPr>
                <w:rFonts w:ascii="Abadi" w:hAnsi="Abadi" w:eastAsia="Times New Roman" w:cs="Times New Roman"/>
                <w:b/>
                <w:bCs/>
                <w:sz w:val="18"/>
                <w:szCs w:val="18"/>
                <w:lang w:val="en-US"/>
                <w14:ligatures w14:val="none"/>
              </w:rPr>
              <w:t> </w:t>
            </w:r>
          </w:p>
        </w:tc>
      </w:tr>
      <w:tr w:rsidRPr="001914DD" w:rsidR="001914DD" w:rsidTr="001914DD" w14:paraId="0F6CC71B" w14:textId="77777777">
        <w:trPr>
          <w:trHeight w:val="300"/>
        </w:trPr>
        <w:tc>
          <w:tcPr>
            <w:tcW w:w="112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03C08176"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Solar Energy Plus Programme</w:t>
            </w:r>
            <w:r w:rsidRPr="001914DD">
              <w:rPr>
                <w:rFonts w:ascii="Abadi" w:hAnsi="Abadi" w:eastAsia="Times New Roman" w:cs="Times New Roman"/>
                <w:b/>
                <w:bCs/>
                <w:sz w:val="18"/>
                <w:szCs w:val="18"/>
                <w:lang w:val="en-US"/>
                <w14:ligatures w14:val="none"/>
              </w:rPr>
              <w:t> </w:t>
            </w:r>
          </w:p>
        </w:tc>
        <w:tc>
          <w:tcPr>
            <w:tcW w:w="118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B334E42"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Grant</w:t>
            </w:r>
            <w:r w:rsidRPr="001914DD">
              <w:rPr>
                <w:rFonts w:ascii="Abadi" w:hAnsi="Abadi" w:eastAsia="Times New Roman" w:cs="Times New Roman"/>
                <w:sz w:val="18"/>
                <w:szCs w:val="18"/>
                <w:lang w:val="en-US"/>
                <w14:ligatures w14:val="none"/>
              </w:rPr>
              <w:t> </w:t>
            </w:r>
          </w:p>
        </w:tc>
        <w:tc>
          <w:tcPr>
            <w:tcW w:w="97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4A4DEAE8"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HUF 5 million</w:t>
            </w:r>
            <w:r w:rsidRPr="001914DD">
              <w:rPr>
                <w:rFonts w:ascii="Abadi" w:hAnsi="Abadi" w:eastAsia="Times New Roman" w:cs="Times New Roman"/>
                <w:sz w:val="18"/>
                <w:szCs w:val="18"/>
                <w:lang w:val="en-US"/>
                <w14:ligatures w14:val="none"/>
              </w:rPr>
              <w:t> </w:t>
            </w:r>
          </w:p>
        </w:tc>
        <w:tc>
          <w:tcPr>
            <w:tcW w:w="94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2A399136"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Up to 65%</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7D8490AA"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Private homeowners</w:t>
            </w:r>
            <w:r w:rsidRPr="001914DD">
              <w:rPr>
                <w:rFonts w:ascii="Abadi" w:hAnsi="Abadi" w:eastAsia="Times New Roman" w:cs="Times New Roman"/>
                <w:sz w:val="18"/>
                <w:szCs w:val="18"/>
                <w:lang w:val="en-US"/>
                <w14:ligatures w14:val="none"/>
              </w:rPr>
              <w:t> </w:t>
            </w:r>
          </w:p>
        </w:tc>
        <w:tc>
          <w:tcPr>
            <w:tcW w:w="108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61AED7F8"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~35% of total cost</w:t>
            </w:r>
            <w:r w:rsidRPr="001914DD">
              <w:rPr>
                <w:rFonts w:ascii="Abadi" w:hAnsi="Abadi" w:eastAsia="Times New Roman" w:cs="Times New Roman"/>
                <w:sz w:val="18"/>
                <w:szCs w:val="18"/>
                <w:lang w:val="en-US"/>
                <w14:ligatures w14:val="none"/>
              </w:rPr>
              <w:t> </w:t>
            </w:r>
          </w:p>
        </w:tc>
        <w:tc>
          <w:tcPr>
            <w:tcW w:w="111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BA03C02"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Contractor registration</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1D2AD652"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Self-consumption, potential for grid feed-in (transitioning from net metering), reduced energy bills</w:t>
            </w:r>
            <w:r w:rsidRPr="001914DD">
              <w:rPr>
                <w:rFonts w:ascii="Abadi" w:hAnsi="Abadi" w:eastAsia="Times New Roman" w:cs="Times New Roman"/>
                <w:sz w:val="18"/>
                <w:szCs w:val="18"/>
                <w:lang w:val="en-US"/>
                <w14:ligatures w14:val="none"/>
              </w:rPr>
              <w:t> </w:t>
            </w:r>
          </w:p>
        </w:tc>
      </w:tr>
      <w:tr w:rsidRPr="001914DD" w:rsidR="001914DD" w:rsidTr="001914DD" w14:paraId="0A0017BD" w14:textId="77777777">
        <w:trPr>
          <w:trHeight w:val="300"/>
        </w:trPr>
        <w:tc>
          <w:tcPr>
            <w:tcW w:w="112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5B1F1CF1"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Home Renovation Subsidy (for families with children)</w:t>
            </w:r>
            <w:r w:rsidRPr="001914DD">
              <w:rPr>
                <w:rFonts w:ascii="Abadi" w:hAnsi="Abadi" w:eastAsia="Times New Roman" w:cs="Times New Roman"/>
                <w:b/>
                <w:bCs/>
                <w:sz w:val="18"/>
                <w:szCs w:val="18"/>
                <w:lang w:val="en-US"/>
                <w14:ligatures w14:val="none"/>
              </w:rPr>
              <w:t> </w:t>
            </w:r>
          </w:p>
        </w:tc>
        <w:tc>
          <w:tcPr>
            <w:tcW w:w="118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53A623FD"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Grant</w:t>
            </w:r>
            <w:r w:rsidRPr="001914DD">
              <w:rPr>
                <w:rFonts w:ascii="Abadi" w:hAnsi="Abadi" w:eastAsia="Times New Roman" w:cs="Times New Roman"/>
                <w:sz w:val="18"/>
                <w:szCs w:val="18"/>
                <w:lang w:val="en-US"/>
                <w14:ligatures w14:val="none"/>
              </w:rPr>
              <w:t> </w:t>
            </w:r>
          </w:p>
        </w:tc>
        <w:tc>
          <w:tcPr>
            <w:tcW w:w="97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27BF83F8"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HUF 3 million</w:t>
            </w:r>
            <w:r w:rsidRPr="001914DD">
              <w:rPr>
                <w:rFonts w:ascii="Abadi" w:hAnsi="Abadi" w:eastAsia="Times New Roman" w:cs="Times New Roman"/>
                <w:sz w:val="18"/>
                <w:szCs w:val="18"/>
                <w:lang w:val="en-US"/>
                <w14:ligatures w14:val="none"/>
              </w:rPr>
              <w:t> </w:t>
            </w:r>
          </w:p>
        </w:tc>
        <w:tc>
          <w:tcPr>
            <w:tcW w:w="94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79367983"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50%</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39E08E2D"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Households with at least one child</w:t>
            </w:r>
            <w:r w:rsidRPr="001914DD">
              <w:rPr>
                <w:rFonts w:ascii="Abadi" w:hAnsi="Abadi" w:eastAsia="Times New Roman" w:cs="Times New Roman"/>
                <w:sz w:val="18"/>
                <w:szCs w:val="18"/>
                <w:lang w:val="en-US"/>
                <w14:ligatures w14:val="none"/>
              </w:rPr>
              <w:t> </w:t>
            </w:r>
          </w:p>
        </w:tc>
        <w:tc>
          <w:tcPr>
            <w:tcW w:w="108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76BB2A4A"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50% of total cost</w:t>
            </w:r>
            <w:r w:rsidRPr="001914DD">
              <w:rPr>
                <w:rFonts w:ascii="Abadi" w:hAnsi="Abadi" w:eastAsia="Times New Roman" w:cs="Times New Roman"/>
                <w:sz w:val="18"/>
                <w:szCs w:val="18"/>
                <w:lang w:val="en-US"/>
                <w14:ligatures w14:val="none"/>
              </w:rPr>
              <w:t> </w:t>
            </w:r>
          </w:p>
        </w:tc>
        <w:tc>
          <w:tcPr>
            <w:tcW w:w="111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05523FD7"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proofErr w:type="spellStart"/>
            <w:r w:rsidRPr="001914DD">
              <w:rPr>
                <w:rFonts w:ascii="Abadi" w:hAnsi="Abadi" w:eastAsia="Times New Roman" w:cs="Times New Roman"/>
                <w:sz w:val="18"/>
                <w:szCs w:val="18"/>
                <w:lang w:val="en-GB"/>
                <w14:ligatures w14:val="none"/>
              </w:rPr>
              <w:t>RenoPont</w:t>
            </w:r>
            <w:proofErr w:type="spellEnd"/>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3F67BE66"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Potential for self-consumption if used for solar, reduced energy bills</w:t>
            </w:r>
            <w:r w:rsidRPr="001914DD">
              <w:rPr>
                <w:rFonts w:ascii="Abadi" w:hAnsi="Abadi" w:eastAsia="Times New Roman" w:cs="Times New Roman"/>
                <w:sz w:val="18"/>
                <w:szCs w:val="18"/>
                <w:lang w:val="en-US"/>
                <w14:ligatures w14:val="none"/>
              </w:rPr>
              <w:t> </w:t>
            </w:r>
          </w:p>
        </w:tc>
      </w:tr>
      <w:tr w:rsidRPr="001914DD" w:rsidR="001914DD" w:rsidTr="001914DD" w14:paraId="02BFABD4" w14:textId="77777777">
        <w:trPr>
          <w:trHeight w:val="300"/>
        </w:trPr>
        <w:tc>
          <w:tcPr>
            <w:tcW w:w="112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409B687B"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Home Renovation Program (2024)</w:t>
            </w:r>
            <w:r w:rsidRPr="001914DD">
              <w:rPr>
                <w:rFonts w:ascii="Abadi" w:hAnsi="Abadi" w:eastAsia="Times New Roman" w:cs="Times New Roman"/>
                <w:b/>
                <w:bCs/>
                <w:sz w:val="18"/>
                <w:szCs w:val="18"/>
                <w:lang w:val="en-US"/>
                <w14:ligatures w14:val="none"/>
              </w:rPr>
              <w:t> </w:t>
            </w:r>
          </w:p>
        </w:tc>
        <w:tc>
          <w:tcPr>
            <w:tcW w:w="118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250400B7"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Grant &amp; Loan</w:t>
            </w:r>
            <w:r w:rsidRPr="001914DD">
              <w:rPr>
                <w:rFonts w:ascii="Abadi" w:hAnsi="Abadi" w:eastAsia="Times New Roman" w:cs="Times New Roman"/>
                <w:sz w:val="18"/>
                <w:szCs w:val="18"/>
                <w:lang w:val="en-US"/>
                <w14:ligatures w14:val="none"/>
              </w:rPr>
              <w:t> </w:t>
            </w:r>
          </w:p>
        </w:tc>
        <w:tc>
          <w:tcPr>
            <w:tcW w:w="97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259C31A4"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Grant: HUF 2.5-3.5 million; Loan: Up to HUF 6 million (interest-free)</w:t>
            </w:r>
            <w:r w:rsidRPr="001914DD">
              <w:rPr>
                <w:rFonts w:ascii="Abadi" w:hAnsi="Abadi" w:eastAsia="Times New Roman" w:cs="Times New Roman"/>
                <w:sz w:val="18"/>
                <w:szCs w:val="18"/>
                <w:lang w:val="en-US"/>
                <w14:ligatures w14:val="none"/>
              </w:rPr>
              <w:t> </w:t>
            </w:r>
          </w:p>
        </w:tc>
        <w:tc>
          <w:tcPr>
            <w:tcW w:w="94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74292D27"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Varies based on income and project</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6AB6236E"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Homeowners of properties built before 1990</w:t>
            </w:r>
            <w:r w:rsidRPr="001914DD">
              <w:rPr>
                <w:rFonts w:ascii="Abadi" w:hAnsi="Abadi" w:eastAsia="Times New Roman" w:cs="Times New Roman"/>
                <w:sz w:val="18"/>
                <w:szCs w:val="18"/>
                <w:lang w:val="en-US"/>
                <w14:ligatures w14:val="none"/>
              </w:rPr>
              <w:t> </w:t>
            </w:r>
          </w:p>
        </w:tc>
        <w:tc>
          <w:tcPr>
            <w:tcW w:w="108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687A3350"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Varies based on project scope and grant amount</w:t>
            </w:r>
            <w:r w:rsidRPr="001914DD">
              <w:rPr>
                <w:rFonts w:ascii="Abadi" w:hAnsi="Abadi" w:eastAsia="Times New Roman" w:cs="Times New Roman"/>
                <w:sz w:val="18"/>
                <w:szCs w:val="18"/>
                <w:lang w:val="en-US"/>
                <w14:ligatures w14:val="none"/>
              </w:rPr>
              <w:t> </w:t>
            </w:r>
          </w:p>
        </w:tc>
        <w:tc>
          <w:tcPr>
            <w:tcW w:w="111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330F63AC"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proofErr w:type="spellStart"/>
            <w:r w:rsidRPr="001914DD">
              <w:rPr>
                <w:rFonts w:ascii="Abadi" w:hAnsi="Abadi" w:eastAsia="Times New Roman" w:cs="Times New Roman"/>
                <w:sz w:val="18"/>
                <w:szCs w:val="18"/>
                <w:lang w:val="en-GB"/>
                <w14:ligatures w14:val="none"/>
              </w:rPr>
              <w:t>RenoPont</w:t>
            </w:r>
            <w:proofErr w:type="spellEnd"/>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706F8EA1"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Potential for self-consumption if used for solar, reduced energy bills</w:t>
            </w:r>
            <w:r w:rsidRPr="001914DD">
              <w:rPr>
                <w:rFonts w:ascii="Abadi" w:hAnsi="Abadi" w:eastAsia="Times New Roman" w:cs="Times New Roman"/>
                <w:sz w:val="18"/>
                <w:szCs w:val="18"/>
                <w:lang w:val="en-US"/>
                <w14:ligatures w14:val="none"/>
              </w:rPr>
              <w:t> </w:t>
            </w:r>
          </w:p>
        </w:tc>
      </w:tr>
      <w:tr w:rsidRPr="001914DD" w:rsidR="001914DD" w:rsidTr="001914DD" w14:paraId="1CAC0B2F" w14:textId="77777777">
        <w:trPr>
          <w:trHeight w:val="300"/>
        </w:trPr>
        <w:tc>
          <w:tcPr>
            <w:tcW w:w="112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0E2FA8E1"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proofErr w:type="spellStart"/>
            <w:r w:rsidRPr="001914DD">
              <w:rPr>
                <w:rFonts w:ascii="Abadi" w:hAnsi="Abadi" w:eastAsia="Times New Roman" w:cs="Times New Roman"/>
                <w:b/>
                <w:bCs/>
                <w:sz w:val="18"/>
                <w:szCs w:val="18"/>
                <w:lang w:val="en-GB"/>
                <w14:ligatures w14:val="none"/>
              </w:rPr>
              <w:t>RenoPont</w:t>
            </w:r>
            <w:proofErr w:type="spellEnd"/>
            <w:r w:rsidRPr="001914DD">
              <w:rPr>
                <w:rFonts w:ascii="Abadi" w:hAnsi="Abadi" w:eastAsia="Times New Roman" w:cs="Times New Roman"/>
                <w:b/>
                <w:bCs/>
                <w:sz w:val="18"/>
                <w:szCs w:val="18"/>
                <w:lang w:val="en-US"/>
                <w14:ligatures w14:val="none"/>
              </w:rPr>
              <w:t> </w:t>
            </w:r>
          </w:p>
        </w:tc>
        <w:tc>
          <w:tcPr>
            <w:tcW w:w="118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556E7071"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Consultancy, Information</w:t>
            </w:r>
            <w:r w:rsidRPr="001914DD">
              <w:rPr>
                <w:rFonts w:ascii="Abadi" w:hAnsi="Abadi" w:eastAsia="Times New Roman" w:cs="Times New Roman"/>
                <w:sz w:val="18"/>
                <w:szCs w:val="18"/>
                <w:lang w:val="en-US"/>
                <w14:ligatures w14:val="none"/>
              </w:rPr>
              <w:t> </w:t>
            </w:r>
          </w:p>
        </w:tc>
        <w:tc>
          <w:tcPr>
            <w:tcW w:w="97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08DC9272"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w:t>
            </w:r>
            <w:r w:rsidRPr="001914DD">
              <w:rPr>
                <w:rFonts w:ascii="Abadi" w:hAnsi="Abadi" w:eastAsia="Times New Roman" w:cs="Times New Roman"/>
                <w:sz w:val="18"/>
                <w:szCs w:val="18"/>
                <w:lang w:val="en-US"/>
                <w14:ligatures w14:val="none"/>
              </w:rPr>
              <w:t> </w:t>
            </w:r>
          </w:p>
        </w:tc>
        <w:tc>
          <w:tcPr>
            <w:tcW w:w="94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10EAC867"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Free service</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1A16D89C"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Homeowners planning energy renovations</w:t>
            </w:r>
            <w:r w:rsidRPr="001914DD">
              <w:rPr>
                <w:rFonts w:ascii="Abadi" w:hAnsi="Abadi" w:eastAsia="Times New Roman" w:cs="Times New Roman"/>
                <w:sz w:val="18"/>
                <w:szCs w:val="18"/>
                <w:lang w:val="en-US"/>
                <w14:ligatures w14:val="none"/>
              </w:rPr>
              <w:t> </w:t>
            </w:r>
          </w:p>
        </w:tc>
        <w:tc>
          <w:tcPr>
            <w:tcW w:w="108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79808D32"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w:t>
            </w:r>
            <w:r w:rsidRPr="001914DD">
              <w:rPr>
                <w:rFonts w:ascii="Abadi" w:hAnsi="Abadi" w:eastAsia="Times New Roman" w:cs="Times New Roman"/>
                <w:sz w:val="18"/>
                <w:szCs w:val="18"/>
                <w:lang w:val="en-US"/>
                <w14:ligatures w14:val="none"/>
              </w:rPr>
              <w:t> </w:t>
            </w:r>
          </w:p>
        </w:tc>
        <w:tc>
          <w:tcPr>
            <w:tcW w:w="111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53B59DAA"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Online platform, advisory offices, expert network</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796E6F2D"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Guidance on renewable energy adoption, financial options, installer selection</w:t>
            </w:r>
            <w:r w:rsidRPr="001914DD">
              <w:rPr>
                <w:rFonts w:ascii="Abadi" w:hAnsi="Abadi" w:eastAsia="Times New Roman" w:cs="Times New Roman"/>
                <w:sz w:val="18"/>
                <w:szCs w:val="18"/>
                <w:lang w:val="en-US"/>
                <w14:ligatures w14:val="none"/>
              </w:rPr>
              <w:t> </w:t>
            </w:r>
          </w:p>
        </w:tc>
      </w:tr>
    </w:tbl>
    <w:p w:rsidRPr="001914DD" w:rsidR="001914DD" w:rsidP="001914DD" w:rsidRDefault="001914DD" w14:paraId="0F35CB0A" w14:textId="77777777">
      <w:pPr>
        <w:pStyle w:val="Stile1"/>
        <w:rPr>
          <w:rFonts w:ascii="Segoe UI" w:hAnsi="Segoe UI" w:cs="Segoe UI"/>
          <w:sz w:val="18"/>
          <w:szCs w:val="18"/>
          <w:lang w:val="en-US"/>
        </w:rPr>
      </w:pPr>
      <w:r w:rsidRPr="001914DD">
        <w:rPr>
          <w:lang w:val="en-US"/>
        </w:rPr>
        <w:t> </w:t>
      </w:r>
    </w:p>
    <w:p w:rsidRPr="001914DD" w:rsidR="001914DD" w:rsidP="001914DD" w:rsidRDefault="001914DD" w14:paraId="4517F43E" w14:textId="77777777">
      <w:pPr>
        <w:pStyle w:val="Stile1"/>
        <w:numPr>
          <w:ilvl w:val="0"/>
          <w:numId w:val="0"/>
        </w:numPr>
        <w:ind w:left="360" w:hanging="360"/>
        <w:rPr>
          <w:sz w:val="24"/>
          <w:szCs w:val="24"/>
          <w:u w:val="single"/>
          <w:lang w:val="en-US"/>
        </w:rPr>
      </w:pPr>
    </w:p>
    <w:p w:rsidRPr="001914DD" w:rsidR="001914DD" w:rsidP="001914DD" w:rsidRDefault="001914DD" w14:paraId="11ECA672" w14:textId="5969A626">
      <w:pPr>
        <w:pStyle w:val="Stile1"/>
        <w:numPr>
          <w:ilvl w:val="0"/>
          <w:numId w:val="0"/>
        </w:numPr>
        <w:ind w:left="360" w:hanging="360"/>
        <w:rPr>
          <w:rFonts w:ascii="Segoe UI" w:hAnsi="Segoe UI" w:cs="Segoe UI"/>
          <w:sz w:val="24"/>
          <w:szCs w:val="24"/>
          <w:u w:val="single"/>
          <w:lang w:val="en-US"/>
        </w:rPr>
      </w:pPr>
      <w:r w:rsidRPr="001914DD">
        <w:rPr>
          <w:sz w:val="24"/>
          <w:szCs w:val="24"/>
          <w:u w:val="single"/>
          <w:lang w:val="en-IE"/>
        </w:rPr>
        <w:t>Main community level initiatives of Hungary: </w:t>
      </w:r>
      <w:r w:rsidRPr="001914DD">
        <w:rPr>
          <w:sz w:val="24"/>
          <w:szCs w:val="24"/>
          <w:u w:val="single"/>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1305"/>
        <w:gridCol w:w="1290"/>
        <w:gridCol w:w="1845"/>
        <w:gridCol w:w="1230"/>
        <w:gridCol w:w="1500"/>
      </w:tblGrid>
      <w:tr w:rsidRPr="001914DD" w:rsidR="001914DD" w:rsidTr="001914DD" w14:paraId="147238B8" w14:textId="77777777">
        <w:trPr>
          <w:trHeight w:val="300"/>
        </w:trPr>
        <w:tc>
          <w:tcPr>
            <w:tcW w:w="1785" w:type="dxa"/>
            <w:tcBorders>
              <w:top w:val="single" w:color="FFFFFF" w:sz="6" w:space="0"/>
              <w:left w:val="single" w:color="FFFFFF" w:sz="6" w:space="0"/>
              <w:bottom w:val="single" w:color="FFFFFF" w:sz="6" w:space="0"/>
              <w:right w:val="nil"/>
            </w:tcBorders>
            <w:shd w:val="clear" w:color="auto" w:fill="0F9ED5"/>
            <w:hideMark/>
          </w:tcPr>
          <w:p w:rsidRPr="001914DD" w:rsidR="001914DD" w:rsidP="001914DD" w:rsidRDefault="001914DD" w14:paraId="3EBA3037"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Program/Initiative Name</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07D88ECB"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Type of Support</w:t>
            </w:r>
            <w:r w:rsidRPr="001914DD">
              <w:rPr>
                <w:rFonts w:ascii="Abadi" w:hAnsi="Abadi" w:eastAsia="Times New Roman" w:cs="Times New Roman"/>
                <w:b/>
                <w:bCs/>
                <w:sz w:val="18"/>
                <w:szCs w:val="18"/>
                <w:lang w:val="en-US"/>
                <w14:ligatures w14:val="none"/>
              </w:rPr>
              <w:t> </w:t>
            </w:r>
          </w:p>
        </w:tc>
        <w:tc>
          <w:tcPr>
            <w:tcW w:w="1290"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19EAA8F0"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Focus</w:t>
            </w:r>
            <w:r w:rsidRPr="001914DD">
              <w:rPr>
                <w:rFonts w:ascii="Abadi" w:hAnsi="Abadi" w:eastAsia="Times New Roman" w:cs="Times New Roman"/>
                <w:b/>
                <w:bCs/>
                <w:sz w:val="18"/>
                <w:szCs w:val="18"/>
                <w:lang w:val="en-US"/>
                <w14:ligatures w14:val="none"/>
              </w:rPr>
              <w:t> </w:t>
            </w:r>
          </w:p>
        </w:tc>
        <w:tc>
          <w:tcPr>
            <w:tcW w:w="1845"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5A5FB296"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Key Features</w:t>
            </w:r>
            <w:r w:rsidRPr="001914DD">
              <w:rPr>
                <w:rFonts w:ascii="Abadi" w:hAnsi="Abadi" w:eastAsia="Times New Roman" w:cs="Times New Roman"/>
                <w:b/>
                <w:bCs/>
                <w:sz w:val="18"/>
                <w:szCs w:val="18"/>
                <w:lang w:val="en-US"/>
                <w14:ligatures w14:val="none"/>
              </w:rPr>
              <w:t> </w:t>
            </w:r>
          </w:p>
        </w:tc>
        <w:tc>
          <w:tcPr>
            <w:tcW w:w="1230" w:type="dxa"/>
            <w:tcBorders>
              <w:top w:val="single" w:color="FFFFFF" w:sz="6" w:space="0"/>
              <w:left w:val="nil"/>
              <w:bottom w:val="single" w:color="FFFFFF" w:sz="6" w:space="0"/>
              <w:right w:val="nil"/>
            </w:tcBorders>
            <w:shd w:val="clear" w:color="auto" w:fill="0F9ED5"/>
            <w:hideMark/>
          </w:tcPr>
          <w:p w:rsidRPr="001914DD" w:rsidR="001914DD" w:rsidP="001914DD" w:rsidRDefault="001914DD" w14:paraId="24531590"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Level of Investment (if available)</w:t>
            </w:r>
            <w:r w:rsidRPr="001914DD">
              <w:rPr>
                <w:rFonts w:ascii="Abadi" w:hAnsi="Abadi" w:eastAsia="Times New Roman" w:cs="Times New Roman"/>
                <w:b/>
                <w:bCs/>
                <w:sz w:val="18"/>
                <w:szCs w:val="18"/>
                <w:lang w:val="en-US"/>
                <w14:ligatures w14:val="none"/>
              </w:rPr>
              <w:t> </w:t>
            </w:r>
          </w:p>
        </w:tc>
        <w:tc>
          <w:tcPr>
            <w:tcW w:w="1500" w:type="dxa"/>
            <w:tcBorders>
              <w:top w:val="single" w:color="FFFFFF" w:sz="6" w:space="0"/>
              <w:left w:val="nil"/>
              <w:bottom w:val="single" w:color="FFFFFF" w:sz="6" w:space="0"/>
              <w:right w:val="single" w:color="FFFFFF" w:sz="6" w:space="0"/>
            </w:tcBorders>
            <w:shd w:val="clear" w:color="auto" w:fill="0F9ED5"/>
            <w:hideMark/>
          </w:tcPr>
          <w:p w:rsidRPr="001914DD" w:rsidR="001914DD" w:rsidP="001914DD" w:rsidRDefault="001914DD" w14:paraId="226EEC76"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Potential Benefits for Communities</w:t>
            </w:r>
            <w:r w:rsidRPr="001914DD">
              <w:rPr>
                <w:rFonts w:ascii="Abadi" w:hAnsi="Abadi" w:eastAsia="Times New Roman" w:cs="Times New Roman"/>
                <w:b/>
                <w:bCs/>
                <w:sz w:val="18"/>
                <w:szCs w:val="18"/>
                <w:lang w:val="en-US"/>
                <w14:ligatures w14:val="none"/>
              </w:rPr>
              <w:t> </w:t>
            </w:r>
          </w:p>
        </w:tc>
      </w:tr>
      <w:tr w:rsidRPr="001914DD" w:rsidR="001914DD" w:rsidTr="001914DD" w14:paraId="3ED86EED" w14:textId="77777777">
        <w:trPr>
          <w:trHeight w:val="300"/>
        </w:trPr>
        <w:tc>
          <w:tcPr>
            <w:tcW w:w="178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7CF6BA1D"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Draft Operational Programmes (2021-2027)</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204EF17C"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Financial</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F92DAC5"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Multiple Renewables</w:t>
            </w:r>
            <w:r w:rsidRPr="001914DD">
              <w:rPr>
                <w:rFonts w:ascii="Abadi" w:hAnsi="Abadi" w:eastAsia="Times New Roman" w:cs="Times New Roman"/>
                <w:sz w:val="18"/>
                <w:szCs w:val="18"/>
                <w:lang w:val="en-US"/>
                <w14:ligatures w14:val="none"/>
              </w:rPr>
              <w:t> </w:t>
            </w:r>
          </w:p>
        </w:tc>
        <w:tc>
          <w:tcPr>
            <w:tcW w:w="184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FDF7E4D"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Support for community-owned projects through EU funds</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BFD156F"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Varies by program and region</w:t>
            </w:r>
            <w:r w:rsidRPr="001914DD">
              <w:rPr>
                <w:rFonts w:ascii="Abadi" w:hAnsi="Abadi" w:eastAsia="Times New Roman" w:cs="Times New Roman"/>
                <w:sz w:val="18"/>
                <w:szCs w:val="18"/>
                <w:lang w:val="en-US"/>
                <w14:ligatures w14:val="none"/>
              </w:rPr>
              <w:t> </w:t>
            </w:r>
          </w:p>
        </w:tc>
        <w:tc>
          <w:tcPr>
            <w:tcW w:w="150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72C056A"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Increased renewable energy capacity, local economic benefits</w:t>
            </w:r>
            <w:r w:rsidRPr="001914DD">
              <w:rPr>
                <w:rFonts w:ascii="Abadi" w:hAnsi="Abadi" w:eastAsia="Times New Roman" w:cs="Times New Roman"/>
                <w:sz w:val="18"/>
                <w:szCs w:val="18"/>
                <w:lang w:val="en-US"/>
                <w14:ligatures w14:val="none"/>
              </w:rPr>
              <w:t> </w:t>
            </w:r>
          </w:p>
        </w:tc>
      </w:tr>
      <w:tr w:rsidRPr="001914DD" w:rsidR="001914DD" w:rsidTr="001914DD" w14:paraId="37F5FE01" w14:textId="77777777">
        <w:trPr>
          <w:trHeight w:val="300"/>
        </w:trPr>
        <w:tc>
          <w:tcPr>
            <w:tcW w:w="178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10245583"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lastRenderedPageBreak/>
              <w:t>Renewable Energy Support Scheme (METÁR)</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5CF14D24"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Financial</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30295404"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All Renewables</w:t>
            </w:r>
            <w:r w:rsidRPr="001914DD">
              <w:rPr>
                <w:rFonts w:ascii="Abadi" w:hAnsi="Abadi" w:eastAsia="Times New Roman" w:cs="Times New Roman"/>
                <w:sz w:val="18"/>
                <w:szCs w:val="18"/>
                <w:lang w:val="en-US"/>
                <w14:ligatures w14:val="none"/>
              </w:rPr>
              <w:t> </w:t>
            </w:r>
          </w:p>
        </w:tc>
        <w:tc>
          <w:tcPr>
            <w:tcW w:w="184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3C88F38C"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Technology-neutral scheme, eligible for community projects</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6CF41062"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Varies by tender and project</w:t>
            </w:r>
            <w:r w:rsidRPr="001914DD">
              <w:rPr>
                <w:rFonts w:ascii="Abadi" w:hAnsi="Abadi" w:eastAsia="Times New Roman" w:cs="Times New Roman"/>
                <w:sz w:val="18"/>
                <w:szCs w:val="18"/>
                <w:lang w:val="en-US"/>
                <w14:ligatures w14:val="none"/>
              </w:rPr>
              <w:t> </w:t>
            </w:r>
          </w:p>
        </w:tc>
        <w:tc>
          <w:tcPr>
            <w:tcW w:w="150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6A25673A"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Revenue generation, contribution to national renewable energy targets</w:t>
            </w:r>
            <w:r w:rsidRPr="001914DD">
              <w:rPr>
                <w:rFonts w:ascii="Abadi" w:hAnsi="Abadi" w:eastAsia="Times New Roman" w:cs="Times New Roman"/>
                <w:sz w:val="18"/>
                <w:szCs w:val="18"/>
                <w:lang w:val="en-US"/>
                <w14:ligatures w14:val="none"/>
              </w:rPr>
              <w:t> </w:t>
            </w:r>
          </w:p>
        </w:tc>
      </w:tr>
      <w:tr w:rsidRPr="001914DD" w:rsidR="001914DD" w:rsidTr="001914DD" w14:paraId="4EBE0B95" w14:textId="77777777">
        <w:trPr>
          <w:trHeight w:val="300"/>
        </w:trPr>
        <w:tc>
          <w:tcPr>
            <w:tcW w:w="178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731E2F59"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National Tender (2020)</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680B5201"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Financial</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1555E721"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Multiple Renewables</w:t>
            </w:r>
            <w:r w:rsidRPr="001914DD">
              <w:rPr>
                <w:rFonts w:ascii="Abadi" w:hAnsi="Abadi" w:eastAsia="Times New Roman" w:cs="Times New Roman"/>
                <w:sz w:val="18"/>
                <w:szCs w:val="18"/>
                <w:lang w:val="en-US"/>
                <w14:ligatures w14:val="none"/>
              </w:rPr>
              <w:t> </w:t>
            </w:r>
          </w:p>
        </w:tc>
        <w:tc>
          <w:tcPr>
            <w:tcW w:w="184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1B908CA5"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Aimed at creating pilot energy communities</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13705D80"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Funding amounts not specified</w:t>
            </w:r>
            <w:r w:rsidRPr="001914DD">
              <w:rPr>
                <w:rFonts w:ascii="Abadi" w:hAnsi="Abadi" w:eastAsia="Times New Roman" w:cs="Times New Roman"/>
                <w:sz w:val="18"/>
                <w:szCs w:val="18"/>
                <w:lang w:val="en-US"/>
                <w14:ligatures w14:val="none"/>
              </w:rPr>
              <w:t> </w:t>
            </w:r>
          </w:p>
        </w:tc>
        <w:tc>
          <w:tcPr>
            <w:tcW w:w="150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58BFBCE2"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Development of innovative community energy models</w:t>
            </w:r>
            <w:r w:rsidRPr="001914DD">
              <w:rPr>
                <w:rFonts w:ascii="Abadi" w:hAnsi="Abadi" w:eastAsia="Times New Roman" w:cs="Times New Roman"/>
                <w:sz w:val="18"/>
                <w:szCs w:val="18"/>
                <w:lang w:val="en-US"/>
                <w14:ligatures w14:val="none"/>
              </w:rPr>
              <w:t> </w:t>
            </w:r>
          </w:p>
        </w:tc>
      </w:tr>
      <w:tr w:rsidRPr="001914DD" w:rsidR="001914DD" w:rsidTr="001914DD" w14:paraId="731D9CB3" w14:textId="77777777">
        <w:trPr>
          <w:trHeight w:val="300"/>
        </w:trPr>
        <w:tc>
          <w:tcPr>
            <w:tcW w:w="178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6BCF3907"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CO-POWER Project</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07CBC2F3"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Technical, Awareness</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2F028C11"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Multiple Renewables</w:t>
            </w:r>
            <w:r w:rsidRPr="001914DD">
              <w:rPr>
                <w:rFonts w:ascii="Abadi" w:hAnsi="Abadi" w:eastAsia="Times New Roman" w:cs="Times New Roman"/>
                <w:sz w:val="18"/>
                <w:szCs w:val="18"/>
                <w:lang w:val="en-US"/>
                <w14:ligatures w14:val="none"/>
              </w:rPr>
              <w:t> </w:t>
            </w:r>
          </w:p>
        </w:tc>
        <w:tc>
          <w:tcPr>
            <w:tcW w:w="184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0FC42CF7"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Public campaigns to facilitate community energy initiatives</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73FDA976"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Project-based funding</w:t>
            </w:r>
            <w:r w:rsidRPr="001914DD">
              <w:rPr>
                <w:rFonts w:ascii="Abadi" w:hAnsi="Abadi" w:eastAsia="Times New Roman" w:cs="Times New Roman"/>
                <w:sz w:val="18"/>
                <w:szCs w:val="18"/>
                <w:lang w:val="en-US"/>
                <w14:ligatures w14:val="none"/>
              </w:rPr>
              <w:t> </w:t>
            </w:r>
          </w:p>
        </w:tc>
        <w:tc>
          <w:tcPr>
            <w:tcW w:w="150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655B1ABC"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Increased awareness, capacity building for community projects</w:t>
            </w:r>
            <w:r w:rsidRPr="001914DD">
              <w:rPr>
                <w:rFonts w:ascii="Abadi" w:hAnsi="Abadi" w:eastAsia="Times New Roman" w:cs="Times New Roman"/>
                <w:sz w:val="18"/>
                <w:szCs w:val="18"/>
                <w:lang w:val="en-US"/>
                <w14:ligatures w14:val="none"/>
              </w:rPr>
              <w:t> </w:t>
            </w:r>
          </w:p>
        </w:tc>
      </w:tr>
      <w:tr w:rsidRPr="001914DD" w:rsidR="001914DD" w:rsidTr="001914DD" w14:paraId="55D30BD8" w14:textId="77777777">
        <w:trPr>
          <w:trHeight w:val="300"/>
        </w:trPr>
        <w:tc>
          <w:tcPr>
            <w:tcW w:w="178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52116946"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 xml:space="preserve">"Bringing Germany's </w:t>
            </w:r>
            <w:proofErr w:type="spellStart"/>
            <w:r w:rsidRPr="001914DD">
              <w:rPr>
                <w:rFonts w:ascii="Abadi" w:hAnsi="Abadi" w:eastAsia="Times New Roman" w:cs="Times New Roman"/>
                <w:b/>
                <w:bCs/>
                <w:sz w:val="18"/>
                <w:szCs w:val="18"/>
                <w:lang w:val="en-GB"/>
                <w14:ligatures w14:val="none"/>
              </w:rPr>
              <w:t>Bürgerenergie</w:t>
            </w:r>
            <w:proofErr w:type="spellEnd"/>
            <w:r w:rsidRPr="001914DD">
              <w:rPr>
                <w:rFonts w:ascii="Abadi" w:hAnsi="Abadi" w:eastAsia="Times New Roman" w:cs="Times New Roman"/>
                <w:b/>
                <w:bCs/>
                <w:sz w:val="18"/>
                <w:szCs w:val="18"/>
                <w:lang w:val="en-GB"/>
                <w14:ligatures w14:val="none"/>
              </w:rPr>
              <w:t xml:space="preserve"> to New Regions in Europe"</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1009227"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Technical, Knowledge</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DF38EFA"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Multiple Renewables</w:t>
            </w:r>
            <w:r w:rsidRPr="001914DD">
              <w:rPr>
                <w:rFonts w:ascii="Abadi" w:hAnsi="Abadi" w:eastAsia="Times New Roman" w:cs="Times New Roman"/>
                <w:sz w:val="18"/>
                <w:szCs w:val="18"/>
                <w:lang w:val="en-US"/>
                <w14:ligatures w14:val="none"/>
              </w:rPr>
              <w:t> </w:t>
            </w:r>
          </w:p>
        </w:tc>
        <w:tc>
          <w:tcPr>
            <w:tcW w:w="184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53C0D820"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Handbook on community energy, promoting public renewable initiatives</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283017A9"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Project-based resources</w:t>
            </w:r>
            <w:r w:rsidRPr="001914DD">
              <w:rPr>
                <w:rFonts w:ascii="Abadi" w:hAnsi="Abadi" w:eastAsia="Times New Roman" w:cs="Times New Roman"/>
                <w:sz w:val="18"/>
                <w:szCs w:val="18"/>
                <w:lang w:val="en-US"/>
                <w14:ligatures w14:val="none"/>
              </w:rPr>
              <w:t> </w:t>
            </w:r>
          </w:p>
        </w:tc>
        <w:tc>
          <w:tcPr>
            <w:tcW w:w="150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580869E3"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Guidance on establishing and operating community energy projects</w:t>
            </w:r>
            <w:r w:rsidRPr="001914DD">
              <w:rPr>
                <w:rFonts w:ascii="Abadi" w:hAnsi="Abadi" w:eastAsia="Times New Roman" w:cs="Times New Roman"/>
                <w:sz w:val="18"/>
                <w:szCs w:val="18"/>
                <w:lang w:val="en-US"/>
                <w14:ligatures w14:val="none"/>
              </w:rPr>
              <w:t> </w:t>
            </w:r>
          </w:p>
        </w:tc>
      </w:tr>
      <w:tr w:rsidRPr="001914DD" w:rsidR="001914DD" w:rsidTr="001914DD" w14:paraId="143F860B" w14:textId="77777777">
        <w:trPr>
          <w:trHeight w:val="300"/>
        </w:trPr>
        <w:tc>
          <w:tcPr>
            <w:tcW w:w="178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1C7A4A44"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r w:rsidRPr="001914DD">
              <w:rPr>
                <w:rFonts w:ascii="Abadi" w:hAnsi="Abadi" w:eastAsia="Times New Roman" w:cs="Times New Roman"/>
                <w:b/>
                <w:bCs/>
                <w:sz w:val="18"/>
                <w:szCs w:val="18"/>
                <w:lang w:val="en-GB"/>
                <w14:ligatures w14:val="none"/>
              </w:rPr>
              <w:t>ESINERGY Project</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1A7FE2A7"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Technical, Pilot</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3726F33D"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Renewable Energy Communities</w:t>
            </w:r>
            <w:r w:rsidRPr="001914DD">
              <w:rPr>
                <w:rFonts w:ascii="Abadi" w:hAnsi="Abadi" w:eastAsia="Times New Roman" w:cs="Times New Roman"/>
                <w:sz w:val="18"/>
                <w:szCs w:val="18"/>
                <w:lang w:val="en-US"/>
                <w14:ligatures w14:val="none"/>
              </w:rPr>
              <w:t> </w:t>
            </w:r>
          </w:p>
        </w:tc>
        <w:tc>
          <w:tcPr>
            <w:tcW w:w="1845"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6C4E4B71"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 xml:space="preserve">Creating a renewable energy community framework in </w:t>
            </w:r>
            <w:proofErr w:type="spellStart"/>
            <w:r w:rsidRPr="001914DD">
              <w:rPr>
                <w:rFonts w:ascii="Abadi" w:hAnsi="Abadi" w:eastAsia="Times New Roman" w:cs="Times New Roman"/>
                <w:sz w:val="18"/>
                <w:szCs w:val="18"/>
                <w:lang w:val="en-GB"/>
                <w14:ligatures w14:val="none"/>
              </w:rPr>
              <w:t>Lentiszombathely</w:t>
            </w:r>
            <w:proofErr w:type="spellEnd"/>
            <w:r w:rsidRPr="001914DD">
              <w:rPr>
                <w:rFonts w:ascii="Abadi" w:hAnsi="Abadi" w:eastAsia="Times New Roman" w:cs="Times New Roman"/>
                <w:sz w:val="18"/>
                <w:szCs w:val="18"/>
                <w:lang w:val="en-GB"/>
                <w14:ligatures w14:val="none"/>
              </w:rPr>
              <w:t xml:space="preserve"> region</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12B1178E"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EU funded, Hungarian state co-financing</w:t>
            </w:r>
            <w:r w:rsidRPr="001914DD">
              <w:rPr>
                <w:rFonts w:ascii="Abadi" w:hAnsi="Abadi" w:eastAsia="Times New Roman" w:cs="Times New Roman"/>
                <w:sz w:val="18"/>
                <w:szCs w:val="18"/>
                <w:lang w:val="en-US"/>
                <w14:ligatures w14:val="none"/>
              </w:rPr>
              <w:t> </w:t>
            </w:r>
          </w:p>
        </w:tc>
        <w:tc>
          <w:tcPr>
            <w:tcW w:w="1500" w:type="dxa"/>
            <w:tcBorders>
              <w:top w:val="single" w:color="FFFFFF" w:sz="6" w:space="0"/>
              <w:left w:val="single" w:color="FFFFFF" w:sz="6" w:space="0"/>
              <w:bottom w:val="single" w:color="FFFFFF" w:sz="6" w:space="0"/>
              <w:right w:val="single" w:color="FFFFFF" w:sz="6" w:space="0"/>
            </w:tcBorders>
            <w:shd w:val="clear" w:color="auto" w:fill="CAEDFB"/>
            <w:hideMark/>
          </w:tcPr>
          <w:p w:rsidRPr="001914DD" w:rsidR="001914DD" w:rsidP="001914DD" w:rsidRDefault="001914DD" w14:paraId="2EE14C79"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Local energy autonomy, reduced energy dependence</w:t>
            </w:r>
            <w:r w:rsidRPr="001914DD">
              <w:rPr>
                <w:rFonts w:ascii="Abadi" w:hAnsi="Abadi" w:eastAsia="Times New Roman" w:cs="Times New Roman"/>
                <w:sz w:val="18"/>
                <w:szCs w:val="18"/>
                <w:lang w:val="en-US"/>
                <w14:ligatures w14:val="none"/>
              </w:rPr>
              <w:t> </w:t>
            </w:r>
          </w:p>
        </w:tc>
      </w:tr>
      <w:tr w:rsidRPr="001914DD" w:rsidR="001914DD" w:rsidTr="001914DD" w14:paraId="377C7E5E" w14:textId="77777777">
        <w:trPr>
          <w:trHeight w:val="300"/>
        </w:trPr>
        <w:tc>
          <w:tcPr>
            <w:tcW w:w="1785" w:type="dxa"/>
            <w:tcBorders>
              <w:top w:val="single" w:color="FFFFFF" w:sz="6" w:space="0"/>
              <w:left w:val="single" w:color="FFFFFF" w:sz="6" w:space="0"/>
              <w:bottom w:val="single" w:color="FFFFFF" w:sz="6" w:space="0"/>
              <w:right w:val="single" w:color="FFFFFF" w:sz="6" w:space="0"/>
            </w:tcBorders>
            <w:shd w:val="clear" w:color="auto" w:fill="0F9ED5"/>
            <w:hideMark/>
          </w:tcPr>
          <w:p w:rsidRPr="001914DD" w:rsidR="001914DD" w:rsidP="001914DD" w:rsidRDefault="001914DD" w14:paraId="6405FD6E" w14:textId="77777777">
            <w:pPr>
              <w:spacing w:after="0" w:line="240" w:lineRule="auto"/>
              <w:jc w:val="both"/>
              <w:textAlignment w:val="baseline"/>
              <w:rPr>
                <w:rFonts w:ascii="Times New Roman" w:hAnsi="Times New Roman" w:eastAsia="Times New Roman" w:cs="Times New Roman"/>
                <w:b/>
                <w:bCs/>
                <w:color w:val="FFFFFF"/>
                <w:sz w:val="24"/>
                <w:szCs w:val="24"/>
                <w:lang w:val="en-US"/>
                <w14:ligatures w14:val="none"/>
              </w:rPr>
            </w:pPr>
            <w:proofErr w:type="spellStart"/>
            <w:r w:rsidRPr="001914DD">
              <w:rPr>
                <w:rFonts w:ascii="Abadi" w:hAnsi="Abadi" w:eastAsia="Times New Roman" w:cs="Times New Roman"/>
                <w:b/>
                <w:bCs/>
                <w:sz w:val="18"/>
                <w:szCs w:val="18"/>
                <w:lang w:val="en-GB"/>
                <w14:ligatures w14:val="none"/>
              </w:rPr>
              <w:t>REPowerEU</w:t>
            </w:r>
            <w:proofErr w:type="spellEnd"/>
            <w:r w:rsidRPr="001914DD">
              <w:rPr>
                <w:rFonts w:ascii="Abadi" w:hAnsi="Abadi" w:eastAsia="Times New Roman" w:cs="Times New Roman"/>
                <w:b/>
                <w:bCs/>
                <w:sz w:val="18"/>
                <w:szCs w:val="18"/>
                <w:lang w:val="en-GB"/>
                <w14:ligatures w14:val="none"/>
              </w:rPr>
              <w:t xml:space="preserve"> Chapter Reforms</w:t>
            </w:r>
            <w:r w:rsidRPr="001914DD">
              <w:rPr>
                <w:rFonts w:ascii="Abadi" w:hAnsi="Abadi" w:eastAsia="Times New Roman" w:cs="Times New Roman"/>
                <w:b/>
                <w:bCs/>
                <w:sz w:val="18"/>
                <w:szCs w:val="18"/>
                <w:lang w:val="en-US"/>
                <w14:ligatures w14:val="none"/>
              </w:rPr>
              <w:t> </w:t>
            </w:r>
          </w:p>
        </w:tc>
        <w:tc>
          <w:tcPr>
            <w:tcW w:w="130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54D84FF5"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Informational, Facilitation</w:t>
            </w:r>
            <w:r w:rsidRPr="001914DD">
              <w:rPr>
                <w:rFonts w:ascii="Abadi" w:hAnsi="Abadi" w:eastAsia="Times New Roman" w:cs="Times New Roman"/>
                <w:sz w:val="18"/>
                <w:szCs w:val="18"/>
                <w:lang w:val="en-US"/>
                <w14:ligatures w14:val="none"/>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09805288"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Multiple Renewables</w:t>
            </w:r>
            <w:r w:rsidRPr="001914DD">
              <w:rPr>
                <w:rFonts w:ascii="Abadi" w:hAnsi="Abadi" w:eastAsia="Times New Roman" w:cs="Times New Roman"/>
                <w:sz w:val="18"/>
                <w:szCs w:val="18"/>
                <w:lang w:val="en-US"/>
                <w14:ligatures w14:val="none"/>
              </w:rPr>
              <w:t> </w:t>
            </w:r>
          </w:p>
        </w:tc>
        <w:tc>
          <w:tcPr>
            <w:tcW w:w="1845"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1AEAEDCC"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Establishment of one-stop shops for energy communities</w:t>
            </w:r>
            <w:r w:rsidRPr="001914DD">
              <w:rPr>
                <w:rFonts w:ascii="Abadi" w:hAnsi="Abadi" w:eastAsia="Times New Roman" w:cs="Times New Roman"/>
                <w:sz w:val="18"/>
                <w:szCs w:val="18"/>
                <w:lang w:val="en-US"/>
                <w14:ligatures w14:val="none"/>
              </w:rPr>
              <w:t> </w:t>
            </w:r>
          </w:p>
        </w:tc>
        <w:tc>
          <w:tcPr>
            <w:tcW w:w="123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41B15C0A"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 xml:space="preserve">Part of broader </w:t>
            </w:r>
            <w:proofErr w:type="spellStart"/>
            <w:r w:rsidRPr="001914DD">
              <w:rPr>
                <w:rFonts w:ascii="Abadi" w:hAnsi="Abadi" w:eastAsia="Times New Roman" w:cs="Times New Roman"/>
                <w:sz w:val="18"/>
                <w:szCs w:val="18"/>
                <w:lang w:val="en-GB"/>
                <w14:ligatures w14:val="none"/>
              </w:rPr>
              <w:t>REPowerEU</w:t>
            </w:r>
            <w:proofErr w:type="spellEnd"/>
            <w:r w:rsidRPr="001914DD">
              <w:rPr>
                <w:rFonts w:ascii="Abadi" w:hAnsi="Abadi" w:eastAsia="Times New Roman" w:cs="Times New Roman"/>
                <w:sz w:val="18"/>
                <w:szCs w:val="18"/>
                <w:lang w:val="en-GB"/>
                <w14:ligatures w14:val="none"/>
              </w:rPr>
              <w:t xml:space="preserve"> funding</w:t>
            </w:r>
            <w:r w:rsidRPr="001914DD">
              <w:rPr>
                <w:rFonts w:ascii="Abadi" w:hAnsi="Abadi" w:eastAsia="Times New Roman" w:cs="Times New Roman"/>
                <w:sz w:val="18"/>
                <w:szCs w:val="18"/>
                <w:lang w:val="en-US"/>
                <w14:ligatures w14:val="none"/>
              </w:rPr>
              <w:t> </w:t>
            </w:r>
          </w:p>
        </w:tc>
        <w:tc>
          <w:tcPr>
            <w:tcW w:w="1500" w:type="dxa"/>
            <w:tcBorders>
              <w:top w:val="single" w:color="FFFFFF" w:sz="6" w:space="0"/>
              <w:left w:val="single" w:color="FFFFFF" w:sz="6" w:space="0"/>
              <w:bottom w:val="single" w:color="FFFFFF" w:sz="6" w:space="0"/>
              <w:right w:val="single" w:color="FFFFFF" w:sz="6" w:space="0"/>
            </w:tcBorders>
            <w:shd w:val="clear" w:color="auto" w:fill="95DCF7"/>
            <w:hideMark/>
          </w:tcPr>
          <w:p w:rsidRPr="001914DD" w:rsidR="001914DD" w:rsidP="001914DD" w:rsidRDefault="001914DD" w14:paraId="4C24B690" w14:textId="77777777">
            <w:pPr>
              <w:spacing w:after="0" w:line="240" w:lineRule="auto"/>
              <w:jc w:val="both"/>
              <w:textAlignment w:val="baseline"/>
              <w:rPr>
                <w:rFonts w:ascii="Times New Roman" w:hAnsi="Times New Roman" w:eastAsia="Times New Roman" w:cs="Times New Roman"/>
                <w:sz w:val="24"/>
                <w:szCs w:val="24"/>
                <w:lang w:val="en-US"/>
                <w14:ligatures w14:val="none"/>
              </w:rPr>
            </w:pPr>
            <w:r w:rsidRPr="001914DD">
              <w:rPr>
                <w:rFonts w:ascii="Abadi" w:hAnsi="Abadi" w:eastAsia="Times New Roman" w:cs="Times New Roman"/>
                <w:sz w:val="18"/>
                <w:szCs w:val="18"/>
                <w:lang w:val="en-GB"/>
                <w14:ligatures w14:val="none"/>
              </w:rPr>
              <w:t>Simplified access to financing and information</w:t>
            </w:r>
            <w:r w:rsidRPr="001914DD">
              <w:rPr>
                <w:rFonts w:ascii="Abadi" w:hAnsi="Abadi" w:eastAsia="Times New Roman" w:cs="Times New Roman"/>
                <w:sz w:val="18"/>
                <w:szCs w:val="18"/>
                <w:lang w:val="en-US"/>
                <w14:ligatures w14:val="none"/>
              </w:rPr>
              <w:t> </w:t>
            </w:r>
          </w:p>
        </w:tc>
      </w:tr>
    </w:tbl>
    <w:p w:rsidR="001914DD" w:rsidP="001914DD" w:rsidRDefault="001914DD" w14:paraId="1589F3C1" w14:textId="77777777">
      <w:pPr>
        <w:pStyle w:val="Style2"/>
        <w:numPr>
          <w:ilvl w:val="0"/>
          <w:numId w:val="0"/>
        </w:numPr>
        <w:ind w:left="792"/>
      </w:pPr>
    </w:p>
    <w:p w:rsidR="00506B50" w:rsidP="001914DD" w:rsidRDefault="00506B50" w14:paraId="00D27416" w14:textId="77777777">
      <w:pPr>
        <w:pStyle w:val="Style2"/>
        <w:numPr>
          <w:ilvl w:val="0"/>
          <w:numId w:val="0"/>
        </w:numPr>
        <w:ind w:left="792"/>
      </w:pPr>
    </w:p>
    <w:p w:rsidRPr="00E575B1" w:rsidR="00506B50" w:rsidP="00506B50" w:rsidRDefault="00506B50" w14:paraId="3A7143C8" w14:textId="041052FA">
      <w:pPr>
        <w:pStyle w:val="Stile1"/>
      </w:pPr>
      <w:r>
        <w:rPr>
          <w:lang w:val="en-US"/>
        </w:rPr>
        <w:t xml:space="preserve">References – to be completed. </w:t>
      </w:r>
    </w:p>
    <w:sectPr w:rsidRPr="00E575B1" w:rsidR="00506B50" w:rsidSect="001315AF">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G" w:author="Kiara Groneweg" w:date="2025-03-31T17:44:42" w:id="334046538">
    <w:p xmlns:w14="http://schemas.microsoft.com/office/word/2010/wordml" xmlns:w="http://schemas.openxmlformats.org/wordprocessingml/2006/main" w:rsidR="7222D9BD" w:rsidRDefault="2D8D36A3" w14:paraId="07659C6E" w14:textId="2B6AFBEA">
      <w:pPr>
        <w:pStyle w:val="CommentText"/>
      </w:pPr>
      <w:r>
        <w:rPr>
          <w:rStyle w:val="CommentReference"/>
        </w:rPr>
        <w:annotationRef/>
      </w:r>
      <w:r w:rsidRPr="7D81E4B1" w:rsidR="0174DEF8">
        <w:t>What is with unmarried people/singles without children or single parents?</w:t>
      </w:r>
    </w:p>
  </w:comment>
  <w:comment xmlns:w="http://schemas.openxmlformats.org/wordprocessingml/2006/main" w:initials="AB" w:author="Alicja Bobek" w:date="2025-03-31T16:55:40" w:id="741590079">
    <w:p xmlns:w14="http://schemas.microsoft.com/office/word/2010/wordml" xmlns:w="http://schemas.openxmlformats.org/wordprocessingml/2006/main" w:rsidR="4E5A44D5" w:rsidRDefault="1CAFB10A" w14:paraId="16F8FCAD" w14:textId="633D9863">
      <w:pPr>
        <w:pStyle w:val="CommentText"/>
      </w:pPr>
      <w:r>
        <w:rPr>
          <w:rStyle w:val="CommentReference"/>
        </w:rPr>
        <w:annotationRef/>
      </w:r>
      <w:r w:rsidRPr="20079BB4" w:rsidR="3863D61D">
        <w:t>I got this directly from the Hungarian report - obviously the SFC based it on the available sources? I will leave it for now but we may need to clarify.</w:t>
      </w:r>
    </w:p>
  </w:comment>
  <w:comment xmlns:w="http://schemas.openxmlformats.org/wordprocessingml/2006/main" w:initials="KG" w:author="Kiara Groneweg" w:date="2025-03-31T18:08:39" w:id="1053709444">
    <w:p xmlns:w14="http://schemas.microsoft.com/office/word/2010/wordml" xmlns:w="http://schemas.openxmlformats.org/wordprocessingml/2006/main" w:rsidR="0EAECABE" w:rsidRDefault="0AF5D7B4" w14:paraId="3CFA0CE0" w14:textId="7E538BF4">
      <w:pPr>
        <w:pStyle w:val="CommentText"/>
      </w:pPr>
      <w:r>
        <w:rPr>
          <w:rStyle w:val="CommentReference"/>
        </w:rPr>
        <w:annotationRef/>
      </w:r>
      <w:r w:rsidRPr="09B52E8F" w:rsidR="5AB394E0">
        <w:t xml:space="preserve">Yes, the question was directed to SFC :-) Anyhow. I think we can all check through this table and see if there are DGs listed that might be considered DGs in our countries/cases, too. By the way, thanks a lot for your work and the overview, Alicja! </w:t>
      </w:r>
    </w:p>
  </w:comment>
</w:comments>
</file>

<file path=word/commentsExtended.xml><?xml version="1.0" encoding="utf-8"?>
<w15:commentsEx xmlns:mc="http://schemas.openxmlformats.org/markup-compatibility/2006" xmlns:w15="http://schemas.microsoft.com/office/word/2012/wordml" mc:Ignorable="w15">
  <w15:commentEx w15:done="0" w15:paraId="07659C6E"/>
  <w15:commentEx w15:done="0" w15:paraId="16F8FCAD" w15:paraIdParent="07659C6E"/>
  <w15:commentEx w15:done="0" w15:paraId="3CFA0CE0" w15:paraIdParent="07659C6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491764" w16cex:dateUtc="2025-03-31T15:44:42.959Z"/>
  <w16cex:commentExtensible w16cex:durableId="6CEFDF73" w16cex:dateUtc="2025-03-31T15:55:40.265Z"/>
  <w16cex:commentExtensible w16cex:durableId="72300EC3" w16cex:dateUtc="2025-03-31T16:08:39.162Z"/>
</w16cex:commentsExtensible>
</file>

<file path=word/commentsIds.xml><?xml version="1.0" encoding="utf-8"?>
<w16cid:commentsIds xmlns:mc="http://schemas.openxmlformats.org/markup-compatibility/2006" xmlns:w16cid="http://schemas.microsoft.com/office/word/2016/wordml/cid" mc:Ignorable="w16cid">
  <w16cid:commentId w16cid:paraId="07659C6E" w16cid:durableId="22491764"/>
  <w16cid:commentId w16cid:paraId="16F8FCAD" w16cid:durableId="6CEFDF73"/>
  <w16cid:commentId w16cid:paraId="3CFA0CE0" w16cid:durableId="72300E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4DD" w:rsidP="00E575B1" w:rsidRDefault="001914DD" w14:paraId="3E61646A" w14:textId="77777777">
      <w:pPr>
        <w:spacing w:after="0" w:line="240" w:lineRule="auto"/>
      </w:pPr>
      <w:r>
        <w:separator/>
      </w:r>
    </w:p>
  </w:endnote>
  <w:endnote w:type="continuationSeparator" w:id="0">
    <w:p w:rsidR="001914DD" w:rsidP="00E575B1" w:rsidRDefault="001914DD" w14:paraId="37C080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48158"/>
      <w:docPartObj>
        <w:docPartGallery w:val="Page Numbers (Bottom of Page)"/>
        <w:docPartUnique/>
      </w:docPartObj>
    </w:sdtPr>
    <w:sdtEndPr/>
    <w:sdtContent>
      <w:sdt>
        <w:sdtPr>
          <w:id w:val="1728636285"/>
          <w:docPartObj>
            <w:docPartGallery w:val="Page Numbers (Top of Page)"/>
            <w:docPartUnique/>
          </w:docPartObj>
        </w:sdtPr>
        <w:sdtEndPr/>
        <w:sdtContent>
          <w:p w:rsidR="001315AF" w:rsidRDefault="001315AF" w14:paraId="2D4C6B52" w14:textId="2AB58F7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B272D">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B272D">
              <w:rPr>
                <w:b/>
                <w:bCs/>
                <w:noProof/>
              </w:rPr>
              <w:t>18</w:t>
            </w:r>
            <w:r>
              <w:rPr>
                <w:b/>
                <w:bCs/>
                <w:sz w:val="24"/>
                <w:szCs w:val="24"/>
              </w:rPr>
              <w:fldChar w:fldCharType="end"/>
            </w:r>
          </w:p>
        </w:sdtContent>
      </w:sdt>
    </w:sdtContent>
  </w:sdt>
  <w:p w:rsidR="001315AF" w:rsidRDefault="001315AF" w14:paraId="0AFDEB3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4DD" w:rsidP="00E575B1" w:rsidRDefault="001914DD" w14:paraId="233D6AC0" w14:textId="77777777">
      <w:pPr>
        <w:spacing w:after="0" w:line="240" w:lineRule="auto"/>
      </w:pPr>
      <w:r>
        <w:separator/>
      </w:r>
    </w:p>
  </w:footnote>
  <w:footnote w:type="continuationSeparator" w:id="0">
    <w:p w:rsidR="001914DD" w:rsidP="00E575B1" w:rsidRDefault="001914DD" w14:paraId="3D2BA87D" w14:textId="77777777">
      <w:pPr>
        <w:spacing w:after="0" w:line="240" w:lineRule="auto"/>
      </w:pPr>
      <w:r>
        <w:continuationSeparator/>
      </w:r>
    </w:p>
  </w:footnote>
  <w:footnote w:id="1">
    <w:p w:rsidRPr="00177C01" w:rsidR="001914DD" w:rsidP="00E575B1" w:rsidRDefault="001914DD" w14:paraId="42420D7C" w14:textId="77777777">
      <w:pPr>
        <w:pStyle w:val="FootnoteText"/>
        <w:rPr>
          <w:lang w:val="en-US"/>
        </w:rPr>
      </w:pPr>
      <w:r>
        <w:rPr>
          <w:rStyle w:val="FootnoteReference"/>
        </w:rPr>
        <w:footnoteRef/>
      </w:r>
      <w:r>
        <w:t xml:space="preserve"> </w:t>
      </w:r>
      <w:r w:rsidRPr="00177C01">
        <w:t>European Parliament and Council of the European Union. (2018b). Directive (EU) 2018/2001 of the European Parliament and of the Council on the Promotion of the Use of Energy from Renewable Sources (Recast)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1BD"/>
    <w:multiLevelType w:val="multilevel"/>
    <w:tmpl w:val="A16C3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8DE6A9D"/>
    <w:multiLevelType w:val="multilevel"/>
    <w:tmpl w:val="9604A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E3410B2"/>
    <w:multiLevelType w:val="multilevel"/>
    <w:tmpl w:val="83D06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E9927FE"/>
    <w:multiLevelType w:val="multilevel"/>
    <w:tmpl w:val="E6B8A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E90262D"/>
    <w:multiLevelType w:val="hybridMultilevel"/>
    <w:tmpl w:val="75C483C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5" w15:restartNumberingAfterBreak="0">
    <w:nsid w:val="20F80746"/>
    <w:multiLevelType w:val="hybridMultilevel"/>
    <w:tmpl w:val="6980E4D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210A3E58"/>
    <w:multiLevelType w:val="hybridMultilevel"/>
    <w:tmpl w:val="C78E2FB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7" w15:restartNumberingAfterBreak="0">
    <w:nsid w:val="26815A02"/>
    <w:multiLevelType w:val="multilevel"/>
    <w:tmpl w:val="88BAB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AA77F7E"/>
    <w:multiLevelType w:val="multilevel"/>
    <w:tmpl w:val="BBAC5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E86773C"/>
    <w:multiLevelType w:val="multilevel"/>
    <w:tmpl w:val="0C547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2EC509F"/>
    <w:multiLevelType w:val="multilevel"/>
    <w:tmpl w:val="76C62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41C4638"/>
    <w:multiLevelType w:val="multilevel"/>
    <w:tmpl w:val="40823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8F127B2"/>
    <w:multiLevelType w:val="multilevel"/>
    <w:tmpl w:val="32EA8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A24AB69"/>
    <w:multiLevelType w:val="multilevel"/>
    <w:tmpl w:val="0E10E910"/>
    <w:lvl w:ilvl="0">
      <w:start w:val="1"/>
      <w:numFmt w:val="decimal"/>
      <w:pStyle w:val="Stile1"/>
      <w:lvlText w:val="%1."/>
      <w:lvlJc w:val="left"/>
      <w:pPr>
        <w:ind w:left="360" w:hanging="360"/>
      </w:pPr>
    </w:lvl>
    <w:lvl w:ilvl="1">
      <w:start w:val="1"/>
      <w:numFmt w:val="decimal"/>
      <w:pStyle w:val="Style1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B1441B"/>
    <w:multiLevelType w:val="multilevel"/>
    <w:tmpl w:val="FF1C6DE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5" w15:restartNumberingAfterBreak="0">
    <w:nsid w:val="3FD34DFF"/>
    <w:multiLevelType w:val="multilevel"/>
    <w:tmpl w:val="0470B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68A69C2"/>
    <w:multiLevelType w:val="multilevel"/>
    <w:tmpl w:val="22B84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E22348C"/>
    <w:multiLevelType w:val="multilevel"/>
    <w:tmpl w:val="40E86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FB808EA"/>
    <w:multiLevelType w:val="multilevel"/>
    <w:tmpl w:val="71647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50EE7AE7"/>
    <w:multiLevelType w:val="hybridMultilevel"/>
    <w:tmpl w:val="7D6AD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28E62A0"/>
    <w:multiLevelType w:val="multilevel"/>
    <w:tmpl w:val="C33A09E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 w15:restartNumberingAfterBreak="0">
    <w:nsid w:val="55D0491B"/>
    <w:multiLevelType w:val="multilevel"/>
    <w:tmpl w:val="92E4B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7C4408E"/>
    <w:multiLevelType w:val="multilevel"/>
    <w:tmpl w:val="8EEC6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C7004C1"/>
    <w:multiLevelType w:val="multilevel"/>
    <w:tmpl w:val="42DA0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1705301"/>
    <w:multiLevelType w:val="hybridMultilevel"/>
    <w:tmpl w:val="D10C43BE"/>
    <w:lvl w:ilvl="0" w:tplc="E74AA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B902E0"/>
    <w:multiLevelType w:val="multilevel"/>
    <w:tmpl w:val="EDCEA2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9B64524"/>
    <w:multiLevelType w:val="multilevel"/>
    <w:tmpl w:val="594E73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C6793E"/>
    <w:multiLevelType w:val="hybridMultilevel"/>
    <w:tmpl w:val="20EC6E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ACE347B"/>
    <w:multiLevelType w:val="hybridMultilevel"/>
    <w:tmpl w:val="97B6989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6C5F36F5"/>
    <w:multiLevelType w:val="multilevel"/>
    <w:tmpl w:val="0E02A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C8B5C33"/>
    <w:multiLevelType w:val="multilevel"/>
    <w:tmpl w:val="A2E805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6091378"/>
    <w:multiLevelType w:val="multilevel"/>
    <w:tmpl w:val="3E96890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 w15:restartNumberingAfterBreak="0">
    <w:nsid w:val="77443B4F"/>
    <w:multiLevelType w:val="multilevel"/>
    <w:tmpl w:val="15FE1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B6104E5"/>
    <w:multiLevelType w:val="multilevel"/>
    <w:tmpl w:val="CA104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F430966"/>
    <w:multiLevelType w:val="multilevel"/>
    <w:tmpl w:val="86BAED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12559877">
    <w:abstractNumId w:val="13"/>
  </w:num>
  <w:num w:numId="2" w16cid:durableId="1931816215">
    <w:abstractNumId w:val="26"/>
  </w:num>
  <w:num w:numId="3" w16cid:durableId="9256198">
    <w:abstractNumId w:val="1"/>
  </w:num>
  <w:num w:numId="4" w16cid:durableId="1201866322">
    <w:abstractNumId w:val="18"/>
  </w:num>
  <w:num w:numId="5" w16cid:durableId="773131333">
    <w:abstractNumId w:val="15"/>
  </w:num>
  <w:num w:numId="6" w16cid:durableId="144400502">
    <w:abstractNumId w:val="3"/>
  </w:num>
  <w:num w:numId="7" w16cid:durableId="1888057236">
    <w:abstractNumId w:val="34"/>
  </w:num>
  <w:num w:numId="8" w16cid:durableId="882324005">
    <w:abstractNumId w:val="24"/>
  </w:num>
  <w:num w:numId="9" w16cid:durableId="1540439014">
    <w:abstractNumId w:val="22"/>
  </w:num>
  <w:num w:numId="10" w16cid:durableId="737895814">
    <w:abstractNumId w:val="30"/>
  </w:num>
  <w:num w:numId="11" w16cid:durableId="524832819">
    <w:abstractNumId w:val="28"/>
  </w:num>
  <w:num w:numId="12" w16cid:durableId="1006905511">
    <w:abstractNumId w:val="16"/>
  </w:num>
  <w:num w:numId="13" w16cid:durableId="229196514">
    <w:abstractNumId w:val="7"/>
  </w:num>
  <w:num w:numId="14" w16cid:durableId="473565354">
    <w:abstractNumId w:val="8"/>
  </w:num>
  <w:num w:numId="15" w16cid:durableId="908223879">
    <w:abstractNumId w:val="21"/>
  </w:num>
  <w:num w:numId="16" w16cid:durableId="457724466">
    <w:abstractNumId w:val="11"/>
  </w:num>
  <w:num w:numId="17" w16cid:durableId="1095394575">
    <w:abstractNumId w:val="5"/>
  </w:num>
  <w:num w:numId="18" w16cid:durableId="475878635">
    <w:abstractNumId w:val="33"/>
  </w:num>
  <w:num w:numId="19" w16cid:durableId="1895501108">
    <w:abstractNumId w:val="23"/>
  </w:num>
  <w:num w:numId="20" w16cid:durableId="1054351629">
    <w:abstractNumId w:val="12"/>
  </w:num>
  <w:num w:numId="21" w16cid:durableId="1548301664">
    <w:abstractNumId w:val="25"/>
  </w:num>
  <w:num w:numId="22" w16cid:durableId="444737109">
    <w:abstractNumId w:val="10"/>
  </w:num>
  <w:num w:numId="23" w16cid:durableId="1707558804">
    <w:abstractNumId w:val="2"/>
  </w:num>
  <w:num w:numId="24" w16cid:durableId="1786462694">
    <w:abstractNumId w:val="32"/>
  </w:num>
  <w:num w:numId="25" w16cid:durableId="1966961322">
    <w:abstractNumId w:val="0"/>
  </w:num>
  <w:num w:numId="26" w16cid:durableId="1874296574">
    <w:abstractNumId w:val="31"/>
  </w:num>
  <w:num w:numId="27" w16cid:durableId="1423601828">
    <w:abstractNumId w:val="14"/>
  </w:num>
  <w:num w:numId="28" w16cid:durableId="51736627">
    <w:abstractNumId w:val="20"/>
  </w:num>
  <w:num w:numId="29" w16cid:durableId="1209729917">
    <w:abstractNumId w:val="19"/>
  </w:num>
  <w:num w:numId="30" w16cid:durableId="2067944442">
    <w:abstractNumId w:val="29"/>
  </w:num>
  <w:num w:numId="31" w16cid:durableId="554463666">
    <w:abstractNumId w:val="17"/>
  </w:num>
  <w:num w:numId="32" w16cid:durableId="37702641">
    <w:abstractNumId w:val="9"/>
  </w:num>
  <w:num w:numId="33" w16cid:durableId="728922450">
    <w:abstractNumId w:val="27"/>
  </w:num>
  <w:num w:numId="34" w16cid:durableId="749037832">
    <w:abstractNumId w:val="4"/>
  </w:num>
  <w:num w:numId="35" w16cid:durableId="80492881">
    <w:abstractNumId w:val="6"/>
  </w:num>
</w:numbering>
</file>

<file path=word/people.xml><?xml version="1.0" encoding="utf-8"?>
<w15:people xmlns:mc="http://schemas.openxmlformats.org/markup-compatibility/2006" xmlns:w15="http://schemas.microsoft.com/office/word/2012/wordml" mc:Ignorable="w15">
  <w15:person w15:author="Alicja Bobek">
    <w15:presenceInfo w15:providerId="AD" w15:userId="S::alicja.bobek@tudublin.ie::3c2f4d7c-9d48-4dbf-9795-5a90b4c4b025"/>
  </w15:person>
  <w15:person w15:author="Kiara Groneweg">
    <w15:presenceInfo w15:providerId="AD" w15:userId="S::kiara.groneweg_wecf.org#ext#@tudublin.onmicrosoft.com::b3cc5279-60b8-4836-80aa-a94eb589f45e"/>
  </w15:person>
  <w15:person w15:author="Alicja Bobek">
    <w15:presenceInfo w15:providerId="AD" w15:userId="S::alicja.bobek@tudublin.ie::3c2f4d7c-9d48-4dbf-9795-5a90b4c4b025"/>
  </w15:person>
  <w15:person w15:author="Kiara Groneweg">
    <w15:presenceInfo w15:providerId="AD" w15:userId="S::kiara.groneweg_wecf.org#ext#@tudublin.onmicrosoft.com::b3cc5279-60b8-4836-80aa-a94eb589f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5B1"/>
    <w:rsid w:val="00003E65"/>
    <w:rsid w:val="000826F0"/>
    <w:rsid w:val="000A40B1"/>
    <w:rsid w:val="000C6659"/>
    <w:rsid w:val="00102FD5"/>
    <w:rsid w:val="001211AD"/>
    <w:rsid w:val="001315AF"/>
    <w:rsid w:val="00166DBD"/>
    <w:rsid w:val="001914DD"/>
    <w:rsid w:val="001D5021"/>
    <w:rsid w:val="00293C93"/>
    <w:rsid w:val="002B272D"/>
    <w:rsid w:val="003C7424"/>
    <w:rsid w:val="003F276E"/>
    <w:rsid w:val="00497028"/>
    <w:rsid w:val="004F6224"/>
    <w:rsid w:val="00506B50"/>
    <w:rsid w:val="00576B4D"/>
    <w:rsid w:val="006723B0"/>
    <w:rsid w:val="006E59FB"/>
    <w:rsid w:val="00701E5D"/>
    <w:rsid w:val="00727979"/>
    <w:rsid w:val="00784D24"/>
    <w:rsid w:val="007D171A"/>
    <w:rsid w:val="00806E97"/>
    <w:rsid w:val="008B10FC"/>
    <w:rsid w:val="009103A5"/>
    <w:rsid w:val="00972856"/>
    <w:rsid w:val="009805DD"/>
    <w:rsid w:val="00A72CCB"/>
    <w:rsid w:val="00AA7CCC"/>
    <w:rsid w:val="00AB6771"/>
    <w:rsid w:val="00AB731F"/>
    <w:rsid w:val="00AC7EB5"/>
    <w:rsid w:val="00AE4DE0"/>
    <w:rsid w:val="00B016B2"/>
    <w:rsid w:val="00BA62C8"/>
    <w:rsid w:val="00BA6945"/>
    <w:rsid w:val="00BB437F"/>
    <w:rsid w:val="00BB7944"/>
    <w:rsid w:val="00BC1AD8"/>
    <w:rsid w:val="00BD29F1"/>
    <w:rsid w:val="00BF770F"/>
    <w:rsid w:val="00C6279E"/>
    <w:rsid w:val="00C706AA"/>
    <w:rsid w:val="00CB28C0"/>
    <w:rsid w:val="00D4275D"/>
    <w:rsid w:val="00D659D1"/>
    <w:rsid w:val="00DA0A05"/>
    <w:rsid w:val="00DA10B6"/>
    <w:rsid w:val="00DB4F60"/>
    <w:rsid w:val="00E066E9"/>
    <w:rsid w:val="00E575B1"/>
    <w:rsid w:val="00E759DF"/>
    <w:rsid w:val="00ED74B1"/>
    <w:rsid w:val="00F6340D"/>
    <w:rsid w:val="00F907C1"/>
    <w:rsid w:val="00FA18B3"/>
    <w:rsid w:val="0347A6EA"/>
    <w:rsid w:val="12C420A8"/>
    <w:rsid w:val="189BF5A3"/>
    <w:rsid w:val="1B004DB4"/>
    <w:rsid w:val="1EC09EB1"/>
    <w:rsid w:val="245487DD"/>
    <w:rsid w:val="2E3623C0"/>
    <w:rsid w:val="3336BE17"/>
    <w:rsid w:val="3BB15B25"/>
    <w:rsid w:val="457E95A0"/>
    <w:rsid w:val="491D5B30"/>
    <w:rsid w:val="52555C4B"/>
    <w:rsid w:val="530F8640"/>
    <w:rsid w:val="5920C010"/>
    <w:rsid w:val="596F61A8"/>
    <w:rsid w:val="59DC8812"/>
    <w:rsid w:val="61731018"/>
    <w:rsid w:val="63972AA3"/>
    <w:rsid w:val="6938EB30"/>
    <w:rsid w:val="6BBC467A"/>
    <w:rsid w:val="6FF31AB5"/>
    <w:rsid w:val="747A569C"/>
    <w:rsid w:val="77909380"/>
    <w:rsid w:val="7A64F2AE"/>
    <w:rsid w:val="7ABBA473"/>
    <w:rsid w:val="7D30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AB3F4"/>
  <w15:chartTrackingRefBased/>
  <w15:docId w15:val="{9AC2CA1E-B0B9-4B57-ABCD-82EA18B5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75B1"/>
    <w:rPr>
      <w:lang w:val="bg-BG"/>
      <w14:ligatures w14:val="standardContextual"/>
    </w:rPr>
  </w:style>
  <w:style w:type="paragraph" w:styleId="Heading1">
    <w:name w:val="heading 1"/>
    <w:basedOn w:val="Normal"/>
    <w:next w:val="Normal"/>
    <w:link w:val="Heading1Char"/>
    <w:uiPriority w:val="9"/>
    <w:qFormat/>
    <w:rsid w:val="00E575B1"/>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066E9"/>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PLD_FRONT_TITLE"/>
    <w:basedOn w:val="Normal"/>
    <w:next w:val="Normal"/>
    <w:link w:val="TitleChar"/>
    <w:uiPriority w:val="10"/>
    <w:qFormat/>
    <w:rsid w:val="00E575B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aliases w:val="PLD_FRONT_TITLE Char"/>
    <w:basedOn w:val="DefaultParagraphFont"/>
    <w:link w:val="Title"/>
    <w:uiPriority w:val="10"/>
    <w:rsid w:val="00E575B1"/>
    <w:rPr>
      <w:rFonts w:asciiTheme="majorHAnsi" w:hAnsiTheme="majorHAnsi" w:eastAsiaTheme="majorEastAsia" w:cstheme="majorBidi"/>
      <w:spacing w:val="-10"/>
      <w:kern w:val="28"/>
      <w:sz w:val="56"/>
      <w:szCs w:val="56"/>
      <w:lang w:val="bg-BG"/>
      <w14:ligatures w14:val="standardContextual"/>
    </w:rPr>
  </w:style>
  <w:style w:type="paragraph" w:styleId="Subtitle">
    <w:name w:val="Subtitle"/>
    <w:basedOn w:val="Normal"/>
    <w:next w:val="Normal"/>
    <w:link w:val="SubtitleChar"/>
    <w:uiPriority w:val="11"/>
    <w:qFormat/>
    <w:rsid w:val="00E575B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75B1"/>
    <w:rPr>
      <w:rFonts w:eastAsiaTheme="majorEastAsia" w:cstheme="majorBidi"/>
      <w:color w:val="595959" w:themeColor="text1" w:themeTint="A6"/>
      <w:spacing w:val="15"/>
      <w:sz w:val="28"/>
      <w:szCs w:val="28"/>
      <w:lang w:val="bg-BG"/>
      <w14:ligatures w14:val="standardContextual"/>
    </w:rPr>
  </w:style>
  <w:style w:type="paragraph" w:styleId="NormalWeb">
    <w:name w:val="Normal (Web)"/>
    <w:basedOn w:val="Normal"/>
    <w:uiPriority w:val="99"/>
    <w:semiHidden/>
    <w:unhideWhenUsed/>
    <w:rsid w:val="00E575B1"/>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Stile1" w:customStyle="1">
    <w:name w:val="Stile1"/>
    <w:basedOn w:val="Heading1"/>
    <w:link w:val="Stile1Carattere"/>
    <w:qFormat/>
    <w:rsid w:val="00E575B1"/>
    <w:pPr>
      <w:numPr>
        <w:numId w:val="1"/>
      </w:numPr>
      <w:tabs>
        <w:tab w:val="left" w:pos="360"/>
      </w:tabs>
      <w:spacing w:after="240"/>
      <w:jc w:val="both"/>
    </w:pPr>
    <w:rPr>
      <w:rFonts w:ascii="Calibri" w:hAnsi="Calibri" w:eastAsia="Calibri" w:cs="Calibri"/>
      <w:b/>
      <w:bCs/>
      <w:color w:val="1F4E79" w:themeColor="accent1" w:themeShade="80"/>
    </w:rPr>
  </w:style>
  <w:style w:type="character" w:styleId="Stile1Carattere" w:customStyle="1">
    <w:name w:val="Stile1 Carattere"/>
    <w:basedOn w:val="Heading1Char"/>
    <w:link w:val="Stile1"/>
    <w:rsid w:val="00E575B1"/>
    <w:rPr>
      <w:rFonts w:ascii="Calibri" w:hAnsi="Calibri" w:eastAsia="Calibri" w:cs="Calibri"/>
      <w:b/>
      <w:bCs/>
      <w:color w:val="1F4E79" w:themeColor="accent1" w:themeShade="80"/>
      <w:sz w:val="32"/>
      <w:szCs w:val="32"/>
      <w:lang w:val="bg-BG"/>
      <w14:ligatures w14:val="standardContextual"/>
    </w:rPr>
  </w:style>
  <w:style w:type="paragraph" w:styleId="FootnoteText">
    <w:name w:val="footnote text"/>
    <w:basedOn w:val="Normal"/>
    <w:link w:val="FootnoteTextChar"/>
    <w:uiPriority w:val="99"/>
    <w:semiHidden/>
    <w:unhideWhenUsed/>
    <w:rsid w:val="00E575B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E575B1"/>
    <w:rPr>
      <w:sz w:val="20"/>
      <w:szCs w:val="20"/>
      <w:lang w:val="bg-BG"/>
      <w14:ligatures w14:val="standardContextual"/>
    </w:rPr>
  </w:style>
  <w:style w:type="character" w:styleId="FootnoteReference">
    <w:name w:val="footnote reference"/>
    <w:basedOn w:val="DefaultParagraphFont"/>
    <w:uiPriority w:val="99"/>
    <w:semiHidden/>
    <w:unhideWhenUsed/>
    <w:rsid w:val="00E575B1"/>
    <w:rPr>
      <w:vertAlign w:val="superscript"/>
    </w:rPr>
  </w:style>
  <w:style w:type="character" w:styleId="Heading1Char" w:customStyle="1">
    <w:name w:val="Heading 1 Char"/>
    <w:basedOn w:val="DefaultParagraphFont"/>
    <w:link w:val="Heading1"/>
    <w:uiPriority w:val="9"/>
    <w:rsid w:val="00E575B1"/>
    <w:rPr>
      <w:rFonts w:asciiTheme="majorHAnsi" w:hAnsiTheme="majorHAnsi" w:eastAsiaTheme="majorEastAsia" w:cstheme="majorBidi"/>
      <w:color w:val="2E74B5" w:themeColor="accent1" w:themeShade="BF"/>
      <w:sz w:val="32"/>
      <w:szCs w:val="32"/>
      <w:lang w:val="bg-BG"/>
      <w14:ligatures w14:val="standardContextual"/>
    </w:rPr>
  </w:style>
  <w:style w:type="paragraph" w:styleId="ListParagraph">
    <w:name w:val="List Paragraph"/>
    <w:basedOn w:val="Normal"/>
    <w:link w:val="ListParagraphChar"/>
    <w:uiPriority w:val="34"/>
    <w:qFormat/>
    <w:rsid w:val="00E575B1"/>
    <w:pPr>
      <w:ind w:left="720"/>
      <w:contextualSpacing/>
    </w:pPr>
  </w:style>
  <w:style w:type="paragraph" w:styleId="Style11" w:customStyle="1">
    <w:name w:val="Style1.1"/>
    <w:basedOn w:val="ListParagraph"/>
    <w:link w:val="Style11Char"/>
    <w:rsid w:val="00E575B1"/>
    <w:pPr>
      <w:numPr>
        <w:ilvl w:val="1"/>
        <w:numId w:val="1"/>
      </w:numPr>
      <w:jc w:val="both"/>
    </w:pPr>
    <w:rPr>
      <w:rFonts w:ascii="Calibri" w:hAnsi="Calibri" w:cs="Calibri"/>
      <w:sz w:val="24"/>
      <w:szCs w:val="24"/>
      <w:lang w:val="en-US"/>
    </w:rPr>
  </w:style>
  <w:style w:type="paragraph" w:styleId="Style2" w:customStyle="1">
    <w:name w:val="Style2"/>
    <w:basedOn w:val="Style11"/>
    <w:link w:val="Style2Char"/>
    <w:qFormat/>
    <w:rsid w:val="00E575B1"/>
    <w:rPr>
      <w:b/>
      <w:color w:val="833C0B" w:themeColor="accent2" w:themeShade="80"/>
      <w:sz w:val="28"/>
    </w:rPr>
  </w:style>
  <w:style w:type="character" w:styleId="ListParagraphChar" w:customStyle="1">
    <w:name w:val="List Paragraph Char"/>
    <w:basedOn w:val="DefaultParagraphFont"/>
    <w:link w:val="ListParagraph"/>
    <w:uiPriority w:val="34"/>
    <w:rsid w:val="00E575B1"/>
    <w:rPr>
      <w:lang w:val="bg-BG"/>
      <w14:ligatures w14:val="standardContextual"/>
    </w:rPr>
  </w:style>
  <w:style w:type="character" w:styleId="Style11Char" w:customStyle="1">
    <w:name w:val="Style1.1 Char"/>
    <w:basedOn w:val="ListParagraphChar"/>
    <w:link w:val="Style11"/>
    <w:rsid w:val="00E575B1"/>
    <w:rPr>
      <w:rFonts w:ascii="Calibri" w:hAnsi="Calibri" w:cs="Calibri"/>
      <w:sz w:val="24"/>
      <w:szCs w:val="24"/>
      <w:lang w:val="bg-BG"/>
      <w14:ligatures w14:val="standardContextual"/>
    </w:rPr>
  </w:style>
  <w:style w:type="table" w:styleId="TableGrid">
    <w:name w:val="Table Grid"/>
    <w:basedOn w:val="TableNormal"/>
    <w:uiPriority w:val="39"/>
    <w:rsid w:val="00E575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yle2Char" w:customStyle="1">
    <w:name w:val="Style2 Char"/>
    <w:basedOn w:val="Style11Char"/>
    <w:link w:val="Style2"/>
    <w:rsid w:val="00E575B1"/>
    <w:rPr>
      <w:rFonts w:ascii="Calibri" w:hAnsi="Calibri" w:cs="Calibri"/>
      <w:b/>
      <w:color w:val="833C0B" w:themeColor="accent2" w:themeShade="80"/>
      <w:sz w:val="28"/>
      <w:szCs w:val="24"/>
      <w:lang w:val="bg-BG"/>
      <w14:ligatures w14:val="standardContextual"/>
    </w:rPr>
  </w:style>
  <w:style w:type="character" w:styleId="normaltextrun" w:customStyle="1">
    <w:name w:val="normaltextrun"/>
    <w:basedOn w:val="DefaultParagraphFont"/>
    <w:rsid w:val="007D171A"/>
  </w:style>
  <w:style w:type="paragraph" w:styleId="paragraph" w:customStyle="1">
    <w:name w:val="paragraph"/>
    <w:basedOn w:val="Normal"/>
    <w:rsid w:val="007D171A"/>
    <w:pPr>
      <w:spacing w:before="100" w:beforeAutospacing="1" w:after="100" w:afterAutospacing="1" w:line="240" w:lineRule="auto"/>
    </w:pPr>
    <w:rPr>
      <w:rFonts w:ascii="Times New Roman" w:hAnsi="Times New Roman" w:eastAsia="Times New Roman" w:cs="Times New Roman"/>
      <w:sz w:val="24"/>
      <w:szCs w:val="24"/>
      <w:lang w:val="en-US"/>
      <w14:ligatures w14:val="none"/>
    </w:rPr>
  </w:style>
  <w:style w:type="character" w:styleId="eop" w:customStyle="1">
    <w:name w:val="eop"/>
    <w:basedOn w:val="DefaultParagraphFont"/>
    <w:rsid w:val="007D171A"/>
  </w:style>
  <w:style w:type="character" w:styleId="contentcontrolboundarysink" w:customStyle="1">
    <w:name w:val="contentcontrolboundarysink"/>
    <w:basedOn w:val="DefaultParagraphFont"/>
    <w:rsid w:val="000C6659"/>
  </w:style>
  <w:style w:type="paragraph" w:styleId="Header">
    <w:name w:val="header"/>
    <w:basedOn w:val="Normal"/>
    <w:link w:val="HeaderChar"/>
    <w:uiPriority w:val="99"/>
    <w:unhideWhenUsed/>
    <w:rsid w:val="001315AF"/>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15AF"/>
    <w:rPr>
      <w:lang w:val="bg-BG"/>
      <w14:ligatures w14:val="standardContextual"/>
    </w:rPr>
  </w:style>
  <w:style w:type="paragraph" w:styleId="Footer">
    <w:name w:val="footer"/>
    <w:basedOn w:val="Normal"/>
    <w:link w:val="FooterChar"/>
    <w:uiPriority w:val="99"/>
    <w:unhideWhenUsed/>
    <w:rsid w:val="001315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15AF"/>
    <w:rPr>
      <w:lang w:val="bg-BG"/>
      <w14:ligatures w14:val="standardContextual"/>
    </w:rPr>
  </w:style>
  <w:style w:type="character" w:styleId="Heading3Char" w:customStyle="1">
    <w:name w:val="Heading 3 Char"/>
    <w:basedOn w:val="DefaultParagraphFont"/>
    <w:link w:val="Heading3"/>
    <w:uiPriority w:val="9"/>
    <w:rsid w:val="00E066E9"/>
    <w:rPr>
      <w:rFonts w:asciiTheme="majorHAnsi" w:hAnsiTheme="majorHAnsi" w:eastAsiaTheme="majorEastAsia" w:cstheme="majorBidi"/>
      <w:color w:val="1F4D78" w:themeColor="accent1" w:themeShade="7F"/>
      <w:sz w:val="24"/>
      <w:szCs w:val="24"/>
      <w:lang w:val="bg-BG"/>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3947">
      <w:bodyDiv w:val="1"/>
      <w:marLeft w:val="0"/>
      <w:marRight w:val="0"/>
      <w:marTop w:val="0"/>
      <w:marBottom w:val="0"/>
      <w:divBdr>
        <w:top w:val="none" w:sz="0" w:space="0" w:color="auto"/>
        <w:left w:val="none" w:sz="0" w:space="0" w:color="auto"/>
        <w:bottom w:val="none" w:sz="0" w:space="0" w:color="auto"/>
        <w:right w:val="none" w:sz="0" w:space="0" w:color="auto"/>
      </w:divBdr>
      <w:divsChild>
        <w:div w:id="724067573">
          <w:marLeft w:val="0"/>
          <w:marRight w:val="0"/>
          <w:marTop w:val="0"/>
          <w:marBottom w:val="0"/>
          <w:divBdr>
            <w:top w:val="none" w:sz="0" w:space="0" w:color="auto"/>
            <w:left w:val="none" w:sz="0" w:space="0" w:color="auto"/>
            <w:bottom w:val="none" w:sz="0" w:space="0" w:color="auto"/>
            <w:right w:val="none" w:sz="0" w:space="0" w:color="auto"/>
          </w:divBdr>
        </w:div>
        <w:div w:id="1223517910">
          <w:marLeft w:val="0"/>
          <w:marRight w:val="0"/>
          <w:marTop w:val="0"/>
          <w:marBottom w:val="0"/>
          <w:divBdr>
            <w:top w:val="none" w:sz="0" w:space="0" w:color="auto"/>
            <w:left w:val="none" w:sz="0" w:space="0" w:color="auto"/>
            <w:bottom w:val="none" w:sz="0" w:space="0" w:color="auto"/>
            <w:right w:val="none" w:sz="0" w:space="0" w:color="auto"/>
          </w:divBdr>
        </w:div>
        <w:div w:id="1371488258">
          <w:marLeft w:val="0"/>
          <w:marRight w:val="0"/>
          <w:marTop w:val="0"/>
          <w:marBottom w:val="0"/>
          <w:divBdr>
            <w:top w:val="none" w:sz="0" w:space="0" w:color="auto"/>
            <w:left w:val="none" w:sz="0" w:space="0" w:color="auto"/>
            <w:bottom w:val="none" w:sz="0" w:space="0" w:color="auto"/>
            <w:right w:val="none" w:sz="0" w:space="0" w:color="auto"/>
          </w:divBdr>
        </w:div>
        <w:div w:id="1019694946">
          <w:marLeft w:val="0"/>
          <w:marRight w:val="0"/>
          <w:marTop w:val="0"/>
          <w:marBottom w:val="0"/>
          <w:divBdr>
            <w:top w:val="none" w:sz="0" w:space="0" w:color="auto"/>
            <w:left w:val="none" w:sz="0" w:space="0" w:color="auto"/>
            <w:bottom w:val="none" w:sz="0" w:space="0" w:color="auto"/>
            <w:right w:val="none" w:sz="0" w:space="0" w:color="auto"/>
          </w:divBdr>
        </w:div>
      </w:divsChild>
    </w:div>
    <w:div w:id="98451641">
      <w:bodyDiv w:val="1"/>
      <w:marLeft w:val="0"/>
      <w:marRight w:val="0"/>
      <w:marTop w:val="0"/>
      <w:marBottom w:val="0"/>
      <w:divBdr>
        <w:top w:val="none" w:sz="0" w:space="0" w:color="auto"/>
        <w:left w:val="none" w:sz="0" w:space="0" w:color="auto"/>
        <w:bottom w:val="none" w:sz="0" w:space="0" w:color="auto"/>
        <w:right w:val="none" w:sz="0" w:space="0" w:color="auto"/>
      </w:divBdr>
    </w:div>
    <w:div w:id="123157360">
      <w:bodyDiv w:val="1"/>
      <w:marLeft w:val="0"/>
      <w:marRight w:val="0"/>
      <w:marTop w:val="0"/>
      <w:marBottom w:val="0"/>
      <w:divBdr>
        <w:top w:val="none" w:sz="0" w:space="0" w:color="auto"/>
        <w:left w:val="none" w:sz="0" w:space="0" w:color="auto"/>
        <w:bottom w:val="none" w:sz="0" w:space="0" w:color="auto"/>
        <w:right w:val="none" w:sz="0" w:space="0" w:color="auto"/>
      </w:divBdr>
    </w:div>
    <w:div w:id="173156066">
      <w:bodyDiv w:val="1"/>
      <w:marLeft w:val="0"/>
      <w:marRight w:val="0"/>
      <w:marTop w:val="0"/>
      <w:marBottom w:val="0"/>
      <w:divBdr>
        <w:top w:val="none" w:sz="0" w:space="0" w:color="auto"/>
        <w:left w:val="none" w:sz="0" w:space="0" w:color="auto"/>
        <w:bottom w:val="none" w:sz="0" w:space="0" w:color="auto"/>
        <w:right w:val="none" w:sz="0" w:space="0" w:color="auto"/>
      </w:divBdr>
      <w:divsChild>
        <w:div w:id="97792893">
          <w:marLeft w:val="0"/>
          <w:marRight w:val="0"/>
          <w:marTop w:val="0"/>
          <w:marBottom w:val="0"/>
          <w:divBdr>
            <w:top w:val="none" w:sz="0" w:space="0" w:color="auto"/>
            <w:left w:val="none" w:sz="0" w:space="0" w:color="auto"/>
            <w:bottom w:val="none" w:sz="0" w:space="0" w:color="auto"/>
            <w:right w:val="none" w:sz="0" w:space="0" w:color="auto"/>
          </w:divBdr>
        </w:div>
        <w:div w:id="1399981403">
          <w:marLeft w:val="0"/>
          <w:marRight w:val="0"/>
          <w:marTop w:val="0"/>
          <w:marBottom w:val="0"/>
          <w:divBdr>
            <w:top w:val="none" w:sz="0" w:space="0" w:color="auto"/>
            <w:left w:val="none" w:sz="0" w:space="0" w:color="auto"/>
            <w:bottom w:val="none" w:sz="0" w:space="0" w:color="auto"/>
            <w:right w:val="none" w:sz="0" w:space="0" w:color="auto"/>
          </w:divBdr>
        </w:div>
      </w:divsChild>
    </w:div>
    <w:div w:id="229465515">
      <w:bodyDiv w:val="1"/>
      <w:marLeft w:val="0"/>
      <w:marRight w:val="0"/>
      <w:marTop w:val="0"/>
      <w:marBottom w:val="0"/>
      <w:divBdr>
        <w:top w:val="none" w:sz="0" w:space="0" w:color="auto"/>
        <w:left w:val="none" w:sz="0" w:space="0" w:color="auto"/>
        <w:bottom w:val="none" w:sz="0" w:space="0" w:color="auto"/>
        <w:right w:val="none" w:sz="0" w:space="0" w:color="auto"/>
      </w:divBdr>
    </w:div>
    <w:div w:id="251595200">
      <w:bodyDiv w:val="1"/>
      <w:marLeft w:val="0"/>
      <w:marRight w:val="0"/>
      <w:marTop w:val="0"/>
      <w:marBottom w:val="0"/>
      <w:divBdr>
        <w:top w:val="none" w:sz="0" w:space="0" w:color="auto"/>
        <w:left w:val="none" w:sz="0" w:space="0" w:color="auto"/>
        <w:bottom w:val="none" w:sz="0" w:space="0" w:color="auto"/>
        <w:right w:val="none" w:sz="0" w:space="0" w:color="auto"/>
      </w:divBdr>
      <w:divsChild>
        <w:div w:id="1404058879">
          <w:marLeft w:val="0"/>
          <w:marRight w:val="0"/>
          <w:marTop w:val="0"/>
          <w:marBottom w:val="0"/>
          <w:divBdr>
            <w:top w:val="none" w:sz="0" w:space="0" w:color="auto"/>
            <w:left w:val="none" w:sz="0" w:space="0" w:color="auto"/>
            <w:bottom w:val="none" w:sz="0" w:space="0" w:color="auto"/>
            <w:right w:val="none" w:sz="0" w:space="0" w:color="auto"/>
          </w:divBdr>
        </w:div>
        <w:div w:id="192304004">
          <w:marLeft w:val="0"/>
          <w:marRight w:val="0"/>
          <w:marTop w:val="0"/>
          <w:marBottom w:val="0"/>
          <w:divBdr>
            <w:top w:val="none" w:sz="0" w:space="0" w:color="auto"/>
            <w:left w:val="none" w:sz="0" w:space="0" w:color="auto"/>
            <w:bottom w:val="none" w:sz="0" w:space="0" w:color="auto"/>
            <w:right w:val="none" w:sz="0" w:space="0" w:color="auto"/>
          </w:divBdr>
        </w:div>
      </w:divsChild>
    </w:div>
    <w:div w:id="334116861">
      <w:bodyDiv w:val="1"/>
      <w:marLeft w:val="0"/>
      <w:marRight w:val="0"/>
      <w:marTop w:val="0"/>
      <w:marBottom w:val="0"/>
      <w:divBdr>
        <w:top w:val="none" w:sz="0" w:space="0" w:color="auto"/>
        <w:left w:val="none" w:sz="0" w:space="0" w:color="auto"/>
        <w:bottom w:val="none" w:sz="0" w:space="0" w:color="auto"/>
        <w:right w:val="none" w:sz="0" w:space="0" w:color="auto"/>
      </w:divBdr>
      <w:divsChild>
        <w:div w:id="1593657606">
          <w:marLeft w:val="0"/>
          <w:marRight w:val="0"/>
          <w:marTop w:val="0"/>
          <w:marBottom w:val="0"/>
          <w:divBdr>
            <w:top w:val="none" w:sz="0" w:space="0" w:color="auto"/>
            <w:left w:val="none" w:sz="0" w:space="0" w:color="auto"/>
            <w:bottom w:val="none" w:sz="0" w:space="0" w:color="auto"/>
            <w:right w:val="none" w:sz="0" w:space="0" w:color="auto"/>
          </w:divBdr>
        </w:div>
        <w:div w:id="21325111">
          <w:marLeft w:val="0"/>
          <w:marRight w:val="0"/>
          <w:marTop w:val="0"/>
          <w:marBottom w:val="0"/>
          <w:divBdr>
            <w:top w:val="none" w:sz="0" w:space="0" w:color="auto"/>
            <w:left w:val="none" w:sz="0" w:space="0" w:color="auto"/>
            <w:bottom w:val="none" w:sz="0" w:space="0" w:color="auto"/>
            <w:right w:val="none" w:sz="0" w:space="0" w:color="auto"/>
          </w:divBdr>
        </w:div>
      </w:divsChild>
    </w:div>
    <w:div w:id="340474704">
      <w:bodyDiv w:val="1"/>
      <w:marLeft w:val="0"/>
      <w:marRight w:val="0"/>
      <w:marTop w:val="0"/>
      <w:marBottom w:val="0"/>
      <w:divBdr>
        <w:top w:val="none" w:sz="0" w:space="0" w:color="auto"/>
        <w:left w:val="none" w:sz="0" w:space="0" w:color="auto"/>
        <w:bottom w:val="none" w:sz="0" w:space="0" w:color="auto"/>
        <w:right w:val="none" w:sz="0" w:space="0" w:color="auto"/>
      </w:divBdr>
      <w:divsChild>
        <w:div w:id="1895383492">
          <w:marLeft w:val="0"/>
          <w:marRight w:val="0"/>
          <w:marTop w:val="0"/>
          <w:marBottom w:val="0"/>
          <w:divBdr>
            <w:top w:val="none" w:sz="0" w:space="0" w:color="auto"/>
            <w:left w:val="none" w:sz="0" w:space="0" w:color="auto"/>
            <w:bottom w:val="none" w:sz="0" w:space="0" w:color="auto"/>
            <w:right w:val="none" w:sz="0" w:space="0" w:color="auto"/>
          </w:divBdr>
        </w:div>
        <w:div w:id="426460934">
          <w:marLeft w:val="0"/>
          <w:marRight w:val="0"/>
          <w:marTop w:val="0"/>
          <w:marBottom w:val="0"/>
          <w:divBdr>
            <w:top w:val="none" w:sz="0" w:space="0" w:color="auto"/>
            <w:left w:val="none" w:sz="0" w:space="0" w:color="auto"/>
            <w:bottom w:val="none" w:sz="0" w:space="0" w:color="auto"/>
            <w:right w:val="none" w:sz="0" w:space="0" w:color="auto"/>
          </w:divBdr>
        </w:div>
        <w:div w:id="1618024830">
          <w:marLeft w:val="0"/>
          <w:marRight w:val="0"/>
          <w:marTop w:val="0"/>
          <w:marBottom w:val="0"/>
          <w:divBdr>
            <w:top w:val="none" w:sz="0" w:space="0" w:color="auto"/>
            <w:left w:val="none" w:sz="0" w:space="0" w:color="auto"/>
            <w:bottom w:val="none" w:sz="0" w:space="0" w:color="auto"/>
            <w:right w:val="none" w:sz="0" w:space="0" w:color="auto"/>
          </w:divBdr>
        </w:div>
        <w:div w:id="93747771">
          <w:marLeft w:val="0"/>
          <w:marRight w:val="0"/>
          <w:marTop w:val="0"/>
          <w:marBottom w:val="0"/>
          <w:divBdr>
            <w:top w:val="none" w:sz="0" w:space="0" w:color="auto"/>
            <w:left w:val="none" w:sz="0" w:space="0" w:color="auto"/>
            <w:bottom w:val="none" w:sz="0" w:space="0" w:color="auto"/>
            <w:right w:val="none" w:sz="0" w:space="0" w:color="auto"/>
          </w:divBdr>
        </w:div>
        <w:div w:id="1483816566">
          <w:marLeft w:val="0"/>
          <w:marRight w:val="0"/>
          <w:marTop w:val="0"/>
          <w:marBottom w:val="0"/>
          <w:divBdr>
            <w:top w:val="none" w:sz="0" w:space="0" w:color="auto"/>
            <w:left w:val="none" w:sz="0" w:space="0" w:color="auto"/>
            <w:bottom w:val="none" w:sz="0" w:space="0" w:color="auto"/>
            <w:right w:val="none" w:sz="0" w:space="0" w:color="auto"/>
          </w:divBdr>
        </w:div>
        <w:div w:id="1203983513">
          <w:marLeft w:val="0"/>
          <w:marRight w:val="0"/>
          <w:marTop w:val="0"/>
          <w:marBottom w:val="0"/>
          <w:divBdr>
            <w:top w:val="none" w:sz="0" w:space="0" w:color="auto"/>
            <w:left w:val="none" w:sz="0" w:space="0" w:color="auto"/>
            <w:bottom w:val="none" w:sz="0" w:space="0" w:color="auto"/>
            <w:right w:val="none" w:sz="0" w:space="0" w:color="auto"/>
          </w:divBdr>
        </w:div>
      </w:divsChild>
    </w:div>
    <w:div w:id="577132265">
      <w:bodyDiv w:val="1"/>
      <w:marLeft w:val="0"/>
      <w:marRight w:val="0"/>
      <w:marTop w:val="0"/>
      <w:marBottom w:val="0"/>
      <w:divBdr>
        <w:top w:val="none" w:sz="0" w:space="0" w:color="auto"/>
        <w:left w:val="none" w:sz="0" w:space="0" w:color="auto"/>
        <w:bottom w:val="none" w:sz="0" w:space="0" w:color="auto"/>
        <w:right w:val="none" w:sz="0" w:space="0" w:color="auto"/>
      </w:divBdr>
      <w:divsChild>
        <w:div w:id="1885365734">
          <w:marLeft w:val="0"/>
          <w:marRight w:val="0"/>
          <w:marTop w:val="0"/>
          <w:marBottom w:val="0"/>
          <w:divBdr>
            <w:top w:val="none" w:sz="0" w:space="0" w:color="auto"/>
            <w:left w:val="none" w:sz="0" w:space="0" w:color="auto"/>
            <w:bottom w:val="none" w:sz="0" w:space="0" w:color="auto"/>
            <w:right w:val="none" w:sz="0" w:space="0" w:color="auto"/>
          </w:divBdr>
        </w:div>
        <w:div w:id="1008021445">
          <w:marLeft w:val="0"/>
          <w:marRight w:val="0"/>
          <w:marTop w:val="0"/>
          <w:marBottom w:val="0"/>
          <w:divBdr>
            <w:top w:val="none" w:sz="0" w:space="0" w:color="auto"/>
            <w:left w:val="none" w:sz="0" w:space="0" w:color="auto"/>
            <w:bottom w:val="none" w:sz="0" w:space="0" w:color="auto"/>
            <w:right w:val="none" w:sz="0" w:space="0" w:color="auto"/>
          </w:divBdr>
        </w:div>
      </w:divsChild>
    </w:div>
    <w:div w:id="700209948">
      <w:bodyDiv w:val="1"/>
      <w:marLeft w:val="0"/>
      <w:marRight w:val="0"/>
      <w:marTop w:val="0"/>
      <w:marBottom w:val="0"/>
      <w:divBdr>
        <w:top w:val="none" w:sz="0" w:space="0" w:color="auto"/>
        <w:left w:val="none" w:sz="0" w:space="0" w:color="auto"/>
        <w:bottom w:val="none" w:sz="0" w:space="0" w:color="auto"/>
        <w:right w:val="none" w:sz="0" w:space="0" w:color="auto"/>
      </w:divBdr>
      <w:divsChild>
        <w:div w:id="238371983">
          <w:marLeft w:val="0"/>
          <w:marRight w:val="0"/>
          <w:marTop w:val="0"/>
          <w:marBottom w:val="0"/>
          <w:divBdr>
            <w:top w:val="none" w:sz="0" w:space="0" w:color="auto"/>
            <w:left w:val="none" w:sz="0" w:space="0" w:color="auto"/>
            <w:bottom w:val="none" w:sz="0" w:space="0" w:color="auto"/>
            <w:right w:val="none" w:sz="0" w:space="0" w:color="auto"/>
          </w:divBdr>
        </w:div>
        <w:div w:id="1342926320">
          <w:marLeft w:val="0"/>
          <w:marRight w:val="0"/>
          <w:marTop w:val="0"/>
          <w:marBottom w:val="0"/>
          <w:divBdr>
            <w:top w:val="none" w:sz="0" w:space="0" w:color="auto"/>
            <w:left w:val="none" w:sz="0" w:space="0" w:color="auto"/>
            <w:bottom w:val="none" w:sz="0" w:space="0" w:color="auto"/>
            <w:right w:val="none" w:sz="0" w:space="0" w:color="auto"/>
          </w:divBdr>
        </w:div>
      </w:divsChild>
    </w:div>
    <w:div w:id="858665436">
      <w:bodyDiv w:val="1"/>
      <w:marLeft w:val="0"/>
      <w:marRight w:val="0"/>
      <w:marTop w:val="0"/>
      <w:marBottom w:val="0"/>
      <w:divBdr>
        <w:top w:val="none" w:sz="0" w:space="0" w:color="auto"/>
        <w:left w:val="none" w:sz="0" w:space="0" w:color="auto"/>
        <w:bottom w:val="none" w:sz="0" w:space="0" w:color="auto"/>
        <w:right w:val="none" w:sz="0" w:space="0" w:color="auto"/>
      </w:divBdr>
      <w:divsChild>
        <w:div w:id="1457065340">
          <w:marLeft w:val="0"/>
          <w:marRight w:val="0"/>
          <w:marTop w:val="0"/>
          <w:marBottom w:val="0"/>
          <w:divBdr>
            <w:top w:val="none" w:sz="0" w:space="0" w:color="auto"/>
            <w:left w:val="none" w:sz="0" w:space="0" w:color="auto"/>
            <w:bottom w:val="none" w:sz="0" w:space="0" w:color="auto"/>
            <w:right w:val="none" w:sz="0" w:space="0" w:color="auto"/>
          </w:divBdr>
        </w:div>
        <w:div w:id="1776292750">
          <w:marLeft w:val="0"/>
          <w:marRight w:val="0"/>
          <w:marTop w:val="0"/>
          <w:marBottom w:val="0"/>
          <w:divBdr>
            <w:top w:val="none" w:sz="0" w:space="0" w:color="auto"/>
            <w:left w:val="none" w:sz="0" w:space="0" w:color="auto"/>
            <w:bottom w:val="none" w:sz="0" w:space="0" w:color="auto"/>
            <w:right w:val="none" w:sz="0" w:space="0" w:color="auto"/>
          </w:divBdr>
        </w:div>
      </w:divsChild>
    </w:div>
    <w:div w:id="897592009">
      <w:bodyDiv w:val="1"/>
      <w:marLeft w:val="0"/>
      <w:marRight w:val="0"/>
      <w:marTop w:val="0"/>
      <w:marBottom w:val="0"/>
      <w:divBdr>
        <w:top w:val="none" w:sz="0" w:space="0" w:color="auto"/>
        <w:left w:val="none" w:sz="0" w:space="0" w:color="auto"/>
        <w:bottom w:val="none" w:sz="0" w:space="0" w:color="auto"/>
        <w:right w:val="none" w:sz="0" w:space="0" w:color="auto"/>
      </w:divBdr>
    </w:div>
    <w:div w:id="946356008">
      <w:bodyDiv w:val="1"/>
      <w:marLeft w:val="0"/>
      <w:marRight w:val="0"/>
      <w:marTop w:val="0"/>
      <w:marBottom w:val="0"/>
      <w:divBdr>
        <w:top w:val="none" w:sz="0" w:space="0" w:color="auto"/>
        <w:left w:val="none" w:sz="0" w:space="0" w:color="auto"/>
        <w:bottom w:val="none" w:sz="0" w:space="0" w:color="auto"/>
        <w:right w:val="none" w:sz="0" w:space="0" w:color="auto"/>
      </w:divBdr>
      <w:divsChild>
        <w:div w:id="1331251961">
          <w:marLeft w:val="0"/>
          <w:marRight w:val="0"/>
          <w:marTop w:val="0"/>
          <w:marBottom w:val="0"/>
          <w:divBdr>
            <w:top w:val="none" w:sz="0" w:space="0" w:color="auto"/>
            <w:left w:val="none" w:sz="0" w:space="0" w:color="auto"/>
            <w:bottom w:val="none" w:sz="0" w:space="0" w:color="auto"/>
            <w:right w:val="none" w:sz="0" w:space="0" w:color="auto"/>
          </w:divBdr>
        </w:div>
        <w:div w:id="145755051">
          <w:marLeft w:val="0"/>
          <w:marRight w:val="0"/>
          <w:marTop w:val="0"/>
          <w:marBottom w:val="0"/>
          <w:divBdr>
            <w:top w:val="none" w:sz="0" w:space="0" w:color="auto"/>
            <w:left w:val="none" w:sz="0" w:space="0" w:color="auto"/>
            <w:bottom w:val="none" w:sz="0" w:space="0" w:color="auto"/>
            <w:right w:val="none" w:sz="0" w:space="0" w:color="auto"/>
          </w:divBdr>
        </w:div>
        <w:div w:id="819349954">
          <w:marLeft w:val="0"/>
          <w:marRight w:val="0"/>
          <w:marTop w:val="0"/>
          <w:marBottom w:val="0"/>
          <w:divBdr>
            <w:top w:val="none" w:sz="0" w:space="0" w:color="auto"/>
            <w:left w:val="none" w:sz="0" w:space="0" w:color="auto"/>
            <w:bottom w:val="none" w:sz="0" w:space="0" w:color="auto"/>
            <w:right w:val="none" w:sz="0" w:space="0" w:color="auto"/>
          </w:divBdr>
        </w:div>
      </w:divsChild>
    </w:div>
    <w:div w:id="1020550730">
      <w:bodyDiv w:val="1"/>
      <w:marLeft w:val="0"/>
      <w:marRight w:val="0"/>
      <w:marTop w:val="0"/>
      <w:marBottom w:val="0"/>
      <w:divBdr>
        <w:top w:val="none" w:sz="0" w:space="0" w:color="auto"/>
        <w:left w:val="none" w:sz="0" w:space="0" w:color="auto"/>
        <w:bottom w:val="none" w:sz="0" w:space="0" w:color="auto"/>
        <w:right w:val="none" w:sz="0" w:space="0" w:color="auto"/>
      </w:divBdr>
    </w:div>
    <w:div w:id="1358504717">
      <w:bodyDiv w:val="1"/>
      <w:marLeft w:val="0"/>
      <w:marRight w:val="0"/>
      <w:marTop w:val="0"/>
      <w:marBottom w:val="0"/>
      <w:divBdr>
        <w:top w:val="none" w:sz="0" w:space="0" w:color="auto"/>
        <w:left w:val="none" w:sz="0" w:space="0" w:color="auto"/>
        <w:bottom w:val="none" w:sz="0" w:space="0" w:color="auto"/>
        <w:right w:val="none" w:sz="0" w:space="0" w:color="auto"/>
      </w:divBdr>
      <w:divsChild>
        <w:div w:id="58675593">
          <w:marLeft w:val="0"/>
          <w:marRight w:val="0"/>
          <w:marTop w:val="0"/>
          <w:marBottom w:val="0"/>
          <w:divBdr>
            <w:top w:val="none" w:sz="0" w:space="0" w:color="auto"/>
            <w:left w:val="none" w:sz="0" w:space="0" w:color="auto"/>
            <w:bottom w:val="none" w:sz="0" w:space="0" w:color="auto"/>
            <w:right w:val="none" w:sz="0" w:space="0" w:color="auto"/>
          </w:divBdr>
        </w:div>
        <w:div w:id="1260989318">
          <w:marLeft w:val="0"/>
          <w:marRight w:val="0"/>
          <w:marTop w:val="0"/>
          <w:marBottom w:val="0"/>
          <w:divBdr>
            <w:top w:val="none" w:sz="0" w:space="0" w:color="auto"/>
            <w:left w:val="none" w:sz="0" w:space="0" w:color="auto"/>
            <w:bottom w:val="none" w:sz="0" w:space="0" w:color="auto"/>
            <w:right w:val="none" w:sz="0" w:space="0" w:color="auto"/>
          </w:divBdr>
          <w:divsChild>
            <w:div w:id="258562053">
              <w:marLeft w:val="-75"/>
              <w:marRight w:val="0"/>
              <w:marTop w:val="30"/>
              <w:marBottom w:val="30"/>
              <w:divBdr>
                <w:top w:val="none" w:sz="0" w:space="0" w:color="auto"/>
                <w:left w:val="none" w:sz="0" w:space="0" w:color="auto"/>
                <w:bottom w:val="none" w:sz="0" w:space="0" w:color="auto"/>
                <w:right w:val="none" w:sz="0" w:space="0" w:color="auto"/>
              </w:divBdr>
              <w:divsChild>
                <w:div w:id="927690717">
                  <w:marLeft w:val="0"/>
                  <w:marRight w:val="0"/>
                  <w:marTop w:val="0"/>
                  <w:marBottom w:val="0"/>
                  <w:divBdr>
                    <w:top w:val="none" w:sz="0" w:space="0" w:color="auto"/>
                    <w:left w:val="none" w:sz="0" w:space="0" w:color="auto"/>
                    <w:bottom w:val="none" w:sz="0" w:space="0" w:color="auto"/>
                    <w:right w:val="none" w:sz="0" w:space="0" w:color="auto"/>
                  </w:divBdr>
                  <w:divsChild>
                    <w:div w:id="289015933">
                      <w:marLeft w:val="0"/>
                      <w:marRight w:val="0"/>
                      <w:marTop w:val="0"/>
                      <w:marBottom w:val="0"/>
                      <w:divBdr>
                        <w:top w:val="none" w:sz="0" w:space="0" w:color="auto"/>
                        <w:left w:val="none" w:sz="0" w:space="0" w:color="auto"/>
                        <w:bottom w:val="none" w:sz="0" w:space="0" w:color="auto"/>
                        <w:right w:val="none" w:sz="0" w:space="0" w:color="auto"/>
                      </w:divBdr>
                    </w:div>
                  </w:divsChild>
                </w:div>
                <w:div w:id="494342263">
                  <w:marLeft w:val="0"/>
                  <w:marRight w:val="0"/>
                  <w:marTop w:val="0"/>
                  <w:marBottom w:val="0"/>
                  <w:divBdr>
                    <w:top w:val="none" w:sz="0" w:space="0" w:color="auto"/>
                    <w:left w:val="none" w:sz="0" w:space="0" w:color="auto"/>
                    <w:bottom w:val="none" w:sz="0" w:space="0" w:color="auto"/>
                    <w:right w:val="none" w:sz="0" w:space="0" w:color="auto"/>
                  </w:divBdr>
                  <w:divsChild>
                    <w:div w:id="547381295">
                      <w:marLeft w:val="0"/>
                      <w:marRight w:val="0"/>
                      <w:marTop w:val="0"/>
                      <w:marBottom w:val="0"/>
                      <w:divBdr>
                        <w:top w:val="none" w:sz="0" w:space="0" w:color="auto"/>
                        <w:left w:val="none" w:sz="0" w:space="0" w:color="auto"/>
                        <w:bottom w:val="none" w:sz="0" w:space="0" w:color="auto"/>
                        <w:right w:val="none" w:sz="0" w:space="0" w:color="auto"/>
                      </w:divBdr>
                    </w:div>
                  </w:divsChild>
                </w:div>
                <w:div w:id="1207376606">
                  <w:marLeft w:val="0"/>
                  <w:marRight w:val="0"/>
                  <w:marTop w:val="0"/>
                  <w:marBottom w:val="0"/>
                  <w:divBdr>
                    <w:top w:val="none" w:sz="0" w:space="0" w:color="auto"/>
                    <w:left w:val="none" w:sz="0" w:space="0" w:color="auto"/>
                    <w:bottom w:val="none" w:sz="0" w:space="0" w:color="auto"/>
                    <w:right w:val="none" w:sz="0" w:space="0" w:color="auto"/>
                  </w:divBdr>
                  <w:divsChild>
                    <w:div w:id="835724823">
                      <w:marLeft w:val="0"/>
                      <w:marRight w:val="0"/>
                      <w:marTop w:val="0"/>
                      <w:marBottom w:val="0"/>
                      <w:divBdr>
                        <w:top w:val="none" w:sz="0" w:space="0" w:color="auto"/>
                        <w:left w:val="none" w:sz="0" w:space="0" w:color="auto"/>
                        <w:bottom w:val="none" w:sz="0" w:space="0" w:color="auto"/>
                        <w:right w:val="none" w:sz="0" w:space="0" w:color="auto"/>
                      </w:divBdr>
                    </w:div>
                  </w:divsChild>
                </w:div>
                <w:div w:id="607010501">
                  <w:marLeft w:val="0"/>
                  <w:marRight w:val="0"/>
                  <w:marTop w:val="0"/>
                  <w:marBottom w:val="0"/>
                  <w:divBdr>
                    <w:top w:val="none" w:sz="0" w:space="0" w:color="auto"/>
                    <w:left w:val="none" w:sz="0" w:space="0" w:color="auto"/>
                    <w:bottom w:val="none" w:sz="0" w:space="0" w:color="auto"/>
                    <w:right w:val="none" w:sz="0" w:space="0" w:color="auto"/>
                  </w:divBdr>
                  <w:divsChild>
                    <w:div w:id="1408070265">
                      <w:marLeft w:val="0"/>
                      <w:marRight w:val="0"/>
                      <w:marTop w:val="0"/>
                      <w:marBottom w:val="0"/>
                      <w:divBdr>
                        <w:top w:val="none" w:sz="0" w:space="0" w:color="auto"/>
                        <w:left w:val="none" w:sz="0" w:space="0" w:color="auto"/>
                        <w:bottom w:val="none" w:sz="0" w:space="0" w:color="auto"/>
                        <w:right w:val="none" w:sz="0" w:space="0" w:color="auto"/>
                      </w:divBdr>
                    </w:div>
                  </w:divsChild>
                </w:div>
                <w:div w:id="365182698">
                  <w:marLeft w:val="0"/>
                  <w:marRight w:val="0"/>
                  <w:marTop w:val="0"/>
                  <w:marBottom w:val="0"/>
                  <w:divBdr>
                    <w:top w:val="none" w:sz="0" w:space="0" w:color="auto"/>
                    <w:left w:val="none" w:sz="0" w:space="0" w:color="auto"/>
                    <w:bottom w:val="none" w:sz="0" w:space="0" w:color="auto"/>
                    <w:right w:val="none" w:sz="0" w:space="0" w:color="auto"/>
                  </w:divBdr>
                  <w:divsChild>
                    <w:div w:id="759526786">
                      <w:marLeft w:val="0"/>
                      <w:marRight w:val="0"/>
                      <w:marTop w:val="0"/>
                      <w:marBottom w:val="0"/>
                      <w:divBdr>
                        <w:top w:val="none" w:sz="0" w:space="0" w:color="auto"/>
                        <w:left w:val="none" w:sz="0" w:space="0" w:color="auto"/>
                        <w:bottom w:val="none" w:sz="0" w:space="0" w:color="auto"/>
                        <w:right w:val="none" w:sz="0" w:space="0" w:color="auto"/>
                      </w:divBdr>
                    </w:div>
                  </w:divsChild>
                </w:div>
                <w:div w:id="725488529">
                  <w:marLeft w:val="0"/>
                  <w:marRight w:val="0"/>
                  <w:marTop w:val="0"/>
                  <w:marBottom w:val="0"/>
                  <w:divBdr>
                    <w:top w:val="none" w:sz="0" w:space="0" w:color="auto"/>
                    <w:left w:val="none" w:sz="0" w:space="0" w:color="auto"/>
                    <w:bottom w:val="none" w:sz="0" w:space="0" w:color="auto"/>
                    <w:right w:val="none" w:sz="0" w:space="0" w:color="auto"/>
                  </w:divBdr>
                  <w:divsChild>
                    <w:div w:id="1060979985">
                      <w:marLeft w:val="0"/>
                      <w:marRight w:val="0"/>
                      <w:marTop w:val="0"/>
                      <w:marBottom w:val="0"/>
                      <w:divBdr>
                        <w:top w:val="none" w:sz="0" w:space="0" w:color="auto"/>
                        <w:left w:val="none" w:sz="0" w:space="0" w:color="auto"/>
                        <w:bottom w:val="none" w:sz="0" w:space="0" w:color="auto"/>
                        <w:right w:val="none" w:sz="0" w:space="0" w:color="auto"/>
                      </w:divBdr>
                    </w:div>
                  </w:divsChild>
                </w:div>
                <w:div w:id="215090619">
                  <w:marLeft w:val="0"/>
                  <w:marRight w:val="0"/>
                  <w:marTop w:val="0"/>
                  <w:marBottom w:val="0"/>
                  <w:divBdr>
                    <w:top w:val="none" w:sz="0" w:space="0" w:color="auto"/>
                    <w:left w:val="none" w:sz="0" w:space="0" w:color="auto"/>
                    <w:bottom w:val="none" w:sz="0" w:space="0" w:color="auto"/>
                    <w:right w:val="none" w:sz="0" w:space="0" w:color="auto"/>
                  </w:divBdr>
                  <w:divsChild>
                    <w:div w:id="1032806460">
                      <w:marLeft w:val="0"/>
                      <w:marRight w:val="0"/>
                      <w:marTop w:val="0"/>
                      <w:marBottom w:val="0"/>
                      <w:divBdr>
                        <w:top w:val="none" w:sz="0" w:space="0" w:color="auto"/>
                        <w:left w:val="none" w:sz="0" w:space="0" w:color="auto"/>
                        <w:bottom w:val="none" w:sz="0" w:space="0" w:color="auto"/>
                        <w:right w:val="none" w:sz="0" w:space="0" w:color="auto"/>
                      </w:divBdr>
                    </w:div>
                  </w:divsChild>
                </w:div>
                <w:div w:id="131673914">
                  <w:marLeft w:val="0"/>
                  <w:marRight w:val="0"/>
                  <w:marTop w:val="0"/>
                  <w:marBottom w:val="0"/>
                  <w:divBdr>
                    <w:top w:val="none" w:sz="0" w:space="0" w:color="auto"/>
                    <w:left w:val="none" w:sz="0" w:space="0" w:color="auto"/>
                    <w:bottom w:val="none" w:sz="0" w:space="0" w:color="auto"/>
                    <w:right w:val="none" w:sz="0" w:space="0" w:color="auto"/>
                  </w:divBdr>
                  <w:divsChild>
                    <w:div w:id="1890653462">
                      <w:marLeft w:val="0"/>
                      <w:marRight w:val="0"/>
                      <w:marTop w:val="0"/>
                      <w:marBottom w:val="0"/>
                      <w:divBdr>
                        <w:top w:val="none" w:sz="0" w:space="0" w:color="auto"/>
                        <w:left w:val="none" w:sz="0" w:space="0" w:color="auto"/>
                        <w:bottom w:val="none" w:sz="0" w:space="0" w:color="auto"/>
                        <w:right w:val="none" w:sz="0" w:space="0" w:color="auto"/>
                      </w:divBdr>
                    </w:div>
                  </w:divsChild>
                </w:div>
                <w:div w:id="2046907635">
                  <w:marLeft w:val="0"/>
                  <w:marRight w:val="0"/>
                  <w:marTop w:val="0"/>
                  <w:marBottom w:val="0"/>
                  <w:divBdr>
                    <w:top w:val="none" w:sz="0" w:space="0" w:color="auto"/>
                    <w:left w:val="none" w:sz="0" w:space="0" w:color="auto"/>
                    <w:bottom w:val="none" w:sz="0" w:space="0" w:color="auto"/>
                    <w:right w:val="none" w:sz="0" w:space="0" w:color="auto"/>
                  </w:divBdr>
                  <w:divsChild>
                    <w:div w:id="1253002665">
                      <w:marLeft w:val="0"/>
                      <w:marRight w:val="0"/>
                      <w:marTop w:val="0"/>
                      <w:marBottom w:val="0"/>
                      <w:divBdr>
                        <w:top w:val="none" w:sz="0" w:space="0" w:color="auto"/>
                        <w:left w:val="none" w:sz="0" w:space="0" w:color="auto"/>
                        <w:bottom w:val="none" w:sz="0" w:space="0" w:color="auto"/>
                        <w:right w:val="none" w:sz="0" w:space="0" w:color="auto"/>
                      </w:divBdr>
                    </w:div>
                  </w:divsChild>
                </w:div>
                <w:div w:id="931401688">
                  <w:marLeft w:val="0"/>
                  <w:marRight w:val="0"/>
                  <w:marTop w:val="0"/>
                  <w:marBottom w:val="0"/>
                  <w:divBdr>
                    <w:top w:val="none" w:sz="0" w:space="0" w:color="auto"/>
                    <w:left w:val="none" w:sz="0" w:space="0" w:color="auto"/>
                    <w:bottom w:val="none" w:sz="0" w:space="0" w:color="auto"/>
                    <w:right w:val="none" w:sz="0" w:space="0" w:color="auto"/>
                  </w:divBdr>
                  <w:divsChild>
                    <w:div w:id="2117678872">
                      <w:marLeft w:val="0"/>
                      <w:marRight w:val="0"/>
                      <w:marTop w:val="0"/>
                      <w:marBottom w:val="0"/>
                      <w:divBdr>
                        <w:top w:val="none" w:sz="0" w:space="0" w:color="auto"/>
                        <w:left w:val="none" w:sz="0" w:space="0" w:color="auto"/>
                        <w:bottom w:val="none" w:sz="0" w:space="0" w:color="auto"/>
                        <w:right w:val="none" w:sz="0" w:space="0" w:color="auto"/>
                      </w:divBdr>
                    </w:div>
                  </w:divsChild>
                </w:div>
                <w:div w:id="1107627367">
                  <w:marLeft w:val="0"/>
                  <w:marRight w:val="0"/>
                  <w:marTop w:val="0"/>
                  <w:marBottom w:val="0"/>
                  <w:divBdr>
                    <w:top w:val="none" w:sz="0" w:space="0" w:color="auto"/>
                    <w:left w:val="none" w:sz="0" w:space="0" w:color="auto"/>
                    <w:bottom w:val="none" w:sz="0" w:space="0" w:color="auto"/>
                    <w:right w:val="none" w:sz="0" w:space="0" w:color="auto"/>
                  </w:divBdr>
                  <w:divsChild>
                    <w:div w:id="1413309452">
                      <w:marLeft w:val="0"/>
                      <w:marRight w:val="0"/>
                      <w:marTop w:val="0"/>
                      <w:marBottom w:val="0"/>
                      <w:divBdr>
                        <w:top w:val="none" w:sz="0" w:space="0" w:color="auto"/>
                        <w:left w:val="none" w:sz="0" w:space="0" w:color="auto"/>
                        <w:bottom w:val="none" w:sz="0" w:space="0" w:color="auto"/>
                        <w:right w:val="none" w:sz="0" w:space="0" w:color="auto"/>
                      </w:divBdr>
                    </w:div>
                  </w:divsChild>
                </w:div>
                <w:div w:id="1857688441">
                  <w:marLeft w:val="0"/>
                  <w:marRight w:val="0"/>
                  <w:marTop w:val="0"/>
                  <w:marBottom w:val="0"/>
                  <w:divBdr>
                    <w:top w:val="none" w:sz="0" w:space="0" w:color="auto"/>
                    <w:left w:val="none" w:sz="0" w:space="0" w:color="auto"/>
                    <w:bottom w:val="none" w:sz="0" w:space="0" w:color="auto"/>
                    <w:right w:val="none" w:sz="0" w:space="0" w:color="auto"/>
                  </w:divBdr>
                  <w:divsChild>
                    <w:div w:id="929384970">
                      <w:marLeft w:val="0"/>
                      <w:marRight w:val="0"/>
                      <w:marTop w:val="0"/>
                      <w:marBottom w:val="0"/>
                      <w:divBdr>
                        <w:top w:val="none" w:sz="0" w:space="0" w:color="auto"/>
                        <w:left w:val="none" w:sz="0" w:space="0" w:color="auto"/>
                        <w:bottom w:val="none" w:sz="0" w:space="0" w:color="auto"/>
                        <w:right w:val="none" w:sz="0" w:space="0" w:color="auto"/>
                      </w:divBdr>
                    </w:div>
                  </w:divsChild>
                </w:div>
                <w:div w:id="819346031">
                  <w:marLeft w:val="0"/>
                  <w:marRight w:val="0"/>
                  <w:marTop w:val="0"/>
                  <w:marBottom w:val="0"/>
                  <w:divBdr>
                    <w:top w:val="none" w:sz="0" w:space="0" w:color="auto"/>
                    <w:left w:val="none" w:sz="0" w:space="0" w:color="auto"/>
                    <w:bottom w:val="none" w:sz="0" w:space="0" w:color="auto"/>
                    <w:right w:val="none" w:sz="0" w:space="0" w:color="auto"/>
                  </w:divBdr>
                  <w:divsChild>
                    <w:div w:id="299187225">
                      <w:marLeft w:val="0"/>
                      <w:marRight w:val="0"/>
                      <w:marTop w:val="0"/>
                      <w:marBottom w:val="0"/>
                      <w:divBdr>
                        <w:top w:val="none" w:sz="0" w:space="0" w:color="auto"/>
                        <w:left w:val="none" w:sz="0" w:space="0" w:color="auto"/>
                        <w:bottom w:val="none" w:sz="0" w:space="0" w:color="auto"/>
                        <w:right w:val="none" w:sz="0" w:space="0" w:color="auto"/>
                      </w:divBdr>
                    </w:div>
                  </w:divsChild>
                </w:div>
                <w:div w:id="1643342752">
                  <w:marLeft w:val="0"/>
                  <w:marRight w:val="0"/>
                  <w:marTop w:val="0"/>
                  <w:marBottom w:val="0"/>
                  <w:divBdr>
                    <w:top w:val="none" w:sz="0" w:space="0" w:color="auto"/>
                    <w:left w:val="none" w:sz="0" w:space="0" w:color="auto"/>
                    <w:bottom w:val="none" w:sz="0" w:space="0" w:color="auto"/>
                    <w:right w:val="none" w:sz="0" w:space="0" w:color="auto"/>
                  </w:divBdr>
                  <w:divsChild>
                    <w:div w:id="1204295517">
                      <w:marLeft w:val="0"/>
                      <w:marRight w:val="0"/>
                      <w:marTop w:val="0"/>
                      <w:marBottom w:val="0"/>
                      <w:divBdr>
                        <w:top w:val="none" w:sz="0" w:space="0" w:color="auto"/>
                        <w:left w:val="none" w:sz="0" w:space="0" w:color="auto"/>
                        <w:bottom w:val="none" w:sz="0" w:space="0" w:color="auto"/>
                        <w:right w:val="none" w:sz="0" w:space="0" w:color="auto"/>
                      </w:divBdr>
                    </w:div>
                  </w:divsChild>
                </w:div>
                <w:div w:id="431632536">
                  <w:marLeft w:val="0"/>
                  <w:marRight w:val="0"/>
                  <w:marTop w:val="0"/>
                  <w:marBottom w:val="0"/>
                  <w:divBdr>
                    <w:top w:val="none" w:sz="0" w:space="0" w:color="auto"/>
                    <w:left w:val="none" w:sz="0" w:space="0" w:color="auto"/>
                    <w:bottom w:val="none" w:sz="0" w:space="0" w:color="auto"/>
                    <w:right w:val="none" w:sz="0" w:space="0" w:color="auto"/>
                  </w:divBdr>
                  <w:divsChild>
                    <w:div w:id="39866357">
                      <w:marLeft w:val="0"/>
                      <w:marRight w:val="0"/>
                      <w:marTop w:val="0"/>
                      <w:marBottom w:val="0"/>
                      <w:divBdr>
                        <w:top w:val="none" w:sz="0" w:space="0" w:color="auto"/>
                        <w:left w:val="none" w:sz="0" w:space="0" w:color="auto"/>
                        <w:bottom w:val="none" w:sz="0" w:space="0" w:color="auto"/>
                        <w:right w:val="none" w:sz="0" w:space="0" w:color="auto"/>
                      </w:divBdr>
                    </w:div>
                  </w:divsChild>
                </w:div>
                <w:div w:id="1422142729">
                  <w:marLeft w:val="0"/>
                  <w:marRight w:val="0"/>
                  <w:marTop w:val="0"/>
                  <w:marBottom w:val="0"/>
                  <w:divBdr>
                    <w:top w:val="none" w:sz="0" w:space="0" w:color="auto"/>
                    <w:left w:val="none" w:sz="0" w:space="0" w:color="auto"/>
                    <w:bottom w:val="none" w:sz="0" w:space="0" w:color="auto"/>
                    <w:right w:val="none" w:sz="0" w:space="0" w:color="auto"/>
                  </w:divBdr>
                  <w:divsChild>
                    <w:div w:id="1622809664">
                      <w:marLeft w:val="0"/>
                      <w:marRight w:val="0"/>
                      <w:marTop w:val="0"/>
                      <w:marBottom w:val="0"/>
                      <w:divBdr>
                        <w:top w:val="none" w:sz="0" w:space="0" w:color="auto"/>
                        <w:left w:val="none" w:sz="0" w:space="0" w:color="auto"/>
                        <w:bottom w:val="none" w:sz="0" w:space="0" w:color="auto"/>
                        <w:right w:val="none" w:sz="0" w:space="0" w:color="auto"/>
                      </w:divBdr>
                    </w:div>
                  </w:divsChild>
                </w:div>
                <w:div w:id="1249386878">
                  <w:marLeft w:val="0"/>
                  <w:marRight w:val="0"/>
                  <w:marTop w:val="0"/>
                  <w:marBottom w:val="0"/>
                  <w:divBdr>
                    <w:top w:val="none" w:sz="0" w:space="0" w:color="auto"/>
                    <w:left w:val="none" w:sz="0" w:space="0" w:color="auto"/>
                    <w:bottom w:val="none" w:sz="0" w:space="0" w:color="auto"/>
                    <w:right w:val="none" w:sz="0" w:space="0" w:color="auto"/>
                  </w:divBdr>
                  <w:divsChild>
                    <w:div w:id="919287620">
                      <w:marLeft w:val="0"/>
                      <w:marRight w:val="0"/>
                      <w:marTop w:val="0"/>
                      <w:marBottom w:val="0"/>
                      <w:divBdr>
                        <w:top w:val="none" w:sz="0" w:space="0" w:color="auto"/>
                        <w:left w:val="none" w:sz="0" w:space="0" w:color="auto"/>
                        <w:bottom w:val="none" w:sz="0" w:space="0" w:color="auto"/>
                        <w:right w:val="none" w:sz="0" w:space="0" w:color="auto"/>
                      </w:divBdr>
                    </w:div>
                  </w:divsChild>
                </w:div>
                <w:div w:id="1189103779">
                  <w:marLeft w:val="0"/>
                  <w:marRight w:val="0"/>
                  <w:marTop w:val="0"/>
                  <w:marBottom w:val="0"/>
                  <w:divBdr>
                    <w:top w:val="none" w:sz="0" w:space="0" w:color="auto"/>
                    <w:left w:val="none" w:sz="0" w:space="0" w:color="auto"/>
                    <w:bottom w:val="none" w:sz="0" w:space="0" w:color="auto"/>
                    <w:right w:val="none" w:sz="0" w:space="0" w:color="auto"/>
                  </w:divBdr>
                  <w:divsChild>
                    <w:div w:id="1788697418">
                      <w:marLeft w:val="0"/>
                      <w:marRight w:val="0"/>
                      <w:marTop w:val="0"/>
                      <w:marBottom w:val="0"/>
                      <w:divBdr>
                        <w:top w:val="none" w:sz="0" w:space="0" w:color="auto"/>
                        <w:left w:val="none" w:sz="0" w:space="0" w:color="auto"/>
                        <w:bottom w:val="none" w:sz="0" w:space="0" w:color="auto"/>
                        <w:right w:val="none" w:sz="0" w:space="0" w:color="auto"/>
                      </w:divBdr>
                    </w:div>
                  </w:divsChild>
                </w:div>
                <w:div w:id="409163325">
                  <w:marLeft w:val="0"/>
                  <w:marRight w:val="0"/>
                  <w:marTop w:val="0"/>
                  <w:marBottom w:val="0"/>
                  <w:divBdr>
                    <w:top w:val="none" w:sz="0" w:space="0" w:color="auto"/>
                    <w:left w:val="none" w:sz="0" w:space="0" w:color="auto"/>
                    <w:bottom w:val="none" w:sz="0" w:space="0" w:color="auto"/>
                    <w:right w:val="none" w:sz="0" w:space="0" w:color="auto"/>
                  </w:divBdr>
                  <w:divsChild>
                    <w:div w:id="838623426">
                      <w:marLeft w:val="0"/>
                      <w:marRight w:val="0"/>
                      <w:marTop w:val="0"/>
                      <w:marBottom w:val="0"/>
                      <w:divBdr>
                        <w:top w:val="none" w:sz="0" w:space="0" w:color="auto"/>
                        <w:left w:val="none" w:sz="0" w:space="0" w:color="auto"/>
                        <w:bottom w:val="none" w:sz="0" w:space="0" w:color="auto"/>
                        <w:right w:val="none" w:sz="0" w:space="0" w:color="auto"/>
                      </w:divBdr>
                    </w:div>
                  </w:divsChild>
                </w:div>
                <w:div w:id="1452628522">
                  <w:marLeft w:val="0"/>
                  <w:marRight w:val="0"/>
                  <w:marTop w:val="0"/>
                  <w:marBottom w:val="0"/>
                  <w:divBdr>
                    <w:top w:val="none" w:sz="0" w:space="0" w:color="auto"/>
                    <w:left w:val="none" w:sz="0" w:space="0" w:color="auto"/>
                    <w:bottom w:val="none" w:sz="0" w:space="0" w:color="auto"/>
                    <w:right w:val="none" w:sz="0" w:space="0" w:color="auto"/>
                  </w:divBdr>
                  <w:divsChild>
                    <w:div w:id="314380665">
                      <w:marLeft w:val="0"/>
                      <w:marRight w:val="0"/>
                      <w:marTop w:val="0"/>
                      <w:marBottom w:val="0"/>
                      <w:divBdr>
                        <w:top w:val="none" w:sz="0" w:space="0" w:color="auto"/>
                        <w:left w:val="none" w:sz="0" w:space="0" w:color="auto"/>
                        <w:bottom w:val="none" w:sz="0" w:space="0" w:color="auto"/>
                        <w:right w:val="none" w:sz="0" w:space="0" w:color="auto"/>
                      </w:divBdr>
                    </w:div>
                  </w:divsChild>
                </w:div>
                <w:div w:id="1757283466">
                  <w:marLeft w:val="0"/>
                  <w:marRight w:val="0"/>
                  <w:marTop w:val="0"/>
                  <w:marBottom w:val="0"/>
                  <w:divBdr>
                    <w:top w:val="none" w:sz="0" w:space="0" w:color="auto"/>
                    <w:left w:val="none" w:sz="0" w:space="0" w:color="auto"/>
                    <w:bottom w:val="none" w:sz="0" w:space="0" w:color="auto"/>
                    <w:right w:val="none" w:sz="0" w:space="0" w:color="auto"/>
                  </w:divBdr>
                  <w:divsChild>
                    <w:div w:id="223569790">
                      <w:marLeft w:val="0"/>
                      <w:marRight w:val="0"/>
                      <w:marTop w:val="0"/>
                      <w:marBottom w:val="0"/>
                      <w:divBdr>
                        <w:top w:val="none" w:sz="0" w:space="0" w:color="auto"/>
                        <w:left w:val="none" w:sz="0" w:space="0" w:color="auto"/>
                        <w:bottom w:val="none" w:sz="0" w:space="0" w:color="auto"/>
                        <w:right w:val="none" w:sz="0" w:space="0" w:color="auto"/>
                      </w:divBdr>
                    </w:div>
                  </w:divsChild>
                </w:div>
                <w:div w:id="122579763">
                  <w:marLeft w:val="0"/>
                  <w:marRight w:val="0"/>
                  <w:marTop w:val="0"/>
                  <w:marBottom w:val="0"/>
                  <w:divBdr>
                    <w:top w:val="none" w:sz="0" w:space="0" w:color="auto"/>
                    <w:left w:val="none" w:sz="0" w:space="0" w:color="auto"/>
                    <w:bottom w:val="none" w:sz="0" w:space="0" w:color="auto"/>
                    <w:right w:val="none" w:sz="0" w:space="0" w:color="auto"/>
                  </w:divBdr>
                  <w:divsChild>
                    <w:div w:id="661857176">
                      <w:marLeft w:val="0"/>
                      <w:marRight w:val="0"/>
                      <w:marTop w:val="0"/>
                      <w:marBottom w:val="0"/>
                      <w:divBdr>
                        <w:top w:val="none" w:sz="0" w:space="0" w:color="auto"/>
                        <w:left w:val="none" w:sz="0" w:space="0" w:color="auto"/>
                        <w:bottom w:val="none" w:sz="0" w:space="0" w:color="auto"/>
                        <w:right w:val="none" w:sz="0" w:space="0" w:color="auto"/>
                      </w:divBdr>
                    </w:div>
                  </w:divsChild>
                </w:div>
                <w:div w:id="1754934108">
                  <w:marLeft w:val="0"/>
                  <w:marRight w:val="0"/>
                  <w:marTop w:val="0"/>
                  <w:marBottom w:val="0"/>
                  <w:divBdr>
                    <w:top w:val="none" w:sz="0" w:space="0" w:color="auto"/>
                    <w:left w:val="none" w:sz="0" w:space="0" w:color="auto"/>
                    <w:bottom w:val="none" w:sz="0" w:space="0" w:color="auto"/>
                    <w:right w:val="none" w:sz="0" w:space="0" w:color="auto"/>
                  </w:divBdr>
                  <w:divsChild>
                    <w:div w:id="692532050">
                      <w:marLeft w:val="0"/>
                      <w:marRight w:val="0"/>
                      <w:marTop w:val="0"/>
                      <w:marBottom w:val="0"/>
                      <w:divBdr>
                        <w:top w:val="none" w:sz="0" w:space="0" w:color="auto"/>
                        <w:left w:val="none" w:sz="0" w:space="0" w:color="auto"/>
                        <w:bottom w:val="none" w:sz="0" w:space="0" w:color="auto"/>
                        <w:right w:val="none" w:sz="0" w:space="0" w:color="auto"/>
                      </w:divBdr>
                    </w:div>
                  </w:divsChild>
                </w:div>
                <w:div w:id="280574453">
                  <w:marLeft w:val="0"/>
                  <w:marRight w:val="0"/>
                  <w:marTop w:val="0"/>
                  <w:marBottom w:val="0"/>
                  <w:divBdr>
                    <w:top w:val="none" w:sz="0" w:space="0" w:color="auto"/>
                    <w:left w:val="none" w:sz="0" w:space="0" w:color="auto"/>
                    <w:bottom w:val="none" w:sz="0" w:space="0" w:color="auto"/>
                    <w:right w:val="none" w:sz="0" w:space="0" w:color="auto"/>
                  </w:divBdr>
                  <w:divsChild>
                    <w:div w:id="2033266465">
                      <w:marLeft w:val="0"/>
                      <w:marRight w:val="0"/>
                      <w:marTop w:val="0"/>
                      <w:marBottom w:val="0"/>
                      <w:divBdr>
                        <w:top w:val="none" w:sz="0" w:space="0" w:color="auto"/>
                        <w:left w:val="none" w:sz="0" w:space="0" w:color="auto"/>
                        <w:bottom w:val="none" w:sz="0" w:space="0" w:color="auto"/>
                        <w:right w:val="none" w:sz="0" w:space="0" w:color="auto"/>
                      </w:divBdr>
                    </w:div>
                  </w:divsChild>
                </w:div>
                <w:div w:id="1290669172">
                  <w:marLeft w:val="0"/>
                  <w:marRight w:val="0"/>
                  <w:marTop w:val="0"/>
                  <w:marBottom w:val="0"/>
                  <w:divBdr>
                    <w:top w:val="none" w:sz="0" w:space="0" w:color="auto"/>
                    <w:left w:val="none" w:sz="0" w:space="0" w:color="auto"/>
                    <w:bottom w:val="none" w:sz="0" w:space="0" w:color="auto"/>
                    <w:right w:val="none" w:sz="0" w:space="0" w:color="auto"/>
                  </w:divBdr>
                  <w:divsChild>
                    <w:div w:id="288365355">
                      <w:marLeft w:val="0"/>
                      <w:marRight w:val="0"/>
                      <w:marTop w:val="0"/>
                      <w:marBottom w:val="0"/>
                      <w:divBdr>
                        <w:top w:val="none" w:sz="0" w:space="0" w:color="auto"/>
                        <w:left w:val="none" w:sz="0" w:space="0" w:color="auto"/>
                        <w:bottom w:val="none" w:sz="0" w:space="0" w:color="auto"/>
                        <w:right w:val="none" w:sz="0" w:space="0" w:color="auto"/>
                      </w:divBdr>
                    </w:div>
                  </w:divsChild>
                </w:div>
                <w:div w:id="90668338">
                  <w:marLeft w:val="0"/>
                  <w:marRight w:val="0"/>
                  <w:marTop w:val="0"/>
                  <w:marBottom w:val="0"/>
                  <w:divBdr>
                    <w:top w:val="none" w:sz="0" w:space="0" w:color="auto"/>
                    <w:left w:val="none" w:sz="0" w:space="0" w:color="auto"/>
                    <w:bottom w:val="none" w:sz="0" w:space="0" w:color="auto"/>
                    <w:right w:val="none" w:sz="0" w:space="0" w:color="auto"/>
                  </w:divBdr>
                  <w:divsChild>
                    <w:div w:id="1552427641">
                      <w:marLeft w:val="0"/>
                      <w:marRight w:val="0"/>
                      <w:marTop w:val="0"/>
                      <w:marBottom w:val="0"/>
                      <w:divBdr>
                        <w:top w:val="none" w:sz="0" w:space="0" w:color="auto"/>
                        <w:left w:val="none" w:sz="0" w:space="0" w:color="auto"/>
                        <w:bottom w:val="none" w:sz="0" w:space="0" w:color="auto"/>
                        <w:right w:val="none" w:sz="0" w:space="0" w:color="auto"/>
                      </w:divBdr>
                    </w:div>
                  </w:divsChild>
                </w:div>
                <w:div w:id="846286761">
                  <w:marLeft w:val="0"/>
                  <w:marRight w:val="0"/>
                  <w:marTop w:val="0"/>
                  <w:marBottom w:val="0"/>
                  <w:divBdr>
                    <w:top w:val="none" w:sz="0" w:space="0" w:color="auto"/>
                    <w:left w:val="none" w:sz="0" w:space="0" w:color="auto"/>
                    <w:bottom w:val="none" w:sz="0" w:space="0" w:color="auto"/>
                    <w:right w:val="none" w:sz="0" w:space="0" w:color="auto"/>
                  </w:divBdr>
                  <w:divsChild>
                    <w:div w:id="449711603">
                      <w:marLeft w:val="0"/>
                      <w:marRight w:val="0"/>
                      <w:marTop w:val="0"/>
                      <w:marBottom w:val="0"/>
                      <w:divBdr>
                        <w:top w:val="none" w:sz="0" w:space="0" w:color="auto"/>
                        <w:left w:val="none" w:sz="0" w:space="0" w:color="auto"/>
                        <w:bottom w:val="none" w:sz="0" w:space="0" w:color="auto"/>
                        <w:right w:val="none" w:sz="0" w:space="0" w:color="auto"/>
                      </w:divBdr>
                    </w:div>
                  </w:divsChild>
                </w:div>
                <w:div w:id="952177878">
                  <w:marLeft w:val="0"/>
                  <w:marRight w:val="0"/>
                  <w:marTop w:val="0"/>
                  <w:marBottom w:val="0"/>
                  <w:divBdr>
                    <w:top w:val="none" w:sz="0" w:space="0" w:color="auto"/>
                    <w:left w:val="none" w:sz="0" w:space="0" w:color="auto"/>
                    <w:bottom w:val="none" w:sz="0" w:space="0" w:color="auto"/>
                    <w:right w:val="none" w:sz="0" w:space="0" w:color="auto"/>
                  </w:divBdr>
                  <w:divsChild>
                    <w:div w:id="851799689">
                      <w:marLeft w:val="0"/>
                      <w:marRight w:val="0"/>
                      <w:marTop w:val="0"/>
                      <w:marBottom w:val="0"/>
                      <w:divBdr>
                        <w:top w:val="none" w:sz="0" w:space="0" w:color="auto"/>
                        <w:left w:val="none" w:sz="0" w:space="0" w:color="auto"/>
                        <w:bottom w:val="none" w:sz="0" w:space="0" w:color="auto"/>
                        <w:right w:val="none" w:sz="0" w:space="0" w:color="auto"/>
                      </w:divBdr>
                    </w:div>
                  </w:divsChild>
                </w:div>
                <w:div w:id="1241982905">
                  <w:marLeft w:val="0"/>
                  <w:marRight w:val="0"/>
                  <w:marTop w:val="0"/>
                  <w:marBottom w:val="0"/>
                  <w:divBdr>
                    <w:top w:val="none" w:sz="0" w:space="0" w:color="auto"/>
                    <w:left w:val="none" w:sz="0" w:space="0" w:color="auto"/>
                    <w:bottom w:val="none" w:sz="0" w:space="0" w:color="auto"/>
                    <w:right w:val="none" w:sz="0" w:space="0" w:color="auto"/>
                  </w:divBdr>
                  <w:divsChild>
                    <w:div w:id="1610048197">
                      <w:marLeft w:val="0"/>
                      <w:marRight w:val="0"/>
                      <w:marTop w:val="0"/>
                      <w:marBottom w:val="0"/>
                      <w:divBdr>
                        <w:top w:val="none" w:sz="0" w:space="0" w:color="auto"/>
                        <w:left w:val="none" w:sz="0" w:space="0" w:color="auto"/>
                        <w:bottom w:val="none" w:sz="0" w:space="0" w:color="auto"/>
                        <w:right w:val="none" w:sz="0" w:space="0" w:color="auto"/>
                      </w:divBdr>
                    </w:div>
                  </w:divsChild>
                </w:div>
                <w:div w:id="88741755">
                  <w:marLeft w:val="0"/>
                  <w:marRight w:val="0"/>
                  <w:marTop w:val="0"/>
                  <w:marBottom w:val="0"/>
                  <w:divBdr>
                    <w:top w:val="none" w:sz="0" w:space="0" w:color="auto"/>
                    <w:left w:val="none" w:sz="0" w:space="0" w:color="auto"/>
                    <w:bottom w:val="none" w:sz="0" w:space="0" w:color="auto"/>
                    <w:right w:val="none" w:sz="0" w:space="0" w:color="auto"/>
                  </w:divBdr>
                  <w:divsChild>
                    <w:div w:id="39524747">
                      <w:marLeft w:val="0"/>
                      <w:marRight w:val="0"/>
                      <w:marTop w:val="0"/>
                      <w:marBottom w:val="0"/>
                      <w:divBdr>
                        <w:top w:val="none" w:sz="0" w:space="0" w:color="auto"/>
                        <w:left w:val="none" w:sz="0" w:space="0" w:color="auto"/>
                        <w:bottom w:val="none" w:sz="0" w:space="0" w:color="auto"/>
                        <w:right w:val="none" w:sz="0" w:space="0" w:color="auto"/>
                      </w:divBdr>
                    </w:div>
                  </w:divsChild>
                </w:div>
                <w:div w:id="673537326">
                  <w:marLeft w:val="0"/>
                  <w:marRight w:val="0"/>
                  <w:marTop w:val="0"/>
                  <w:marBottom w:val="0"/>
                  <w:divBdr>
                    <w:top w:val="none" w:sz="0" w:space="0" w:color="auto"/>
                    <w:left w:val="none" w:sz="0" w:space="0" w:color="auto"/>
                    <w:bottom w:val="none" w:sz="0" w:space="0" w:color="auto"/>
                    <w:right w:val="none" w:sz="0" w:space="0" w:color="auto"/>
                  </w:divBdr>
                  <w:divsChild>
                    <w:div w:id="1184325126">
                      <w:marLeft w:val="0"/>
                      <w:marRight w:val="0"/>
                      <w:marTop w:val="0"/>
                      <w:marBottom w:val="0"/>
                      <w:divBdr>
                        <w:top w:val="none" w:sz="0" w:space="0" w:color="auto"/>
                        <w:left w:val="none" w:sz="0" w:space="0" w:color="auto"/>
                        <w:bottom w:val="none" w:sz="0" w:space="0" w:color="auto"/>
                        <w:right w:val="none" w:sz="0" w:space="0" w:color="auto"/>
                      </w:divBdr>
                    </w:div>
                  </w:divsChild>
                </w:div>
                <w:div w:id="151918396">
                  <w:marLeft w:val="0"/>
                  <w:marRight w:val="0"/>
                  <w:marTop w:val="0"/>
                  <w:marBottom w:val="0"/>
                  <w:divBdr>
                    <w:top w:val="none" w:sz="0" w:space="0" w:color="auto"/>
                    <w:left w:val="none" w:sz="0" w:space="0" w:color="auto"/>
                    <w:bottom w:val="none" w:sz="0" w:space="0" w:color="auto"/>
                    <w:right w:val="none" w:sz="0" w:space="0" w:color="auto"/>
                  </w:divBdr>
                  <w:divsChild>
                    <w:div w:id="1625768311">
                      <w:marLeft w:val="0"/>
                      <w:marRight w:val="0"/>
                      <w:marTop w:val="0"/>
                      <w:marBottom w:val="0"/>
                      <w:divBdr>
                        <w:top w:val="none" w:sz="0" w:space="0" w:color="auto"/>
                        <w:left w:val="none" w:sz="0" w:space="0" w:color="auto"/>
                        <w:bottom w:val="none" w:sz="0" w:space="0" w:color="auto"/>
                        <w:right w:val="none" w:sz="0" w:space="0" w:color="auto"/>
                      </w:divBdr>
                    </w:div>
                  </w:divsChild>
                </w:div>
                <w:div w:id="711921558">
                  <w:marLeft w:val="0"/>
                  <w:marRight w:val="0"/>
                  <w:marTop w:val="0"/>
                  <w:marBottom w:val="0"/>
                  <w:divBdr>
                    <w:top w:val="none" w:sz="0" w:space="0" w:color="auto"/>
                    <w:left w:val="none" w:sz="0" w:space="0" w:color="auto"/>
                    <w:bottom w:val="none" w:sz="0" w:space="0" w:color="auto"/>
                    <w:right w:val="none" w:sz="0" w:space="0" w:color="auto"/>
                  </w:divBdr>
                  <w:divsChild>
                    <w:div w:id="1483888027">
                      <w:marLeft w:val="0"/>
                      <w:marRight w:val="0"/>
                      <w:marTop w:val="0"/>
                      <w:marBottom w:val="0"/>
                      <w:divBdr>
                        <w:top w:val="none" w:sz="0" w:space="0" w:color="auto"/>
                        <w:left w:val="none" w:sz="0" w:space="0" w:color="auto"/>
                        <w:bottom w:val="none" w:sz="0" w:space="0" w:color="auto"/>
                        <w:right w:val="none" w:sz="0" w:space="0" w:color="auto"/>
                      </w:divBdr>
                    </w:div>
                  </w:divsChild>
                </w:div>
                <w:div w:id="605038718">
                  <w:marLeft w:val="0"/>
                  <w:marRight w:val="0"/>
                  <w:marTop w:val="0"/>
                  <w:marBottom w:val="0"/>
                  <w:divBdr>
                    <w:top w:val="none" w:sz="0" w:space="0" w:color="auto"/>
                    <w:left w:val="none" w:sz="0" w:space="0" w:color="auto"/>
                    <w:bottom w:val="none" w:sz="0" w:space="0" w:color="auto"/>
                    <w:right w:val="none" w:sz="0" w:space="0" w:color="auto"/>
                  </w:divBdr>
                  <w:divsChild>
                    <w:div w:id="1870681465">
                      <w:marLeft w:val="0"/>
                      <w:marRight w:val="0"/>
                      <w:marTop w:val="0"/>
                      <w:marBottom w:val="0"/>
                      <w:divBdr>
                        <w:top w:val="none" w:sz="0" w:space="0" w:color="auto"/>
                        <w:left w:val="none" w:sz="0" w:space="0" w:color="auto"/>
                        <w:bottom w:val="none" w:sz="0" w:space="0" w:color="auto"/>
                        <w:right w:val="none" w:sz="0" w:space="0" w:color="auto"/>
                      </w:divBdr>
                    </w:div>
                  </w:divsChild>
                </w:div>
                <w:div w:id="1375350285">
                  <w:marLeft w:val="0"/>
                  <w:marRight w:val="0"/>
                  <w:marTop w:val="0"/>
                  <w:marBottom w:val="0"/>
                  <w:divBdr>
                    <w:top w:val="none" w:sz="0" w:space="0" w:color="auto"/>
                    <w:left w:val="none" w:sz="0" w:space="0" w:color="auto"/>
                    <w:bottom w:val="none" w:sz="0" w:space="0" w:color="auto"/>
                    <w:right w:val="none" w:sz="0" w:space="0" w:color="auto"/>
                  </w:divBdr>
                  <w:divsChild>
                    <w:div w:id="40371829">
                      <w:marLeft w:val="0"/>
                      <w:marRight w:val="0"/>
                      <w:marTop w:val="0"/>
                      <w:marBottom w:val="0"/>
                      <w:divBdr>
                        <w:top w:val="none" w:sz="0" w:space="0" w:color="auto"/>
                        <w:left w:val="none" w:sz="0" w:space="0" w:color="auto"/>
                        <w:bottom w:val="none" w:sz="0" w:space="0" w:color="auto"/>
                        <w:right w:val="none" w:sz="0" w:space="0" w:color="auto"/>
                      </w:divBdr>
                    </w:div>
                  </w:divsChild>
                </w:div>
                <w:div w:id="1778331857">
                  <w:marLeft w:val="0"/>
                  <w:marRight w:val="0"/>
                  <w:marTop w:val="0"/>
                  <w:marBottom w:val="0"/>
                  <w:divBdr>
                    <w:top w:val="none" w:sz="0" w:space="0" w:color="auto"/>
                    <w:left w:val="none" w:sz="0" w:space="0" w:color="auto"/>
                    <w:bottom w:val="none" w:sz="0" w:space="0" w:color="auto"/>
                    <w:right w:val="none" w:sz="0" w:space="0" w:color="auto"/>
                  </w:divBdr>
                  <w:divsChild>
                    <w:div w:id="1248072117">
                      <w:marLeft w:val="0"/>
                      <w:marRight w:val="0"/>
                      <w:marTop w:val="0"/>
                      <w:marBottom w:val="0"/>
                      <w:divBdr>
                        <w:top w:val="none" w:sz="0" w:space="0" w:color="auto"/>
                        <w:left w:val="none" w:sz="0" w:space="0" w:color="auto"/>
                        <w:bottom w:val="none" w:sz="0" w:space="0" w:color="auto"/>
                        <w:right w:val="none" w:sz="0" w:space="0" w:color="auto"/>
                      </w:divBdr>
                    </w:div>
                  </w:divsChild>
                </w:div>
                <w:div w:id="1129132158">
                  <w:marLeft w:val="0"/>
                  <w:marRight w:val="0"/>
                  <w:marTop w:val="0"/>
                  <w:marBottom w:val="0"/>
                  <w:divBdr>
                    <w:top w:val="none" w:sz="0" w:space="0" w:color="auto"/>
                    <w:left w:val="none" w:sz="0" w:space="0" w:color="auto"/>
                    <w:bottom w:val="none" w:sz="0" w:space="0" w:color="auto"/>
                    <w:right w:val="none" w:sz="0" w:space="0" w:color="auto"/>
                  </w:divBdr>
                  <w:divsChild>
                    <w:div w:id="1456371051">
                      <w:marLeft w:val="0"/>
                      <w:marRight w:val="0"/>
                      <w:marTop w:val="0"/>
                      <w:marBottom w:val="0"/>
                      <w:divBdr>
                        <w:top w:val="none" w:sz="0" w:space="0" w:color="auto"/>
                        <w:left w:val="none" w:sz="0" w:space="0" w:color="auto"/>
                        <w:bottom w:val="none" w:sz="0" w:space="0" w:color="auto"/>
                        <w:right w:val="none" w:sz="0" w:space="0" w:color="auto"/>
                      </w:divBdr>
                    </w:div>
                  </w:divsChild>
                </w:div>
                <w:div w:id="479081463">
                  <w:marLeft w:val="0"/>
                  <w:marRight w:val="0"/>
                  <w:marTop w:val="0"/>
                  <w:marBottom w:val="0"/>
                  <w:divBdr>
                    <w:top w:val="none" w:sz="0" w:space="0" w:color="auto"/>
                    <w:left w:val="none" w:sz="0" w:space="0" w:color="auto"/>
                    <w:bottom w:val="none" w:sz="0" w:space="0" w:color="auto"/>
                    <w:right w:val="none" w:sz="0" w:space="0" w:color="auto"/>
                  </w:divBdr>
                  <w:divsChild>
                    <w:div w:id="1704935706">
                      <w:marLeft w:val="0"/>
                      <w:marRight w:val="0"/>
                      <w:marTop w:val="0"/>
                      <w:marBottom w:val="0"/>
                      <w:divBdr>
                        <w:top w:val="none" w:sz="0" w:space="0" w:color="auto"/>
                        <w:left w:val="none" w:sz="0" w:space="0" w:color="auto"/>
                        <w:bottom w:val="none" w:sz="0" w:space="0" w:color="auto"/>
                        <w:right w:val="none" w:sz="0" w:space="0" w:color="auto"/>
                      </w:divBdr>
                    </w:div>
                  </w:divsChild>
                </w:div>
                <w:div w:id="137915385">
                  <w:marLeft w:val="0"/>
                  <w:marRight w:val="0"/>
                  <w:marTop w:val="0"/>
                  <w:marBottom w:val="0"/>
                  <w:divBdr>
                    <w:top w:val="none" w:sz="0" w:space="0" w:color="auto"/>
                    <w:left w:val="none" w:sz="0" w:space="0" w:color="auto"/>
                    <w:bottom w:val="none" w:sz="0" w:space="0" w:color="auto"/>
                    <w:right w:val="none" w:sz="0" w:space="0" w:color="auto"/>
                  </w:divBdr>
                  <w:divsChild>
                    <w:div w:id="488013596">
                      <w:marLeft w:val="0"/>
                      <w:marRight w:val="0"/>
                      <w:marTop w:val="0"/>
                      <w:marBottom w:val="0"/>
                      <w:divBdr>
                        <w:top w:val="none" w:sz="0" w:space="0" w:color="auto"/>
                        <w:left w:val="none" w:sz="0" w:space="0" w:color="auto"/>
                        <w:bottom w:val="none" w:sz="0" w:space="0" w:color="auto"/>
                        <w:right w:val="none" w:sz="0" w:space="0" w:color="auto"/>
                      </w:divBdr>
                    </w:div>
                  </w:divsChild>
                </w:div>
                <w:div w:id="566066020">
                  <w:marLeft w:val="0"/>
                  <w:marRight w:val="0"/>
                  <w:marTop w:val="0"/>
                  <w:marBottom w:val="0"/>
                  <w:divBdr>
                    <w:top w:val="none" w:sz="0" w:space="0" w:color="auto"/>
                    <w:left w:val="none" w:sz="0" w:space="0" w:color="auto"/>
                    <w:bottom w:val="none" w:sz="0" w:space="0" w:color="auto"/>
                    <w:right w:val="none" w:sz="0" w:space="0" w:color="auto"/>
                  </w:divBdr>
                  <w:divsChild>
                    <w:div w:id="12452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74792">
          <w:marLeft w:val="0"/>
          <w:marRight w:val="0"/>
          <w:marTop w:val="0"/>
          <w:marBottom w:val="0"/>
          <w:divBdr>
            <w:top w:val="none" w:sz="0" w:space="0" w:color="auto"/>
            <w:left w:val="none" w:sz="0" w:space="0" w:color="auto"/>
            <w:bottom w:val="none" w:sz="0" w:space="0" w:color="auto"/>
            <w:right w:val="none" w:sz="0" w:space="0" w:color="auto"/>
          </w:divBdr>
        </w:div>
      </w:divsChild>
    </w:div>
    <w:div w:id="1566185223">
      <w:bodyDiv w:val="1"/>
      <w:marLeft w:val="0"/>
      <w:marRight w:val="0"/>
      <w:marTop w:val="0"/>
      <w:marBottom w:val="0"/>
      <w:divBdr>
        <w:top w:val="none" w:sz="0" w:space="0" w:color="auto"/>
        <w:left w:val="none" w:sz="0" w:space="0" w:color="auto"/>
        <w:bottom w:val="none" w:sz="0" w:space="0" w:color="auto"/>
        <w:right w:val="none" w:sz="0" w:space="0" w:color="auto"/>
      </w:divBdr>
    </w:div>
    <w:div w:id="1639994801">
      <w:bodyDiv w:val="1"/>
      <w:marLeft w:val="0"/>
      <w:marRight w:val="0"/>
      <w:marTop w:val="0"/>
      <w:marBottom w:val="0"/>
      <w:divBdr>
        <w:top w:val="none" w:sz="0" w:space="0" w:color="auto"/>
        <w:left w:val="none" w:sz="0" w:space="0" w:color="auto"/>
        <w:bottom w:val="none" w:sz="0" w:space="0" w:color="auto"/>
        <w:right w:val="none" w:sz="0" w:space="0" w:color="auto"/>
      </w:divBdr>
    </w:div>
    <w:div w:id="1693141533">
      <w:bodyDiv w:val="1"/>
      <w:marLeft w:val="0"/>
      <w:marRight w:val="0"/>
      <w:marTop w:val="0"/>
      <w:marBottom w:val="0"/>
      <w:divBdr>
        <w:top w:val="none" w:sz="0" w:space="0" w:color="auto"/>
        <w:left w:val="none" w:sz="0" w:space="0" w:color="auto"/>
        <w:bottom w:val="none" w:sz="0" w:space="0" w:color="auto"/>
        <w:right w:val="none" w:sz="0" w:space="0" w:color="auto"/>
      </w:divBdr>
      <w:divsChild>
        <w:div w:id="534006623">
          <w:marLeft w:val="0"/>
          <w:marRight w:val="0"/>
          <w:marTop w:val="0"/>
          <w:marBottom w:val="0"/>
          <w:divBdr>
            <w:top w:val="none" w:sz="0" w:space="0" w:color="auto"/>
            <w:left w:val="none" w:sz="0" w:space="0" w:color="auto"/>
            <w:bottom w:val="none" w:sz="0" w:space="0" w:color="auto"/>
            <w:right w:val="none" w:sz="0" w:space="0" w:color="auto"/>
          </w:divBdr>
        </w:div>
        <w:div w:id="1106773131">
          <w:marLeft w:val="0"/>
          <w:marRight w:val="0"/>
          <w:marTop w:val="0"/>
          <w:marBottom w:val="0"/>
          <w:divBdr>
            <w:top w:val="none" w:sz="0" w:space="0" w:color="auto"/>
            <w:left w:val="none" w:sz="0" w:space="0" w:color="auto"/>
            <w:bottom w:val="none" w:sz="0" w:space="0" w:color="auto"/>
            <w:right w:val="none" w:sz="0" w:space="0" w:color="auto"/>
          </w:divBdr>
        </w:div>
        <w:div w:id="33039352">
          <w:marLeft w:val="0"/>
          <w:marRight w:val="0"/>
          <w:marTop w:val="0"/>
          <w:marBottom w:val="0"/>
          <w:divBdr>
            <w:top w:val="none" w:sz="0" w:space="0" w:color="auto"/>
            <w:left w:val="none" w:sz="0" w:space="0" w:color="auto"/>
            <w:bottom w:val="none" w:sz="0" w:space="0" w:color="auto"/>
            <w:right w:val="none" w:sz="0" w:space="0" w:color="auto"/>
          </w:divBdr>
        </w:div>
      </w:divsChild>
    </w:div>
    <w:div w:id="1796097605">
      <w:bodyDiv w:val="1"/>
      <w:marLeft w:val="0"/>
      <w:marRight w:val="0"/>
      <w:marTop w:val="0"/>
      <w:marBottom w:val="0"/>
      <w:divBdr>
        <w:top w:val="none" w:sz="0" w:space="0" w:color="auto"/>
        <w:left w:val="none" w:sz="0" w:space="0" w:color="auto"/>
        <w:bottom w:val="none" w:sz="0" w:space="0" w:color="auto"/>
        <w:right w:val="none" w:sz="0" w:space="0" w:color="auto"/>
      </w:divBdr>
      <w:divsChild>
        <w:div w:id="2110158677">
          <w:marLeft w:val="0"/>
          <w:marRight w:val="0"/>
          <w:marTop w:val="0"/>
          <w:marBottom w:val="0"/>
          <w:divBdr>
            <w:top w:val="none" w:sz="0" w:space="0" w:color="auto"/>
            <w:left w:val="none" w:sz="0" w:space="0" w:color="auto"/>
            <w:bottom w:val="none" w:sz="0" w:space="0" w:color="auto"/>
            <w:right w:val="none" w:sz="0" w:space="0" w:color="auto"/>
          </w:divBdr>
        </w:div>
        <w:div w:id="813907940">
          <w:marLeft w:val="0"/>
          <w:marRight w:val="0"/>
          <w:marTop w:val="0"/>
          <w:marBottom w:val="0"/>
          <w:divBdr>
            <w:top w:val="none" w:sz="0" w:space="0" w:color="auto"/>
            <w:left w:val="none" w:sz="0" w:space="0" w:color="auto"/>
            <w:bottom w:val="none" w:sz="0" w:space="0" w:color="auto"/>
            <w:right w:val="none" w:sz="0" w:space="0" w:color="auto"/>
          </w:divBdr>
        </w:div>
        <w:div w:id="386269467">
          <w:marLeft w:val="0"/>
          <w:marRight w:val="0"/>
          <w:marTop w:val="0"/>
          <w:marBottom w:val="0"/>
          <w:divBdr>
            <w:top w:val="none" w:sz="0" w:space="0" w:color="auto"/>
            <w:left w:val="none" w:sz="0" w:space="0" w:color="auto"/>
            <w:bottom w:val="none" w:sz="0" w:space="0" w:color="auto"/>
            <w:right w:val="none" w:sz="0" w:space="0" w:color="auto"/>
          </w:divBdr>
        </w:div>
      </w:divsChild>
    </w:div>
    <w:div w:id="1841190516">
      <w:bodyDiv w:val="1"/>
      <w:marLeft w:val="0"/>
      <w:marRight w:val="0"/>
      <w:marTop w:val="0"/>
      <w:marBottom w:val="0"/>
      <w:divBdr>
        <w:top w:val="none" w:sz="0" w:space="0" w:color="auto"/>
        <w:left w:val="none" w:sz="0" w:space="0" w:color="auto"/>
        <w:bottom w:val="none" w:sz="0" w:space="0" w:color="auto"/>
        <w:right w:val="none" w:sz="0" w:space="0" w:color="auto"/>
      </w:divBdr>
      <w:divsChild>
        <w:div w:id="1867599694">
          <w:marLeft w:val="0"/>
          <w:marRight w:val="0"/>
          <w:marTop w:val="0"/>
          <w:marBottom w:val="0"/>
          <w:divBdr>
            <w:top w:val="none" w:sz="0" w:space="0" w:color="auto"/>
            <w:left w:val="none" w:sz="0" w:space="0" w:color="auto"/>
            <w:bottom w:val="none" w:sz="0" w:space="0" w:color="auto"/>
            <w:right w:val="none" w:sz="0" w:space="0" w:color="auto"/>
          </w:divBdr>
        </w:div>
        <w:div w:id="67575226">
          <w:marLeft w:val="0"/>
          <w:marRight w:val="0"/>
          <w:marTop w:val="0"/>
          <w:marBottom w:val="0"/>
          <w:divBdr>
            <w:top w:val="none" w:sz="0" w:space="0" w:color="auto"/>
            <w:left w:val="none" w:sz="0" w:space="0" w:color="auto"/>
            <w:bottom w:val="none" w:sz="0" w:space="0" w:color="auto"/>
            <w:right w:val="none" w:sz="0" w:space="0" w:color="auto"/>
          </w:divBdr>
        </w:div>
      </w:divsChild>
    </w:div>
    <w:div w:id="1945530442">
      <w:bodyDiv w:val="1"/>
      <w:marLeft w:val="0"/>
      <w:marRight w:val="0"/>
      <w:marTop w:val="0"/>
      <w:marBottom w:val="0"/>
      <w:divBdr>
        <w:top w:val="none" w:sz="0" w:space="0" w:color="auto"/>
        <w:left w:val="none" w:sz="0" w:space="0" w:color="auto"/>
        <w:bottom w:val="none" w:sz="0" w:space="0" w:color="auto"/>
        <w:right w:val="none" w:sz="0" w:space="0" w:color="auto"/>
      </w:divBdr>
      <w:divsChild>
        <w:div w:id="1178615792">
          <w:marLeft w:val="0"/>
          <w:marRight w:val="0"/>
          <w:marTop w:val="0"/>
          <w:marBottom w:val="0"/>
          <w:divBdr>
            <w:top w:val="none" w:sz="0" w:space="0" w:color="auto"/>
            <w:left w:val="none" w:sz="0" w:space="0" w:color="auto"/>
            <w:bottom w:val="none" w:sz="0" w:space="0" w:color="auto"/>
            <w:right w:val="none" w:sz="0" w:space="0" w:color="auto"/>
          </w:divBdr>
        </w:div>
        <w:div w:id="1944531100">
          <w:marLeft w:val="0"/>
          <w:marRight w:val="0"/>
          <w:marTop w:val="0"/>
          <w:marBottom w:val="0"/>
          <w:divBdr>
            <w:top w:val="none" w:sz="0" w:space="0" w:color="auto"/>
            <w:left w:val="none" w:sz="0" w:space="0" w:color="auto"/>
            <w:bottom w:val="none" w:sz="0" w:space="0" w:color="auto"/>
            <w:right w:val="none" w:sz="0" w:space="0" w:color="auto"/>
          </w:divBdr>
        </w:div>
      </w:divsChild>
    </w:div>
    <w:div w:id="2029870567">
      <w:bodyDiv w:val="1"/>
      <w:marLeft w:val="0"/>
      <w:marRight w:val="0"/>
      <w:marTop w:val="0"/>
      <w:marBottom w:val="0"/>
      <w:divBdr>
        <w:top w:val="none" w:sz="0" w:space="0" w:color="auto"/>
        <w:left w:val="none" w:sz="0" w:space="0" w:color="auto"/>
        <w:bottom w:val="none" w:sz="0" w:space="0" w:color="auto"/>
        <w:right w:val="none" w:sz="0" w:space="0" w:color="auto"/>
      </w:divBdr>
      <w:divsChild>
        <w:div w:id="201751407">
          <w:marLeft w:val="0"/>
          <w:marRight w:val="0"/>
          <w:marTop w:val="0"/>
          <w:marBottom w:val="0"/>
          <w:divBdr>
            <w:top w:val="none" w:sz="0" w:space="0" w:color="auto"/>
            <w:left w:val="none" w:sz="0" w:space="0" w:color="auto"/>
            <w:bottom w:val="none" w:sz="0" w:space="0" w:color="auto"/>
            <w:right w:val="none" w:sz="0" w:space="0" w:color="auto"/>
          </w:divBdr>
        </w:div>
        <w:div w:id="1137795676">
          <w:marLeft w:val="0"/>
          <w:marRight w:val="0"/>
          <w:marTop w:val="0"/>
          <w:marBottom w:val="0"/>
          <w:divBdr>
            <w:top w:val="none" w:sz="0" w:space="0" w:color="auto"/>
            <w:left w:val="none" w:sz="0" w:space="0" w:color="auto"/>
            <w:bottom w:val="none" w:sz="0" w:space="0" w:color="auto"/>
            <w:right w:val="none" w:sz="0" w:space="0" w:color="auto"/>
          </w:divBdr>
          <w:divsChild>
            <w:div w:id="550657716">
              <w:marLeft w:val="0"/>
              <w:marRight w:val="0"/>
              <w:marTop w:val="30"/>
              <w:marBottom w:val="30"/>
              <w:divBdr>
                <w:top w:val="none" w:sz="0" w:space="0" w:color="auto"/>
                <w:left w:val="none" w:sz="0" w:space="0" w:color="auto"/>
                <w:bottom w:val="none" w:sz="0" w:space="0" w:color="auto"/>
                <w:right w:val="none" w:sz="0" w:space="0" w:color="auto"/>
              </w:divBdr>
              <w:divsChild>
                <w:div w:id="1587885655">
                  <w:marLeft w:val="0"/>
                  <w:marRight w:val="0"/>
                  <w:marTop w:val="0"/>
                  <w:marBottom w:val="0"/>
                  <w:divBdr>
                    <w:top w:val="none" w:sz="0" w:space="0" w:color="auto"/>
                    <w:left w:val="none" w:sz="0" w:space="0" w:color="auto"/>
                    <w:bottom w:val="none" w:sz="0" w:space="0" w:color="auto"/>
                    <w:right w:val="none" w:sz="0" w:space="0" w:color="auto"/>
                  </w:divBdr>
                  <w:divsChild>
                    <w:div w:id="1892885475">
                      <w:marLeft w:val="0"/>
                      <w:marRight w:val="0"/>
                      <w:marTop w:val="0"/>
                      <w:marBottom w:val="0"/>
                      <w:divBdr>
                        <w:top w:val="none" w:sz="0" w:space="0" w:color="auto"/>
                        <w:left w:val="none" w:sz="0" w:space="0" w:color="auto"/>
                        <w:bottom w:val="none" w:sz="0" w:space="0" w:color="auto"/>
                        <w:right w:val="none" w:sz="0" w:space="0" w:color="auto"/>
                      </w:divBdr>
                    </w:div>
                  </w:divsChild>
                </w:div>
                <w:div w:id="112990907">
                  <w:marLeft w:val="0"/>
                  <w:marRight w:val="0"/>
                  <w:marTop w:val="0"/>
                  <w:marBottom w:val="0"/>
                  <w:divBdr>
                    <w:top w:val="none" w:sz="0" w:space="0" w:color="auto"/>
                    <w:left w:val="none" w:sz="0" w:space="0" w:color="auto"/>
                    <w:bottom w:val="none" w:sz="0" w:space="0" w:color="auto"/>
                    <w:right w:val="none" w:sz="0" w:space="0" w:color="auto"/>
                  </w:divBdr>
                  <w:divsChild>
                    <w:div w:id="890775214">
                      <w:marLeft w:val="0"/>
                      <w:marRight w:val="0"/>
                      <w:marTop w:val="0"/>
                      <w:marBottom w:val="0"/>
                      <w:divBdr>
                        <w:top w:val="none" w:sz="0" w:space="0" w:color="auto"/>
                        <w:left w:val="none" w:sz="0" w:space="0" w:color="auto"/>
                        <w:bottom w:val="none" w:sz="0" w:space="0" w:color="auto"/>
                        <w:right w:val="none" w:sz="0" w:space="0" w:color="auto"/>
                      </w:divBdr>
                    </w:div>
                  </w:divsChild>
                </w:div>
                <w:div w:id="360127738">
                  <w:marLeft w:val="0"/>
                  <w:marRight w:val="0"/>
                  <w:marTop w:val="0"/>
                  <w:marBottom w:val="0"/>
                  <w:divBdr>
                    <w:top w:val="none" w:sz="0" w:space="0" w:color="auto"/>
                    <w:left w:val="none" w:sz="0" w:space="0" w:color="auto"/>
                    <w:bottom w:val="none" w:sz="0" w:space="0" w:color="auto"/>
                    <w:right w:val="none" w:sz="0" w:space="0" w:color="auto"/>
                  </w:divBdr>
                  <w:divsChild>
                    <w:div w:id="20935408">
                      <w:marLeft w:val="0"/>
                      <w:marRight w:val="0"/>
                      <w:marTop w:val="0"/>
                      <w:marBottom w:val="0"/>
                      <w:divBdr>
                        <w:top w:val="none" w:sz="0" w:space="0" w:color="auto"/>
                        <w:left w:val="none" w:sz="0" w:space="0" w:color="auto"/>
                        <w:bottom w:val="none" w:sz="0" w:space="0" w:color="auto"/>
                        <w:right w:val="none" w:sz="0" w:space="0" w:color="auto"/>
                      </w:divBdr>
                    </w:div>
                  </w:divsChild>
                </w:div>
                <w:div w:id="1751923690">
                  <w:marLeft w:val="0"/>
                  <w:marRight w:val="0"/>
                  <w:marTop w:val="0"/>
                  <w:marBottom w:val="0"/>
                  <w:divBdr>
                    <w:top w:val="none" w:sz="0" w:space="0" w:color="auto"/>
                    <w:left w:val="none" w:sz="0" w:space="0" w:color="auto"/>
                    <w:bottom w:val="none" w:sz="0" w:space="0" w:color="auto"/>
                    <w:right w:val="none" w:sz="0" w:space="0" w:color="auto"/>
                  </w:divBdr>
                  <w:divsChild>
                    <w:div w:id="1137264981">
                      <w:marLeft w:val="0"/>
                      <w:marRight w:val="0"/>
                      <w:marTop w:val="0"/>
                      <w:marBottom w:val="0"/>
                      <w:divBdr>
                        <w:top w:val="none" w:sz="0" w:space="0" w:color="auto"/>
                        <w:left w:val="none" w:sz="0" w:space="0" w:color="auto"/>
                        <w:bottom w:val="none" w:sz="0" w:space="0" w:color="auto"/>
                        <w:right w:val="none" w:sz="0" w:space="0" w:color="auto"/>
                      </w:divBdr>
                    </w:div>
                  </w:divsChild>
                </w:div>
                <w:div w:id="489255047">
                  <w:marLeft w:val="0"/>
                  <w:marRight w:val="0"/>
                  <w:marTop w:val="0"/>
                  <w:marBottom w:val="0"/>
                  <w:divBdr>
                    <w:top w:val="none" w:sz="0" w:space="0" w:color="auto"/>
                    <w:left w:val="none" w:sz="0" w:space="0" w:color="auto"/>
                    <w:bottom w:val="none" w:sz="0" w:space="0" w:color="auto"/>
                    <w:right w:val="none" w:sz="0" w:space="0" w:color="auto"/>
                  </w:divBdr>
                  <w:divsChild>
                    <w:div w:id="445394047">
                      <w:marLeft w:val="0"/>
                      <w:marRight w:val="0"/>
                      <w:marTop w:val="0"/>
                      <w:marBottom w:val="0"/>
                      <w:divBdr>
                        <w:top w:val="none" w:sz="0" w:space="0" w:color="auto"/>
                        <w:left w:val="none" w:sz="0" w:space="0" w:color="auto"/>
                        <w:bottom w:val="none" w:sz="0" w:space="0" w:color="auto"/>
                        <w:right w:val="none" w:sz="0" w:space="0" w:color="auto"/>
                      </w:divBdr>
                    </w:div>
                  </w:divsChild>
                </w:div>
                <w:div w:id="2001225097">
                  <w:marLeft w:val="0"/>
                  <w:marRight w:val="0"/>
                  <w:marTop w:val="0"/>
                  <w:marBottom w:val="0"/>
                  <w:divBdr>
                    <w:top w:val="none" w:sz="0" w:space="0" w:color="auto"/>
                    <w:left w:val="none" w:sz="0" w:space="0" w:color="auto"/>
                    <w:bottom w:val="none" w:sz="0" w:space="0" w:color="auto"/>
                    <w:right w:val="none" w:sz="0" w:space="0" w:color="auto"/>
                  </w:divBdr>
                  <w:divsChild>
                    <w:div w:id="262225607">
                      <w:marLeft w:val="0"/>
                      <w:marRight w:val="0"/>
                      <w:marTop w:val="0"/>
                      <w:marBottom w:val="0"/>
                      <w:divBdr>
                        <w:top w:val="none" w:sz="0" w:space="0" w:color="auto"/>
                        <w:left w:val="none" w:sz="0" w:space="0" w:color="auto"/>
                        <w:bottom w:val="none" w:sz="0" w:space="0" w:color="auto"/>
                        <w:right w:val="none" w:sz="0" w:space="0" w:color="auto"/>
                      </w:divBdr>
                    </w:div>
                  </w:divsChild>
                </w:div>
                <w:div w:id="319038368">
                  <w:marLeft w:val="0"/>
                  <w:marRight w:val="0"/>
                  <w:marTop w:val="0"/>
                  <w:marBottom w:val="0"/>
                  <w:divBdr>
                    <w:top w:val="none" w:sz="0" w:space="0" w:color="auto"/>
                    <w:left w:val="none" w:sz="0" w:space="0" w:color="auto"/>
                    <w:bottom w:val="none" w:sz="0" w:space="0" w:color="auto"/>
                    <w:right w:val="none" w:sz="0" w:space="0" w:color="auto"/>
                  </w:divBdr>
                  <w:divsChild>
                    <w:div w:id="1033575807">
                      <w:marLeft w:val="0"/>
                      <w:marRight w:val="0"/>
                      <w:marTop w:val="0"/>
                      <w:marBottom w:val="0"/>
                      <w:divBdr>
                        <w:top w:val="none" w:sz="0" w:space="0" w:color="auto"/>
                        <w:left w:val="none" w:sz="0" w:space="0" w:color="auto"/>
                        <w:bottom w:val="none" w:sz="0" w:space="0" w:color="auto"/>
                        <w:right w:val="none" w:sz="0" w:space="0" w:color="auto"/>
                      </w:divBdr>
                    </w:div>
                  </w:divsChild>
                </w:div>
                <w:div w:id="982469639">
                  <w:marLeft w:val="0"/>
                  <w:marRight w:val="0"/>
                  <w:marTop w:val="0"/>
                  <w:marBottom w:val="0"/>
                  <w:divBdr>
                    <w:top w:val="none" w:sz="0" w:space="0" w:color="auto"/>
                    <w:left w:val="none" w:sz="0" w:space="0" w:color="auto"/>
                    <w:bottom w:val="none" w:sz="0" w:space="0" w:color="auto"/>
                    <w:right w:val="none" w:sz="0" w:space="0" w:color="auto"/>
                  </w:divBdr>
                  <w:divsChild>
                    <w:div w:id="1317418786">
                      <w:marLeft w:val="0"/>
                      <w:marRight w:val="0"/>
                      <w:marTop w:val="0"/>
                      <w:marBottom w:val="0"/>
                      <w:divBdr>
                        <w:top w:val="none" w:sz="0" w:space="0" w:color="auto"/>
                        <w:left w:val="none" w:sz="0" w:space="0" w:color="auto"/>
                        <w:bottom w:val="none" w:sz="0" w:space="0" w:color="auto"/>
                        <w:right w:val="none" w:sz="0" w:space="0" w:color="auto"/>
                      </w:divBdr>
                    </w:div>
                  </w:divsChild>
                </w:div>
                <w:div w:id="1584994055">
                  <w:marLeft w:val="0"/>
                  <w:marRight w:val="0"/>
                  <w:marTop w:val="0"/>
                  <w:marBottom w:val="0"/>
                  <w:divBdr>
                    <w:top w:val="none" w:sz="0" w:space="0" w:color="auto"/>
                    <w:left w:val="none" w:sz="0" w:space="0" w:color="auto"/>
                    <w:bottom w:val="none" w:sz="0" w:space="0" w:color="auto"/>
                    <w:right w:val="none" w:sz="0" w:space="0" w:color="auto"/>
                  </w:divBdr>
                  <w:divsChild>
                    <w:div w:id="1204560294">
                      <w:marLeft w:val="0"/>
                      <w:marRight w:val="0"/>
                      <w:marTop w:val="0"/>
                      <w:marBottom w:val="0"/>
                      <w:divBdr>
                        <w:top w:val="none" w:sz="0" w:space="0" w:color="auto"/>
                        <w:left w:val="none" w:sz="0" w:space="0" w:color="auto"/>
                        <w:bottom w:val="none" w:sz="0" w:space="0" w:color="auto"/>
                        <w:right w:val="none" w:sz="0" w:space="0" w:color="auto"/>
                      </w:divBdr>
                    </w:div>
                  </w:divsChild>
                </w:div>
                <w:div w:id="1695184304">
                  <w:marLeft w:val="0"/>
                  <w:marRight w:val="0"/>
                  <w:marTop w:val="0"/>
                  <w:marBottom w:val="0"/>
                  <w:divBdr>
                    <w:top w:val="none" w:sz="0" w:space="0" w:color="auto"/>
                    <w:left w:val="none" w:sz="0" w:space="0" w:color="auto"/>
                    <w:bottom w:val="none" w:sz="0" w:space="0" w:color="auto"/>
                    <w:right w:val="none" w:sz="0" w:space="0" w:color="auto"/>
                  </w:divBdr>
                  <w:divsChild>
                    <w:div w:id="1687362855">
                      <w:marLeft w:val="0"/>
                      <w:marRight w:val="0"/>
                      <w:marTop w:val="0"/>
                      <w:marBottom w:val="0"/>
                      <w:divBdr>
                        <w:top w:val="none" w:sz="0" w:space="0" w:color="auto"/>
                        <w:left w:val="none" w:sz="0" w:space="0" w:color="auto"/>
                        <w:bottom w:val="none" w:sz="0" w:space="0" w:color="auto"/>
                        <w:right w:val="none" w:sz="0" w:space="0" w:color="auto"/>
                      </w:divBdr>
                    </w:div>
                  </w:divsChild>
                </w:div>
                <w:div w:id="1757164026">
                  <w:marLeft w:val="0"/>
                  <w:marRight w:val="0"/>
                  <w:marTop w:val="0"/>
                  <w:marBottom w:val="0"/>
                  <w:divBdr>
                    <w:top w:val="none" w:sz="0" w:space="0" w:color="auto"/>
                    <w:left w:val="none" w:sz="0" w:space="0" w:color="auto"/>
                    <w:bottom w:val="none" w:sz="0" w:space="0" w:color="auto"/>
                    <w:right w:val="none" w:sz="0" w:space="0" w:color="auto"/>
                  </w:divBdr>
                  <w:divsChild>
                    <w:div w:id="434205176">
                      <w:marLeft w:val="0"/>
                      <w:marRight w:val="0"/>
                      <w:marTop w:val="0"/>
                      <w:marBottom w:val="0"/>
                      <w:divBdr>
                        <w:top w:val="none" w:sz="0" w:space="0" w:color="auto"/>
                        <w:left w:val="none" w:sz="0" w:space="0" w:color="auto"/>
                        <w:bottom w:val="none" w:sz="0" w:space="0" w:color="auto"/>
                        <w:right w:val="none" w:sz="0" w:space="0" w:color="auto"/>
                      </w:divBdr>
                    </w:div>
                  </w:divsChild>
                </w:div>
                <w:div w:id="396781317">
                  <w:marLeft w:val="0"/>
                  <w:marRight w:val="0"/>
                  <w:marTop w:val="0"/>
                  <w:marBottom w:val="0"/>
                  <w:divBdr>
                    <w:top w:val="none" w:sz="0" w:space="0" w:color="auto"/>
                    <w:left w:val="none" w:sz="0" w:space="0" w:color="auto"/>
                    <w:bottom w:val="none" w:sz="0" w:space="0" w:color="auto"/>
                    <w:right w:val="none" w:sz="0" w:space="0" w:color="auto"/>
                  </w:divBdr>
                  <w:divsChild>
                    <w:div w:id="1269200131">
                      <w:marLeft w:val="0"/>
                      <w:marRight w:val="0"/>
                      <w:marTop w:val="0"/>
                      <w:marBottom w:val="0"/>
                      <w:divBdr>
                        <w:top w:val="none" w:sz="0" w:space="0" w:color="auto"/>
                        <w:left w:val="none" w:sz="0" w:space="0" w:color="auto"/>
                        <w:bottom w:val="none" w:sz="0" w:space="0" w:color="auto"/>
                        <w:right w:val="none" w:sz="0" w:space="0" w:color="auto"/>
                      </w:divBdr>
                    </w:div>
                  </w:divsChild>
                </w:div>
                <w:div w:id="2140684550">
                  <w:marLeft w:val="0"/>
                  <w:marRight w:val="0"/>
                  <w:marTop w:val="0"/>
                  <w:marBottom w:val="0"/>
                  <w:divBdr>
                    <w:top w:val="none" w:sz="0" w:space="0" w:color="auto"/>
                    <w:left w:val="none" w:sz="0" w:space="0" w:color="auto"/>
                    <w:bottom w:val="none" w:sz="0" w:space="0" w:color="auto"/>
                    <w:right w:val="none" w:sz="0" w:space="0" w:color="auto"/>
                  </w:divBdr>
                  <w:divsChild>
                    <w:div w:id="1185245351">
                      <w:marLeft w:val="0"/>
                      <w:marRight w:val="0"/>
                      <w:marTop w:val="0"/>
                      <w:marBottom w:val="0"/>
                      <w:divBdr>
                        <w:top w:val="none" w:sz="0" w:space="0" w:color="auto"/>
                        <w:left w:val="none" w:sz="0" w:space="0" w:color="auto"/>
                        <w:bottom w:val="none" w:sz="0" w:space="0" w:color="auto"/>
                        <w:right w:val="none" w:sz="0" w:space="0" w:color="auto"/>
                      </w:divBdr>
                    </w:div>
                  </w:divsChild>
                </w:div>
                <w:div w:id="1536578257">
                  <w:marLeft w:val="0"/>
                  <w:marRight w:val="0"/>
                  <w:marTop w:val="0"/>
                  <w:marBottom w:val="0"/>
                  <w:divBdr>
                    <w:top w:val="none" w:sz="0" w:space="0" w:color="auto"/>
                    <w:left w:val="none" w:sz="0" w:space="0" w:color="auto"/>
                    <w:bottom w:val="none" w:sz="0" w:space="0" w:color="auto"/>
                    <w:right w:val="none" w:sz="0" w:space="0" w:color="auto"/>
                  </w:divBdr>
                  <w:divsChild>
                    <w:div w:id="652412761">
                      <w:marLeft w:val="0"/>
                      <w:marRight w:val="0"/>
                      <w:marTop w:val="0"/>
                      <w:marBottom w:val="0"/>
                      <w:divBdr>
                        <w:top w:val="none" w:sz="0" w:space="0" w:color="auto"/>
                        <w:left w:val="none" w:sz="0" w:space="0" w:color="auto"/>
                        <w:bottom w:val="none" w:sz="0" w:space="0" w:color="auto"/>
                        <w:right w:val="none" w:sz="0" w:space="0" w:color="auto"/>
                      </w:divBdr>
                    </w:div>
                  </w:divsChild>
                </w:div>
                <w:div w:id="2063407627">
                  <w:marLeft w:val="0"/>
                  <w:marRight w:val="0"/>
                  <w:marTop w:val="0"/>
                  <w:marBottom w:val="0"/>
                  <w:divBdr>
                    <w:top w:val="none" w:sz="0" w:space="0" w:color="auto"/>
                    <w:left w:val="none" w:sz="0" w:space="0" w:color="auto"/>
                    <w:bottom w:val="none" w:sz="0" w:space="0" w:color="auto"/>
                    <w:right w:val="none" w:sz="0" w:space="0" w:color="auto"/>
                  </w:divBdr>
                  <w:divsChild>
                    <w:div w:id="1075278172">
                      <w:marLeft w:val="0"/>
                      <w:marRight w:val="0"/>
                      <w:marTop w:val="0"/>
                      <w:marBottom w:val="0"/>
                      <w:divBdr>
                        <w:top w:val="none" w:sz="0" w:space="0" w:color="auto"/>
                        <w:left w:val="none" w:sz="0" w:space="0" w:color="auto"/>
                        <w:bottom w:val="none" w:sz="0" w:space="0" w:color="auto"/>
                        <w:right w:val="none" w:sz="0" w:space="0" w:color="auto"/>
                      </w:divBdr>
                    </w:div>
                  </w:divsChild>
                </w:div>
                <w:div w:id="1312562435">
                  <w:marLeft w:val="0"/>
                  <w:marRight w:val="0"/>
                  <w:marTop w:val="0"/>
                  <w:marBottom w:val="0"/>
                  <w:divBdr>
                    <w:top w:val="none" w:sz="0" w:space="0" w:color="auto"/>
                    <w:left w:val="none" w:sz="0" w:space="0" w:color="auto"/>
                    <w:bottom w:val="none" w:sz="0" w:space="0" w:color="auto"/>
                    <w:right w:val="none" w:sz="0" w:space="0" w:color="auto"/>
                  </w:divBdr>
                  <w:divsChild>
                    <w:div w:id="740906262">
                      <w:marLeft w:val="0"/>
                      <w:marRight w:val="0"/>
                      <w:marTop w:val="0"/>
                      <w:marBottom w:val="0"/>
                      <w:divBdr>
                        <w:top w:val="none" w:sz="0" w:space="0" w:color="auto"/>
                        <w:left w:val="none" w:sz="0" w:space="0" w:color="auto"/>
                        <w:bottom w:val="none" w:sz="0" w:space="0" w:color="auto"/>
                        <w:right w:val="none" w:sz="0" w:space="0" w:color="auto"/>
                      </w:divBdr>
                    </w:div>
                  </w:divsChild>
                </w:div>
                <w:div w:id="437337073">
                  <w:marLeft w:val="0"/>
                  <w:marRight w:val="0"/>
                  <w:marTop w:val="0"/>
                  <w:marBottom w:val="0"/>
                  <w:divBdr>
                    <w:top w:val="none" w:sz="0" w:space="0" w:color="auto"/>
                    <w:left w:val="none" w:sz="0" w:space="0" w:color="auto"/>
                    <w:bottom w:val="none" w:sz="0" w:space="0" w:color="auto"/>
                    <w:right w:val="none" w:sz="0" w:space="0" w:color="auto"/>
                  </w:divBdr>
                  <w:divsChild>
                    <w:div w:id="2106681342">
                      <w:marLeft w:val="0"/>
                      <w:marRight w:val="0"/>
                      <w:marTop w:val="0"/>
                      <w:marBottom w:val="0"/>
                      <w:divBdr>
                        <w:top w:val="none" w:sz="0" w:space="0" w:color="auto"/>
                        <w:left w:val="none" w:sz="0" w:space="0" w:color="auto"/>
                        <w:bottom w:val="none" w:sz="0" w:space="0" w:color="auto"/>
                        <w:right w:val="none" w:sz="0" w:space="0" w:color="auto"/>
                      </w:divBdr>
                    </w:div>
                  </w:divsChild>
                </w:div>
                <w:div w:id="304050724">
                  <w:marLeft w:val="0"/>
                  <w:marRight w:val="0"/>
                  <w:marTop w:val="0"/>
                  <w:marBottom w:val="0"/>
                  <w:divBdr>
                    <w:top w:val="none" w:sz="0" w:space="0" w:color="auto"/>
                    <w:left w:val="none" w:sz="0" w:space="0" w:color="auto"/>
                    <w:bottom w:val="none" w:sz="0" w:space="0" w:color="auto"/>
                    <w:right w:val="none" w:sz="0" w:space="0" w:color="auto"/>
                  </w:divBdr>
                  <w:divsChild>
                    <w:div w:id="373165494">
                      <w:marLeft w:val="0"/>
                      <w:marRight w:val="0"/>
                      <w:marTop w:val="0"/>
                      <w:marBottom w:val="0"/>
                      <w:divBdr>
                        <w:top w:val="none" w:sz="0" w:space="0" w:color="auto"/>
                        <w:left w:val="none" w:sz="0" w:space="0" w:color="auto"/>
                        <w:bottom w:val="none" w:sz="0" w:space="0" w:color="auto"/>
                        <w:right w:val="none" w:sz="0" w:space="0" w:color="auto"/>
                      </w:divBdr>
                    </w:div>
                  </w:divsChild>
                </w:div>
                <w:div w:id="1673678342">
                  <w:marLeft w:val="0"/>
                  <w:marRight w:val="0"/>
                  <w:marTop w:val="0"/>
                  <w:marBottom w:val="0"/>
                  <w:divBdr>
                    <w:top w:val="none" w:sz="0" w:space="0" w:color="auto"/>
                    <w:left w:val="none" w:sz="0" w:space="0" w:color="auto"/>
                    <w:bottom w:val="none" w:sz="0" w:space="0" w:color="auto"/>
                    <w:right w:val="none" w:sz="0" w:space="0" w:color="auto"/>
                  </w:divBdr>
                  <w:divsChild>
                    <w:div w:id="193739452">
                      <w:marLeft w:val="0"/>
                      <w:marRight w:val="0"/>
                      <w:marTop w:val="0"/>
                      <w:marBottom w:val="0"/>
                      <w:divBdr>
                        <w:top w:val="none" w:sz="0" w:space="0" w:color="auto"/>
                        <w:left w:val="none" w:sz="0" w:space="0" w:color="auto"/>
                        <w:bottom w:val="none" w:sz="0" w:space="0" w:color="auto"/>
                        <w:right w:val="none" w:sz="0" w:space="0" w:color="auto"/>
                      </w:divBdr>
                    </w:div>
                  </w:divsChild>
                </w:div>
                <w:div w:id="152838183">
                  <w:marLeft w:val="0"/>
                  <w:marRight w:val="0"/>
                  <w:marTop w:val="0"/>
                  <w:marBottom w:val="0"/>
                  <w:divBdr>
                    <w:top w:val="none" w:sz="0" w:space="0" w:color="auto"/>
                    <w:left w:val="none" w:sz="0" w:space="0" w:color="auto"/>
                    <w:bottom w:val="none" w:sz="0" w:space="0" w:color="auto"/>
                    <w:right w:val="none" w:sz="0" w:space="0" w:color="auto"/>
                  </w:divBdr>
                  <w:divsChild>
                    <w:div w:id="1684433127">
                      <w:marLeft w:val="0"/>
                      <w:marRight w:val="0"/>
                      <w:marTop w:val="0"/>
                      <w:marBottom w:val="0"/>
                      <w:divBdr>
                        <w:top w:val="none" w:sz="0" w:space="0" w:color="auto"/>
                        <w:left w:val="none" w:sz="0" w:space="0" w:color="auto"/>
                        <w:bottom w:val="none" w:sz="0" w:space="0" w:color="auto"/>
                        <w:right w:val="none" w:sz="0" w:space="0" w:color="auto"/>
                      </w:divBdr>
                    </w:div>
                  </w:divsChild>
                </w:div>
                <w:div w:id="66416322">
                  <w:marLeft w:val="0"/>
                  <w:marRight w:val="0"/>
                  <w:marTop w:val="0"/>
                  <w:marBottom w:val="0"/>
                  <w:divBdr>
                    <w:top w:val="none" w:sz="0" w:space="0" w:color="auto"/>
                    <w:left w:val="none" w:sz="0" w:space="0" w:color="auto"/>
                    <w:bottom w:val="none" w:sz="0" w:space="0" w:color="auto"/>
                    <w:right w:val="none" w:sz="0" w:space="0" w:color="auto"/>
                  </w:divBdr>
                  <w:divsChild>
                    <w:div w:id="249629607">
                      <w:marLeft w:val="0"/>
                      <w:marRight w:val="0"/>
                      <w:marTop w:val="0"/>
                      <w:marBottom w:val="0"/>
                      <w:divBdr>
                        <w:top w:val="none" w:sz="0" w:space="0" w:color="auto"/>
                        <w:left w:val="none" w:sz="0" w:space="0" w:color="auto"/>
                        <w:bottom w:val="none" w:sz="0" w:space="0" w:color="auto"/>
                        <w:right w:val="none" w:sz="0" w:space="0" w:color="auto"/>
                      </w:divBdr>
                    </w:div>
                  </w:divsChild>
                </w:div>
                <w:div w:id="740178614">
                  <w:marLeft w:val="0"/>
                  <w:marRight w:val="0"/>
                  <w:marTop w:val="0"/>
                  <w:marBottom w:val="0"/>
                  <w:divBdr>
                    <w:top w:val="none" w:sz="0" w:space="0" w:color="auto"/>
                    <w:left w:val="none" w:sz="0" w:space="0" w:color="auto"/>
                    <w:bottom w:val="none" w:sz="0" w:space="0" w:color="auto"/>
                    <w:right w:val="none" w:sz="0" w:space="0" w:color="auto"/>
                  </w:divBdr>
                  <w:divsChild>
                    <w:div w:id="747115879">
                      <w:marLeft w:val="0"/>
                      <w:marRight w:val="0"/>
                      <w:marTop w:val="0"/>
                      <w:marBottom w:val="0"/>
                      <w:divBdr>
                        <w:top w:val="none" w:sz="0" w:space="0" w:color="auto"/>
                        <w:left w:val="none" w:sz="0" w:space="0" w:color="auto"/>
                        <w:bottom w:val="none" w:sz="0" w:space="0" w:color="auto"/>
                        <w:right w:val="none" w:sz="0" w:space="0" w:color="auto"/>
                      </w:divBdr>
                    </w:div>
                  </w:divsChild>
                </w:div>
                <w:div w:id="1062486226">
                  <w:marLeft w:val="0"/>
                  <w:marRight w:val="0"/>
                  <w:marTop w:val="0"/>
                  <w:marBottom w:val="0"/>
                  <w:divBdr>
                    <w:top w:val="none" w:sz="0" w:space="0" w:color="auto"/>
                    <w:left w:val="none" w:sz="0" w:space="0" w:color="auto"/>
                    <w:bottom w:val="none" w:sz="0" w:space="0" w:color="auto"/>
                    <w:right w:val="none" w:sz="0" w:space="0" w:color="auto"/>
                  </w:divBdr>
                  <w:divsChild>
                    <w:div w:id="1976334116">
                      <w:marLeft w:val="0"/>
                      <w:marRight w:val="0"/>
                      <w:marTop w:val="0"/>
                      <w:marBottom w:val="0"/>
                      <w:divBdr>
                        <w:top w:val="none" w:sz="0" w:space="0" w:color="auto"/>
                        <w:left w:val="none" w:sz="0" w:space="0" w:color="auto"/>
                        <w:bottom w:val="none" w:sz="0" w:space="0" w:color="auto"/>
                        <w:right w:val="none" w:sz="0" w:space="0" w:color="auto"/>
                      </w:divBdr>
                    </w:div>
                  </w:divsChild>
                </w:div>
                <w:div w:id="168716115">
                  <w:marLeft w:val="0"/>
                  <w:marRight w:val="0"/>
                  <w:marTop w:val="0"/>
                  <w:marBottom w:val="0"/>
                  <w:divBdr>
                    <w:top w:val="none" w:sz="0" w:space="0" w:color="auto"/>
                    <w:left w:val="none" w:sz="0" w:space="0" w:color="auto"/>
                    <w:bottom w:val="none" w:sz="0" w:space="0" w:color="auto"/>
                    <w:right w:val="none" w:sz="0" w:space="0" w:color="auto"/>
                  </w:divBdr>
                  <w:divsChild>
                    <w:div w:id="1512180737">
                      <w:marLeft w:val="0"/>
                      <w:marRight w:val="0"/>
                      <w:marTop w:val="0"/>
                      <w:marBottom w:val="0"/>
                      <w:divBdr>
                        <w:top w:val="none" w:sz="0" w:space="0" w:color="auto"/>
                        <w:left w:val="none" w:sz="0" w:space="0" w:color="auto"/>
                        <w:bottom w:val="none" w:sz="0" w:space="0" w:color="auto"/>
                        <w:right w:val="none" w:sz="0" w:space="0" w:color="auto"/>
                      </w:divBdr>
                    </w:div>
                  </w:divsChild>
                </w:div>
                <w:div w:id="2076391553">
                  <w:marLeft w:val="0"/>
                  <w:marRight w:val="0"/>
                  <w:marTop w:val="0"/>
                  <w:marBottom w:val="0"/>
                  <w:divBdr>
                    <w:top w:val="none" w:sz="0" w:space="0" w:color="auto"/>
                    <w:left w:val="none" w:sz="0" w:space="0" w:color="auto"/>
                    <w:bottom w:val="none" w:sz="0" w:space="0" w:color="auto"/>
                    <w:right w:val="none" w:sz="0" w:space="0" w:color="auto"/>
                  </w:divBdr>
                  <w:divsChild>
                    <w:div w:id="316542440">
                      <w:marLeft w:val="0"/>
                      <w:marRight w:val="0"/>
                      <w:marTop w:val="0"/>
                      <w:marBottom w:val="0"/>
                      <w:divBdr>
                        <w:top w:val="none" w:sz="0" w:space="0" w:color="auto"/>
                        <w:left w:val="none" w:sz="0" w:space="0" w:color="auto"/>
                        <w:bottom w:val="none" w:sz="0" w:space="0" w:color="auto"/>
                        <w:right w:val="none" w:sz="0" w:space="0" w:color="auto"/>
                      </w:divBdr>
                    </w:div>
                  </w:divsChild>
                </w:div>
                <w:div w:id="79449300">
                  <w:marLeft w:val="0"/>
                  <w:marRight w:val="0"/>
                  <w:marTop w:val="0"/>
                  <w:marBottom w:val="0"/>
                  <w:divBdr>
                    <w:top w:val="none" w:sz="0" w:space="0" w:color="auto"/>
                    <w:left w:val="none" w:sz="0" w:space="0" w:color="auto"/>
                    <w:bottom w:val="none" w:sz="0" w:space="0" w:color="auto"/>
                    <w:right w:val="none" w:sz="0" w:space="0" w:color="auto"/>
                  </w:divBdr>
                  <w:divsChild>
                    <w:div w:id="888298773">
                      <w:marLeft w:val="0"/>
                      <w:marRight w:val="0"/>
                      <w:marTop w:val="0"/>
                      <w:marBottom w:val="0"/>
                      <w:divBdr>
                        <w:top w:val="none" w:sz="0" w:space="0" w:color="auto"/>
                        <w:left w:val="none" w:sz="0" w:space="0" w:color="auto"/>
                        <w:bottom w:val="none" w:sz="0" w:space="0" w:color="auto"/>
                        <w:right w:val="none" w:sz="0" w:space="0" w:color="auto"/>
                      </w:divBdr>
                    </w:div>
                  </w:divsChild>
                </w:div>
                <w:div w:id="920018922">
                  <w:marLeft w:val="0"/>
                  <w:marRight w:val="0"/>
                  <w:marTop w:val="0"/>
                  <w:marBottom w:val="0"/>
                  <w:divBdr>
                    <w:top w:val="none" w:sz="0" w:space="0" w:color="auto"/>
                    <w:left w:val="none" w:sz="0" w:space="0" w:color="auto"/>
                    <w:bottom w:val="none" w:sz="0" w:space="0" w:color="auto"/>
                    <w:right w:val="none" w:sz="0" w:space="0" w:color="auto"/>
                  </w:divBdr>
                  <w:divsChild>
                    <w:div w:id="1879664008">
                      <w:marLeft w:val="0"/>
                      <w:marRight w:val="0"/>
                      <w:marTop w:val="0"/>
                      <w:marBottom w:val="0"/>
                      <w:divBdr>
                        <w:top w:val="none" w:sz="0" w:space="0" w:color="auto"/>
                        <w:left w:val="none" w:sz="0" w:space="0" w:color="auto"/>
                        <w:bottom w:val="none" w:sz="0" w:space="0" w:color="auto"/>
                        <w:right w:val="none" w:sz="0" w:space="0" w:color="auto"/>
                      </w:divBdr>
                    </w:div>
                  </w:divsChild>
                </w:div>
                <w:div w:id="381247682">
                  <w:marLeft w:val="0"/>
                  <w:marRight w:val="0"/>
                  <w:marTop w:val="0"/>
                  <w:marBottom w:val="0"/>
                  <w:divBdr>
                    <w:top w:val="none" w:sz="0" w:space="0" w:color="auto"/>
                    <w:left w:val="none" w:sz="0" w:space="0" w:color="auto"/>
                    <w:bottom w:val="none" w:sz="0" w:space="0" w:color="auto"/>
                    <w:right w:val="none" w:sz="0" w:space="0" w:color="auto"/>
                  </w:divBdr>
                  <w:divsChild>
                    <w:div w:id="1142038951">
                      <w:marLeft w:val="0"/>
                      <w:marRight w:val="0"/>
                      <w:marTop w:val="0"/>
                      <w:marBottom w:val="0"/>
                      <w:divBdr>
                        <w:top w:val="none" w:sz="0" w:space="0" w:color="auto"/>
                        <w:left w:val="none" w:sz="0" w:space="0" w:color="auto"/>
                        <w:bottom w:val="none" w:sz="0" w:space="0" w:color="auto"/>
                        <w:right w:val="none" w:sz="0" w:space="0" w:color="auto"/>
                      </w:divBdr>
                    </w:div>
                  </w:divsChild>
                </w:div>
                <w:div w:id="1852337011">
                  <w:marLeft w:val="0"/>
                  <w:marRight w:val="0"/>
                  <w:marTop w:val="0"/>
                  <w:marBottom w:val="0"/>
                  <w:divBdr>
                    <w:top w:val="none" w:sz="0" w:space="0" w:color="auto"/>
                    <w:left w:val="none" w:sz="0" w:space="0" w:color="auto"/>
                    <w:bottom w:val="none" w:sz="0" w:space="0" w:color="auto"/>
                    <w:right w:val="none" w:sz="0" w:space="0" w:color="auto"/>
                  </w:divBdr>
                  <w:divsChild>
                    <w:div w:id="595599702">
                      <w:marLeft w:val="0"/>
                      <w:marRight w:val="0"/>
                      <w:marTop w:val="0"/>
                      <w:marBottom w:val="0"/>
                      <w:divBdr>
                        <w:top w:val="none" w:sz="0" w:space="0" w:color="auto"/>
                        <w:left w:val="none" w:sz="0" w:space="0" w:color="auto"/>
                        <w:bottom w:val="none" w:sz="0" w:space="0" w:color="auto"/>
                        <w:right w:val="none" w:sz="0" w:space="0" w:color="auto"/>
                      </w:divBdr>
                    </w:div>
                  </w:divsChild>
                </w:div>
                <w:div w:id="889651429">
                  <w:marLeft w:val="0"/>
                  <w:marRight w:val="0"/>
                  <w:marTop w:val="0"/>
                  <w:marBottom w:val="0"/>
                  <w:divBdr>
                    <w:top w:val="none" w:sz="0" w:space="0" w:color="auto"/>
                    <w:left w:val="none" w:sz="0" w:space="0" w:color="auto"/>
                    <w:bottom w:val="none" w:sz="0" w:space="0" w:color="auto"/>
                    <w:right w:val="none" w:sz="0" w:space="0" w:color="auto"/>
                  </w:divBdr>
                  <w:divsChild>
                    <w:div w:id="1279027819">
                      <w:marLeft w:val="0"/>
                      <w:marRight w:val="0"/>
                      <w:marTop w:val="0"/>
                      <w:marBottom w:val="0"/>
                      <w:divBdr>
                        <w:top w:val="none" w:sz="0" w:space="0" w:color="auto"/>
                        <w:left w:val="none" w:sz="0" w:space="0" w:color="auto"/>
                        <w:bottom w:val="none" w:sz="0" w:space="0" w:color="auto"/>
                        <w:right w:val="none" w:sz="0" w:space="0" w:color="auto"/>
                      </w:divBdr>
                    </w:div>
                  </w:divsChild>
                </w:div>
                <w:div w:id="213738347">
                  <w:marLeft w:val="0"/>
                  <w:marRight w:val="0"/>
                  <w:marTop w:val="0"/>
                  <w:marBottom w:val="0"/>
                  <w:divBdr>
                    <w:top w:val="none" w:sz="0" w:space="0" w:color="auto"/>
                    <w:left w:val="none" w:sz="0" w:space="0" w:color="auto"/>
                    <w:bottom w:val="none" w:sz="0" w:space="0" w:color="auto"/>
                    <w:right w:val="none" w:sz="0" w:space="0" w:color="auto"/>
                  </w:divBdr>
                  <w:divsChild>
                    <w:div w:id="1636180868">
                      <w:marLeft w:val="0"/>
                      <w:marRight w:val="0"/>
                      <w:marTop w:val="0"/>
                      <w:marBottom w:val="0"/>
                      <w:divBdr>
                        <w:top w:val="none" w:sz="0" w:space="0" w:color="auto"/>
                        <w:left w:val="none" w:sz="0" w:space="0" w:color="auto"/>
                        <w:bottom w:val="none" w:sz="0" w:space="0" w:color="auto"/>
                        <w:right w:val="none" w:sz="0" w:space="0" w:color="auto"/>
                      </w:divBdr>
                    </w:div>
                  </w:divsChild>
                </w:div>
                <w:div w:id="1734544198">
                  <w:marLeft w:val="0"/>
                  <w:marRight w:val="0"/>
                  <w:marTop w:val="0"/>
                  <w:marBottom w:val="0"/>
                  <w:divBdr>
                    <w:top w:val="none" w:sz="0" w:space="0" w:color="auto"/>
                    <w:left w:val="none" w:sz="0" w:space="0" w:color="auto"/>
                    <w:bottom w:val="none" w:sz="0" w:space="0" w:color="auto"/>
                    <w:right w:val="none" w:sz="0" w:space="0" w:color="auto"/>
                  </w:divBdr>
                  <w:divsChild>
                    <w:div w:id="410736562">
                      <w:marLeft w:val="0"/>
                      <w:marRight w:val="0"/>
                      <w:marTop w:val="0"/>
                      <w:marBottom w:val="0"/>
                      <w:divBdr>
                        <w:top w:val="none" w:sz="0" w:space="0" w:color="auto"/>
                        <w:left w:val="none" w:sz="0" w:space="0" w:color="auto"/>
                        <w:bottom w:val="none" w:sz="0" w:space="0" w:color="auto"/>
                        <w:right w:val="none" w:sz="0" w:space="0" w:color="auto"/>
                      </w:divBdr>
                    </w:div>
                  </w:divsChild>
                </w:div>
                <w:div w:id="2099907821">
                  <w:marLeft w:val="0"/>
                  <w:marRight w:val="0"/>
                  <w:marTop w:val="0"/>
                  <w:marBottom w:val="0"/>
                  <w:divBdr>
                    <w:top w:val="none" w:sz="0" w:space="0" w:color="auto"/>
                    <w:left w:val="none" w:sz="0" w:space="0" w:color="auto"/>
                    <w:bottom w:val="none" w:sz="0" w:space="0" w:color="auto"/>
                    <w:right w:val="none" w:sz="0" w:space="0" w:color="auto"/>
                  </w:divBdr>
                  <w:divsChild>
                    <w:div w:id="198511610">
                      <w:marLeft w:val="0"/>
                      <w:marRight w:val="0"/>
                      <w:marTop w:val="0"/>
                      <w:marBottom w:val="0"/>
                      <w:divBdr>
                        <w:top w:val="none" w:sz="0" w:space="0" w:color="auto"/>
                        <w:left w:val="none" w:sz="0" w:space="0" w:color="auto"/>
                        <w:bottom w:val="none" w:sz="0" w:space="0" w:color="auto"/>
                        <w:right w:val="none" w:sz="0" w:space="0" w:color="auto"/>
                      </w:divBdr>
                    </w:div>
                  </w:divsChild>
                </w:div>
                <w:div w:id="99498127">
                  <w:marLeft w:val="0"/>
                  <w:marRight w:val="0"/>
                  <w:marTop w:val="0"/>
                  <w:marBottom w:val="0"/>
                  <w:divBdr>
                    <w:top w:val="none" w:sz="0" w:space="0" w:color="auto"/>
                    <w:left w:val="none" w:sz="0" w:space="0" w:color="auto"/>
                    <w:bottom w:val="none" w:sz="0" w:space="0" w:color="auto"/>
                    <w:right w:val="none" w:sz="0" w:space="0" w:color="auto"/>
                  </w:divBdr>
                  <w:divsChild>
                    <w:div w:id="1735930497">
                      <w:marLeft w:val="0"/>
                      <w:marRight w:val="0"/>
                      <w:marTop w:val="0"/>
                      <w:marBottom w:val="0"/>
                      <w:divBdr>
                        <w:top w:val="none" w:sz="0" w:space="0" w:color="auto"/>
                        <w:left w:val="none" w:sz="0" w:space="0" w:color="auto"/>
                        <w:bottom w:val="none" w:sz="0" w:space="0" w:color="auto"/>
                        <w:right w:val="none" w:sz="0" w:space="0" w:color="auto"/>
                      </w:divBdr>
                    </w:div>
                  </w:divsChild>
                </w:div>
                <w:div w:id="484277312">
                  <w:marLeft w:val="0"/>
                  <w:marRight w:val="0"/>
                  <w:marTop w:val="0"/>
                  <w:marBottom w:val="0"/>
                  <w:divBdr>
                    <w:top w:val="none" w:sz="0" w:space="0" w:color="auto"/>
                    <w:left w:val="none" w:sz="0" w:space="0" w:color="auto"/>
                    <w:bottom w:val="none" w:sz="0" w:space="0" w:color="auto"/>
                    <w:right w:val="none" w:sz="0" w:space="0" w:color="auto"/>
                  </w:divBdr>
                  <w:divsChild>
                    <w:div w:id="1320428891">
                      <w:marLeft w:val="0"/>
                      <w:marRight w:val="0"/>
                      <w:marTop w:val="0"/>
                      <w:marBottom w:val="0"/>
                      <w:divBdr>
                        <w:top w:val="none" w:sz="0" w:space="0" w:color="auto"/>
                        <w:left w:val="none" w:sz="0" w:space="0" w:color="auto"/>
                        <w:bottom w:val="none" w:sz="0" w:space="0" w:color="auto"/>
                        <w:right w:val="none" w:sz="0" w:space="0" w:color="auto"/>
                      </w:divBdr>
                    </w:div>
                  </w:divsChild>
                </w:div>
                <w:div w:id="1482111316">
                  <w:marLeft w:val="0"/>
                  <w:marRight w:val="0"/>
                  <w:marTop w:val="0"/>
                  <w:marBottom w:val="0"/>
                  <w:divBdr>
                    <w:top w:val="none" w:sz="0" w:space="0" w:color="auto"/>
                    <w:left w:val="none" w:sz="0" w:space="0" w:color="auto"/>
                    <w:bottom w:val="none" w:sz="0" w:space="0" w:color="auto"/>
                    <w:right w:val="none" w:sz="0" w:space="0" w:color="auto"/>
                  </w:divBdr>
                  <w:divsChild>
                    <w:div w:id="1338658163">
                      <w:marLeft w:val="0"/>
                      <w:marRight w:val="0"/>
                      <w:marTop w:val="0"/>
                      <w:marBottom w:val="0"/>
                      <w:divBdr>
                        <w:top w:val="none" w:sz="0" w:space="0" w:color="auto"/>
                        <w:left w:val="none" w:sz="0" w:space="0" w:color="auto"/>
                        <w:bottom w:val="none" w:sz="0" w:space="0" w:color="auto"/>
                        <w:right w:val="none" w:sz="0" w:space="0" w:color="auto"/>
                      </w:divBdr>
                    </w:div>
                  </w:divsChild>
                </w:div>
                <w:div w:id="1170674671">
                  <w:marLeft w:val="0"/>
                  <w:marRight w:val="0"/>
                  <w:marTop w:val="0"/>
                  <w:marBottom w:val="0"/>
                  <w:divBdr>
                    <w:top w:val="none" w:sz="0" w:space="0" w:color="auto"/>
                    <w:left w:val="none" w:sz="0" w:space="0" w:color="auto"/>
                    <w:bottom w:val="none" w:sz="0" w:space="0" w:color="auto"/>
                    <w:right w:val="none" w:sz="0" w:space="0" w:color="auto"/>
                  </w:divBdr>
                  <w:divsChild>
                    <w:div w:id="1723365213">
                      <w:marLeft w:val="0"/>
                      <w:marRight w:val="0"/>
                      <w:marTop w:val="0"/>
                      <w:marBottom w:val="0"/>
                      <w:divBdr>
                        <w:top w:val="none" w:sz="0" w:space="0" w:color="auto"/>
                        <w:left w:val="none" w:sz="0" w:space="0" w:color="auto"/>
                        <w:bottom w:val="none" w:sz="0" w:space="0" w:color="auto"/>
                        <w:right w:val="none" w:sz="0" w:space="0" w:color="auto"/>
                      </w:divBdr>
                    </w:div>
                  </w:divsChild>
                </w:div>
                <w:div w:id="243028056">
                  <w:marLeft w:val="0"/>
                  <w:marRight w:val="0"/>
                  <w:marTop w:val="0"/>
                  <w:marBottom w:val="0"/>
                  <w:divBdr>
                    <w:top w:val="none" w:sz="0" w:space="0" w:color="auto"/>
                    <w:left w:val="none" w:sz="0" w:space="0" w:color="auto"/>
                    <w:bottom w:val="none" w:sz="0" w:space="0" w:color="auto"/>
                    <w:right w:val="none" w:sz="0" w:space="0" w:color="auto"/>
                  </w:divBdr>
                  <w:divsChild>
                    <w:div w:id="1169708802">
                      <w:marLeft w:val="0"/>
                      <w:marRight w:val="0"/>
                      <w:marTop w:val="0"/>
                      <w:marBottom w:val="0"/>
                      <w:divBdr>
                        <w:top w:val="none" w:sz="0" w:space="0" w:color="auto"/>
                        <w:left w:val="none" w:sz="0" w:space="0" w:color="auto"/>
                        <w:bottom w:val="none" w:sz="0" w:space="0" w:color="auto"/>
                        <w:right w:val="none" w:sz="0" w:space="0" w:color="auto"/>
                      </w:divBdr>
                    </w:div>
                  </w:divsChild>
                </w:div>
                <w:div w:id="1500193118">
                  <w:marLeft w:val="0"/>
                  <w:marRight w:val="0"/>
                  <w:marTop w:val="0"/>
                  <w:marBottom w:val="0"/>
                  <w:divBdr>
                    <w:top w:val="none" w:sz="0" w:space="0" w:color="auto"/>
                    <w:left w:val="none" w:sz="0" w:space="0" w:color="auto"/>
                    <w:bottom w:val="none" w:sz="0" w:space="0" w:color="auto"/>
                    <w:right w:val="none" w:sz="0" w:space="0" w:color="auto"/>
                  </w:divBdr>
                  <w:divsChild>
                    <w:div w:id="1346132784">
                      <w:marLeft w:val="0"/>
                      <w:marRight w:val="0"/>
                      <w:marTop w:val="0"/>
                      <w:marBottom w:val="0"/>
                      <w:divBdr>
                        <w:top w:val="none" w:sz="0" w:space="0" w:color="auto"/>
                        <w:left w:val="none" w:sz="0" w:space="0" w:color="auto"/>
                        <w:bottom w:val="none" w:sz="0" w:space="0" w:color="auto"/>
                        <w:right w:val="none" w:sz="0" w:space="0" w:color="auto"/>
                      </w:divBdr>
                    </w:div>
                  </w:divsChild>
                </w:div>
                <w:div w:id="346295996">
                  <w:marLeft w:val="0"/>
                  <w:marRight w:val="0"/>
                  <w:marTop w:val="0"/>
                  <w:marBottom w:val="0"/>
                  <w:divBdr>
                    <w:top w:val="none" w:sz="0" w:space="0" w:color="auto"/>
                    <w:left w:val="none" w:sz="0" w:space="0" w:color="auto"/>
                    <w:bottom w:val="none" w:sz="0" w:space="0" w:color="auto"/>
                    <w:right w:val="none" w:sz="0" w:space="0" w:color="auto"/>
                  </w:divBdr>
                  <w:divsChild>
                    <w:div w:id="418406858">
                      <w:marLeft w:val="0"/>
                      <w:marRight w:val="0"/>
                      <w:marTop w:val="0"/>
                      <w:marBottom w:val="0"/>
                      <w:divBdr>
                        <w:top w:val="none" w:sz="0" w:space="0" w:color="auto"/>
                        <w:left w:val="none" w:sz="0" w:space="0" w:color="auto"/>
                        <w:bottom w:val="none" w:sz="0" w:space="0" w:color="auto"/>
                        <w:right w:val="none" w:sz="0" w:space="0" w:color="auto"/>
                      </w:divBdr>
                    </w:div>
                  </w:divsChild>
                </w:div>
                <w:div w:id="787429810">
                  <w:marLeft w:val="0"/>
                  <w:marRight w:val="0"/>
                  <w:marTop w:val="0"/>
                  <w:marBottom w:val="0"/>
                  <w:divBdr>
                    <w:top w:val="none" w:sz="0" w:space="0" w:color="auto"/>
                    <w:left w:val="none" w:sz="0" w:space="0" w:color="auto"/>
                    <w:bottom w:val="none" w:sz="0" w:space="0" w:color="auto"/>
                    <w:right w:val="none" w:sz="0" w:space="0" w:color="auto"/>
                  </w:divBdr>
                  <w:divsChild>
                    <w:div w:id="1526678584">
                      <w:marLeft w:val="0"/>
                      <w:marRight w:val="0"/>
                      <w:marTop w:val="0"/>
                      <w:marBottom w:val="0"/>
                      <w:divBdr>
                        <w:top w:val="none" w:sz="0" w:space="0" w:color="auto"/>
                        <w:left w:val="none" w:sz="0" w:space="0" w:color="auto"/>
                        <w:bottom w:val="none" w:sz="0" w:space="0" w:color="auto"/>
                        <w:right w:val="none" w:sz="0" w:space="0" w:color="auto"/>
                      </w:divBdr>
                    </w:div>
                  </w:divsChild>
                </w:div>
                <w:div w:id="1169755586">
                  <w:marLeft w:val="0"/>
                  <w:marRight w:val="0"/>
                  <w:marTop w:val="0"/>
                  <w:marBottom w:val="0"/>
                  <w:divBdr>
                    <w:top w:val="none" w:sz="0" w:space="0" w:color="auto"/>
                    <w:left w:val="none" w:sz="0" w:space="0" w:color="auto"/>
                    <w:bottom w:val="none" w:sz="0" w:space="0" w:color="auto"/>
                    <w:right w:val="none" w:sz="0" w:space="0" w:color="auto"/>
                  </w:divBdr>
                  <w:divsChild>
                    <w:div w:id="1772357497">
                      <w:marLeft w:val="0"/>
                      <w:marRight w:val="0"/>
                      <w:marTop w:val="0"/>
                      <w:marBottom w:val="0"/>
                      <w:divBdr>
                        <w:top w:val="none" w:sz="0" w:space="0" w:color="auto"/>
                        <w:left w:val="none" w:sz="0" w:space="0" w:color="auto"/>
                        <w:bottom w:val="none" w:sz="0" w:space="0" w:color="auto"/>
                        <w:right w:val="none" w:sz="0" w:space="0" w:color="auto"/>
                      </w:divBdr>
                    </w:div>
                  </w:divsChild>
                </w:div>
                <w:div w:id="1815370862">
                  <w:marLeft w:val="0"/>
                  <w:marRight w:val="0"/>
                  <w:marTop w:val="0"/>
                  <w:marBottom w:val="0"/>
                  <w:divBdr>
                    <w:top w:val="none" w:sz="0" w:space="0" w:color="auto"/>
                    <w:left w:val="none" w:sz="0" w:space="0" w:color="auto"/>
                    <w:bottom w:val="none" w:sz="0" w:space="0" w:color="auto"/>
                    <w:right w:val="none" w:sz="0" w:space="0" w:color="auto"/>
                  </w:divBdr>
                  <w:divsChild>
                    <w:div w:id="1638337853">
                      <w:marLeft w:val="0"/>
                      <w:marRight w:val="0"/>
                      <w:marTop w:val="0"/>
                      <w:marBottom w:val="0"/>
                      <w:divBdr>
                        <w:top w:val="none" w:sz="0" w:space="0" w:color="auto"/>
                        <w:left w:val="none" w:sz="0" w:space="0" w:color="auto"/>
                        <w:bottom w:val="none" w:sz="0" w:space="0" w:color="auto"/>
                        <w:right w:val="none" w:sz="0" w:space="0" w:color="auto"/>
                      </w:divBdr>
                    </w:div>
                  </w:divsChild>
                </w:div>
                <w:div w:id="1485270586">
                  <w:marLeft w:val="0"/>
                  <w:marRight w:val="0"/>
                  <w:marTop w:val="0"/>
                  <w:marBottom w:val="0"/>
                  <w:divBdr>
                    <w:top w:val="none" w:sz="0" w:space="0" w:color="auto"/>
                    <w:left w:val="none" w:sz="0" w:space="0" w:color="auto"/>
                    <w:bottom w:val="none" w:sz="0" w:space="0" w:color="auto"/>
                    <w:right w:val="none" w:sz="0" w:space="0" w:color="auto"/>
                  </w:divBdr>
                  <w:divsChild>
                    <w:div w:id="414783512">
                      <w:marLeft w:val="0"/>
                      <w:marRight w:val="0"/>
                      <w:marTop w:val="0"/>
                      <w:marBottom w:val="0"/>
                      <w:divBdr>
                        <w:top w:val="none" w:sz="0" w:space="0" w:color="auto"/>
                        <w:left w:val="none" w:sz="0" w:space="0" w:color="auto"/>
                        <w:bottom w:val="none" w:sz="0" w:space="0" w:color="auto"/>
                        <w:right w:val="none" w:sz="0" w:space="0" w:color="auto"/>
                      </w:divBdr>
                    </w:div>
                  </w:divsChild>
                </w:div>
                <w:div w:id="1634168932">
                  <w:marLeft w:val="0"/>
                  <w:marRight w:val="0"/>
                  <w:marTop w:val="0"/>
                  <w:marBottom w:val="0"/>
                  <w:divBdr>
                    <w:top w:val="none" w:sz="0" w:space="0" w:color="auto"/>
                    <w:left w:val="none" w:sz="0" w:space="0" w:color="auto"/>
                    <w:bottom w:val="none" w:sz="0" w:space="0" w:color="auto"/>
                    <w:right w:val="none" w:sz="0" w:space="0" w:color="auto"/>
                  </w:divBdr>
                  <w:divsChild>
                    <w:div w:id="1540510715">
                      <w:marLeft w:val="0"/>
                      <w:marRight w:val="0"/>
                      <w:marTop w:val="0"/>
                      <w:marBottom w:val="0"/>
                      <w:divBdr>
                        <w:top w:val="none" w:sz="0" w:space="0" w:color="auto"/>
                        <w:left w:val="none" w:sz="0" w:space="0" w:color="auto"/>
                        <w:bottom w:val="none" w:sz="0" w:space="0" w:color="auto"/>
                        <w:right w:val="none" w:sz="0" w:space="0" w:color="auto"/>
                      </w:divBdr>
                    </w:div>
                  </w:divsChild>
                </w:div>
                <w:div w:id="330639478">
                  <w:marLeft w:val="0"/>
                  <w:marRight w:val="0"/>
                  <w:marTop w:val="0"/>
                  <w:marBottom w:val="0"/>
                  <w:divBdr>
                    <w:top w:val="none" w:sz="0" w:space="0" w:color="auto"/>
                    <w:left w:val="none" w:sz="0" w:space="0" w:color="auto"/>
                    <w:bottom w:val="none" w:sz="0" w:space="0" w:color="auto"/>
                    <w:right w:val="none" w:sz="0" w:space="0" w:color="auto"/>
                  </w:divBdr>
                  <w:divsChild>
                    <w:div w:id="1177772763">
                      <w:marLeft w:val="0"/>
                      <w:marRight w:val="0"/>
                      <w:marTop w:val="0"/>
                      <w:marBottom w:val="0"/>
                      <w:divBdr>
                        <w:top w:val="none" w:sz="0" w:space="0" w:color="auto"/>
                        <w:left w:val="none" w:sz="0" w:space="0" w:color="auto"/>
                        <w:bottom w:val="none" w:sz="0" w:space="0" w:color="auto"/>
                        <w:right w:val="none" w:sz="0" w:space="0" w:color="auto"/>
                      </w:divBdr>
                    </w:div>
                  </w:divsChild>
                </w:div>
                <w:div w:id="1193423614">
                  <w:marLeft w:val="0"/>
                  <w:marRight w:val="0"/>
                  <w:marTop w:val="0"/>
                  <w:marBottom w:val="0"/>
                  <w:divBdr>
                    <w:top w:val="none" w:sz="0" w:space="0" w:color="auto"/>
                    <w:left w:val="none" w:sz="0" w:space="0" w:color="auto"/>
                    <w:bottom w:val="none" w:sz="0" w:space="0" w:color="auto"/>
                    <w:right w:val="none" w:sz="0" w:space="0" w:color="auto"/>
                  </w:divBdr>
                  <w:divsChild>
                    <w:div w:id="1165897089">
                      <w:marLeft w:val="0"/>
                      <w:marRight w:val="0"/>
                      <w:marTop w:val="0"/>
                      <w:marBottom w:val="0"/>
                      <w:divBdr>
                        <w:top w:val="none" w:sz="0" w:space="0" w:color="auto"/>
                        <w:left w:val="none" w:sz="0" w:space="0" w:color="auto"/>
                        <w:bottom w:val="none" w:sz="0" w:space="0" w:color="auto"/>
                        <w:right w:val="none" w:sz="0" w:space="0" w:color="auto"/>
                      </w:divBdr>
                    </w:div>
                  </w:divsChild>
                </w:div>
                <w:div w:id="1909148449">
                  <w:marLeft w:val="0"/>
                  <w:marRight w:val="0"/>
                  <w:marTop w:val="0"/>
                  <w:marBottom w:val="0"/>
                  <w:divBdr>
                    <w:top w:val="none" w:sz="0" w:space="0" w:color="auto"/>
                    <w:left w:val="none" w:sz="0" w:space="0" w:color="auto"/>
                    <w:bottom w:val="none" w:sz="0" w:space="0" w:color="auto"/>
                    <w:right w:val="none" w:sz="0" w:space="0" w:color="auto"/>
                  </w:divBdr>
                  <w:divsChild>
                    <w:div w:id="10619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comments" Target="comments.xml" Id="R43c3951b03a64c65" /><Relationship Type="http://schemas.microsoft.com/office/2011/relationships/people" Target="people.xml" Id="R75730575ac164869" /><Relationship Type="http://schemas.microsoft.com/office/2011/relationships/commentsExtended" Target="commentsExtended.xml" Id="Rd28bc9618bdc4821" /><Relationship Type="http://schemas.microsoft.com/office/2016/09/relationships/commentsIds" Target="commentsIds.xml" Id="R55ef44d710924f5e" /><Relationship Type="http://schemas.microsoft.com/office/2018/08/relationships/commentsExtensible" Target="commentsExtensible.xml" Id="R5d340a5cf78c4d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0655AE-7271-43EE-A36D-653C931E5B0F}">
  <ds:schemaRefs>
    <ds:schemaRef ds:uri="http://schemas.microsoft.com/sharepoint/v3/contenttype/forms"/>
  </ds:schemaRefs>
</ds:datastoreItem>
</file>

<file path=customXml/itemProps2.xml><?xml version="1.0" encoding="utf-8"?>
<ds:datastoreItem xmlns:ds="http://schemas.openxmlformats.org/officeDocument/2006/customXml" ds:itemID="{DE28E26E-533F-4619-A906-58988588FFB6}">
  <ds:schemaRefs>
    <ds:schemaRef ds:uri="c269359f-7f69-495c-8beb-18ee83508b64"/>
    <ds:schemaRef ds:uri="http://www.w3.org/XML/1998/namespace"/>
    <ds:schemaRef ds:uri="http://schemas.microsoft.com/office/2006/metadata/properties"/>
    <ds:schemaRef ds:uri="http://purl.org/dc/elements/1.1/"/>
    <ds:schemaRef ds:uri="http://schemas.microsoft.com/office/infopath/2007/PartnerControls"/>
    <ds:schemaRef ds:uri="http://schemas.microsoft.com/office/2006/documentManagement/types"/>
    <ds:schemaRef ds:uri="http://purl.org/dc/terms/"/>
    <ds:schemaRef ds:uri="http://purl.org/dc/dcmitype/"/>
    <ds:schemaRef ds:uri="http://schemas.openxmlformats.org/package/2006/metadata/core-properties"/>
    <ds:schemaRef ds:uri="e5b39a18-2306-43a9-b1f8-24fa90d27229"/>
  </ds:schemaRefs>
</ds:datastoreItem>
</file>

<file path=customXml/itemProps3.xml><?xml version="1.0" encoding="utf-8"?>
<ds:datastoreItem xmlns:ds="http://schemas.openxmlformats.org/officeDocument/2006/customXml" ds:itemID="{B3709618-0CE2-4DF4-B405-316D392BBE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Dublin Institute of Technology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Alicja Bobek</dc:creator>
  <keywords/>
  <dc:description/>
  <lastModifiedBy>Alicja Bobek</lastModifiedBy>
  <revision>7</revision>
  <dcterms:created xsi:type="dcterms:W3CDTF">2025-03-28T16:01:00.0000000Z</dcterms:created>
  <dcterms:modified xsi:type="dcterms:W3CDTF">2025-09-24T14:14:14.9803949Z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