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8E23" w14:textId="77777777" w:rsidR="00D83E97" w:rsidRPr="007511E8" w:rsidRDefault="00D83E97" w:rsidP="00D83E97">
      <w:pPr>
        <w:widowControl w:val="0"/>
        <w:pBdr>
          <w:top w:val="nil"/>
          <w:left w:val="nil"/>
          <w:bottom w:val="nil"/>
          <w:right w:val="nil"/>
          <w:between w:val="nil"/>
        </w:pBdr>
        <w:spacing w:after="0" w:line="276" w:lineRule="auto"/>
        <w:rPr>
          <w:lang w:val="en-GB"/>
        </w:rPr>
      </w:pPr>
    </w:p>
    <w:p w14:paraId="0FF89FA5" w14:textId="77777777" w:rsidR="00D83E97" w:rsidRPr="007511E8" w:rsidRDefault="00D83E97" w:rsidP="00D83E97">
      <w:pPr>
        <w:tabs>
          <w:tab w:val="left" w:pos="3222"/>
        </w:tabs>
        <w:rPr>
          <w:lang w:val="en-GB"/>
        </w:rPr>
      </w:pPr>
      <w:r w:rsidRPr="007511E8">
        <w:rPr>
          <w:lang w:val="en-GB"/>
        </w:rPr>
        <w:tab/>
      </w:r>
    </w:p>
    <w:p w14:paraId="501148FE" w14:textId="77777777" w:rsidR="00D83E97" w:rsidRPr="007511E8" w:rsidRDefault="00D83E97" w:rsidP="00D83E97">
      <w:pPr>
        <w:rPr>
          <w:lang w:val="en-GB"/>
        </w:rPr>
      </w:pPr>
    </w:p>
    <w:p w14:paraId="422A2020" w14:textId="77777777" w:rsidR="00D83E97" w:rsidRPr="007511E8" w:rsidRDefault="00D83E97" w:rsidP="00D83E97">
      <w:pPr>
        <w:jc w:val="center"/>
        <w:rPr>
          <w:lang w:val="en-GB"/>
        </w:rPr>
      </w:pPr>
      <w:r w:rsidRPr="007511E8">
        <w:rPr>
          <w:noProof/>
          <w:lang w:val="en-GB"/>
        </w:rPr>
        <w:drawing>
          <wp:inline distT="0" distB="0" distL="0" distR="0" wp14:anchorId="232FF0B3" wp14:editId="0131BAA1">
            <wp:extent cx="2020828" cy="1335027"/>
            <wp:effectExtent l="0" t="0" r="0" b="0"/>
            <wp:docPr id="240460732" name="image2.png" descr="A logo with colorful circle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colorful circles and letters&#10;&#10;Description automatically generated"/>
                    <pic:cNvPicPr preferRelativeResize="0"/>
                  </pic:nvPicPr>
                  <pic:blipFill>
                    <a:blip r:embed="rId10"/>
                    <a:srcRect/>
                    <a:stretch>
                      <a:fillRect/>
                    </a:stretch>
                  </pic:blipFill>
                  <pic:spPr>
                    <a:xfrm>
                      <a:off x="0" y="0"/>
                      <a:ext cx="2020828" cy="1335027"/>
                    </a:xfrm>
                    <a:prstGeom prst="rect">
                      <a:avLst/>
                    </a:prstGeom>
                    <a:ln/>
                  </pic:spPr>
                </pic:pic>
              </a:graphicData>
            </a:graphic>
          </wp:inline>
        </w:drawing>
      </w:r>
    </w:p>
    <w:p w14:paraId="651F3C05" w14:textId="77777777" w:rsidR="00D83E97" w:rsidRPr="007511E8" w:rsidRDefault="00D83E97" w:rsidP="00D83E97">
      <w:pPr>
        <w:rPr>
          <w:lang w:val="en-GB"/>
        </w:rPr>
      </w:pPr>
    </w:p>
    <w:p w14:paraId="7A4E8832" w14:textId="77777777" w:rsidR="00D83E97" w:rsidRPr="007511E8" w:rsidRDefault="00D83E97" w:rsidP="00D83E97">
      <w:pPr>
        <w:rPr>
          <w:lang w:val="en-GB"/>
        </w:rPr>
      </w:pPr>
    </w:p>
    <w:p w14:paraId="31CBD416" w14:textId="77777777" w:rsidR="00D83E97" w:rsidRPr="007511E8" w:rsidRDefault="00D83E97" w:rsidP="00D83E97">
      <w:pPr>
        <w:ind w:left="720" w:hanging="720"/>
        <w:jc w:val="center"/>
        <w:rPr>
          <w:b/>
          <w:bCs/>
          <w:color w:val="0A2F41" w:themeColor="accent1" w:themeShade="80"/>
          <w:sz w:val="48"/>
          <w:szCs w:val="48"/>
          <w:lang w:val="en-GB"/>
        </w:rPr>
      </w:pPr>
      <w:r w:rsidRPr="007511E8">
        <w:rPr>
          <w:b/>
          <w:bCs/>
          <w:color w:val="0A2F41" w:themeColor="accent1" w:themeShade="80"/>
          <w:sz w:val="48"/>
          <w:szCs w:val="48"/>
          <w:lang w:val="en-GB"/>
        </w:rPr>
        <w:t>Task T4.2</w:t>
      </w:r>
    </w:p>
    <w:p w14:paraId="73941573" w14:textId="77777777" w:rsidR="00D83E97" w:rsidRPr="007511E8" w:rsidRDefault="00D83E97" w:rsidP="00D83E97">
      <w:pPr>
        <w:rPr>
          <w:lang w:val="en-GB"/>
        </w:rPr>
      </w:pPr>
    </w:p>
    <w:p w14:paraId="1307C53B" w14:textId="77777777" w:rsidR="00D83E97" w:rsidRPr="007511E8" w:rsidRDefault="00D83E97" w:rsidP="00D83E97">
      <w:pPr>
        <w:rPr>
          <w:b/>
          <w:bCs/>
          <w:sz w:val="28"/>
          <w:szCs w:val="28"/>
          <w:lang w:val="en-GB"/>
        </w:rPr>
      </w:pPr>
    </w:p>
    <w:p w14:paraId="2C2623DA" w14:textId="77777777" w:rsidR="00D83E97" w:rsidRPr="007511E8" w:rsidRDefault="00D83E97" w:rsidP="00D83E97">
      <w:pPr>
        <w:pStyle w:val="Untertitel"/>
        <w:ind w:right="369"/>
        <w:jc w:val="center"/>
        <w:rPr>
          <w:b/>
          <w:bCs/>
          <w:color w:val="843C0B"/>
          <w:sz w:val="36"/>
          <w:szCs w:val="36"/>
          <w:lang w:val="en-GB"/>
        </w:rPr>
      </w:pPr>
      <w:r w:rsidRPr="007511E8">
        <w:rPr>
          <w:b/>
          <w:bCs/>
          <w:color w:val="843C0B"/>
          <w:sz w:val="36"/>
          <w:szCs w:val="36"/>
          <w:lang w:val="en-GB"/>
        </w:rPr>
        <w:t>Reporting template second-fifth lab sessions</w:t>
      </w:r>
    </w:p>
    <w:p w14:paraId="4E3A3D9B" w14:textId="3BFA18E0" w:rsidR="00D83E97" w:rsidRPr="009D637B" w:rsidRDefault="009D637B" w:rsidP="00D83E97">
      <w:pPr>
        <w:pStyle w:val="Titel"/>
        <w:tabs>
          <w:tab w:val="center" w:pos="4819"/>
          <w:tab w:val="right" w:pos="9720"/>
        </w:tabs>
        <w:ind w:left="-90" w:right="-41"/>
        <w:rPr>
          <w:rFonts w:ascii="Calibri" w:eastAsia="Calibri" w:hAnsi="Calibri" w:cs="Calibri"/>
          <w:bCs/>
          <w:sz w:val="40"/>
          <w:szCs w:val="40"/>
          <w:lang w:val="de-DE"/>
        </w:rPr>
      </w:pPr>
      <w:r>
        <w:rPr>
          <w:rFonts w:ascii="Calibri" w:eastAsia="Calibri" w:hAnsi="Calibri" w:cs="Calibri"/>
          <w:b/>
          <w:sz w:val="40"/>
          <w:szCs w:val="40"/>
          <w:lang w:val="en-GB"/>
        </w:rPr>
        <w:tab/>
      </w:r>
      <w:r w:rsidRPr="009D637B">
        <w:rPr>
          <w:rFonts w:ascii="Calibri" w:eastAsia="Calibri" w:hAnsi="Calibri" w:cs="Calibri"/>
          <w:bCs/>
          <w:sz w:val="28"/>
          <w:szCs w:val="28"/>
          <w:lang w:val="de-DE"/>
        </w:rPr>
        <w:t>Pia Wieser, Kiara Groneweg, Franzi Wiedmann</w:t>
      </w:r>
    </w:p>
    <w:p w14:paraId="2B5A543A" w14:textId="77777777" w:rsidR="00D83E97" w:rsidRPr="009D637B" w:rsidRDefault="00D83E97" w:rsidP="00D83E97">
      <w:pPr>
        <w:rPr>
          <w:color w:val="000000"/>
          <w:sz w:val="40"/>
          <w:szCs w:val="40"/>
          <w:lang w:val="de-DE"/>
        </w:rPr>
      </w:pPr>
    </w:p>
    <w:p w14:paraId="15AAF85F" w14:textId="1EBD4AA8" w:rsidR="00D83E97" w:rsidRPr="009D637B" w:rsidRDefault="00D83E97" w:rsidP="00D83E97">
      <w:pPr>
        <w:rPr>
          <w:color w:val="002060"/>
          <w:lang w:val="de-DE"/>
        </w:rPr>
      </w:pPr>
    </w:p>
    <w:p w14:paraId="5B071087" w14:textId="77777777" w:rsidR="00D83E97" w:rsidRPr="009D637B" w:rsidRDefault="00D83E97" w:rsidP="00D83E97">
      <w:pPr>
        <w:rPr>
          <w:color w:val="002060"/>
          <w:lang w:val="de-DE"/>
        </w:rPr>
      </w:pPr>
    </w:p>
    <w:p w14:paraId="3911F7D7" w14:textId="77777777" w:rsidR="00D83E97" w:rsidRPr="009D637B" w:rsidRDefault="00D83E97" w:rsidP="00D83E97">
      <w:pPr>
        <w:rPr>
          <w:color w:val="002060"/>
          <w:lang w:val="de-DE"/>
        </w:rPr>
      </w:pPr>
    </w:p>
    <w:p w14:paraId="015DC30F" w14:textId="7A2FFF42" w:rsidR="00D83E97" w:rsidRPr="009D637B" w:rsidRDefault="00D83E97" w:rsidP="00D83E97">
      <w:pPr>
        <w:rPr>
          <w:color w:val="002060"/>
          <w:lang w:val="de-DE"/>
        </w:rPr>
      </w:pPr>
    </w:p>
    <w:p w14:paraId="71C8A942" w14:textId="77777777" w:rsidR="006D15F7" w:rsidRPr="009D637B" w:rsidRDefault="006D15F7" w:rsidP="00D83E97">
      <w:pPr>
        <w:rPr>
          <w:color w:val="002060"/>
          <w:lang w:val="de-DE"/>
        </w:rPr>
      </w:pPr>
    </w:p>
    <w:p w14:paraId="6A911B40" w14:textId="77777777" w:rsidR="006D15F7" w:rsidRPr="009D637B" w:rsidRDefault="006D15F7" w:rsidP="00D83E97">
      <w:pPr>
        <w:rPr>
          <w:color w:val="002060"/>
          <w:lang w:val="de-DE"/>
        </w:rPr>
      </w:pPr>
    </w:p>
    <w:p w14:paraId="3DEAE9B4" w14:textId="77777777" w:rsidR="006D15F7" w:rsidRPr="009D637B" w:rsidRDefault="006D15F7" w:rsidP="00D83E97">
      <w:pPr>
        <w:rPr>
          <w:color w:val="002060"/>
          <w:lang w:val="de-DE"/>
        </w:rPr>
      </w:pPr>
    </w:p>
    <w:p w14:paraId="0510C2A9" w14:textId="77777777" w:rsidR="00D83E97" w:rsidRPr="007511E8" w:rsidRDefault="00D83E97" w:rsidP="00D83E97">
      <w:pPr>
        <w:rPr>
          <w:color w:val="002060"/>
          <w:lang w:val="en-GB"/>
        </w:rPr>
      </w:pPr>
      <w:r w:rsidRPr="007511E8">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7511E8">
        <w:rPr>
          <w:color w:val="002060"/>
          <w:lang w:val="en-GB"/>
        </w:rPr>
        <w:t>.</w:t>
      </w:r>
    </w:p>
    <w:p w14:paraId="2C4ACC7A" w14:textId="77777777" w:rsidR="00493BC6" w:rsidRPr="007511E8" w:rsidRDefault="00493BC6" w:rsidP="00D83E97">
      <w:pPr>
        <w:jc w:val="both"/>
        <w:rPr>
          <w:lang w:val="en-GB"/>
        </w:rPr>
      </w:pPr>
    </w:p>
    <w:p w14:paraId="4466235D" w14:textId="77777777" w:rsidR="00493BC6" w:rsidRPr="007511E8" w:rsidRDefault="00493BC6" w:rsidP="00D83E97">
      <w:pPr>
        <w:jc w:val="both"/>
        <w:rPr>
          <w:lang w:val="en-GB"/>
        </w:rPr>
      </w:pPr>
    </w:p>
    <w:p w14:paraId="32354670" w14:textId="77777777" w:rsidR="007511E8" w:rsidRPr="007511E8" w:rsidRDefault="007511E8" w:rsidP="00D83E97">
      <w:pPr>
        <w:jc w:val="both"/>
        <w:rPr>
          <w:lang w:val="en-GB"/>
        </w:rPr>
      </w:pPr>
    </w:p>
    <w:p w14:paraId="55983B08" w14:textId="1E607307" w:rsidR="007511E8" w:rsidRPr="007511E8" w:rsidRDefault="007511E8" w:rsidP="00D83E97">
      <w:pPr>
        <w:jc w:val="both"/>
        <w:rPr>
          <w:lang w:val="en-GB"/>
        </w:rPr>
      </w:pPr>
      <w:r w:rsidRPr="007511E8">
        <w:rPr>
          <w:noProof/>
          <w:sz w:val="18"/>
          <w:szCs w:val="18"/>
          <w:lang w:val="en-GB"/>
        </w:rPr>
        <w:drawing>
          <wp:anchor distT="0" distB="0" distL="114300" distR="114300" simplePos="0" relativeHeight="251658240" behindDoc="0" locked="0" layoutInCell="1" hidden="0" allowOverlap="1" wp14:anchorId="6BD15D6B" wp14:editId="3693FF38">
            <wp:simplePos x="0" y="0"/>
            <wp:positionH relativeFrom="margin">
              <wp:posOffset>1465188</wp:posOffset>
            </wp:positionH>
            <wp:positionV relativeFrom="margin">
              <wp:posOffset>7875905</wp:posOffset>
            </wp:positionV>
            <wp:extent cx="3035300" cy="698500"/>
            <wp:effectExtent l="0" t="0" r="0" b="0"/>
            <wp:wrapSquare wrapText="bothSides" distT="0" distB="0" distL="114300" distR="114300"/>
            <wp:docPr id="240460731" name="image1.png" descr="изтеглен файл (1).png"/>
            <wp:cNvGraphicFramePr/>
            <a:graphic xmlns:a="http://schemas.openxmlformats.org/drawingml/2006/main">
              <a:graphicData uri="http://schemas.openxmlformats.org/drawingml/2006/picture">
                <pic:pic xmlns:pic="http://schemas.openxmlformats.org/drawingml/2006/picture">
                  <pic:nvPicPr>
                    <pic:cNvPr id="0" name="image1.png" descr="изтеглен файл (1).png"/>
                    <pic:cNvPicPr preferRelativeResize="0"/>
                  </pic:nvPicPr>
                  <pic:blipFill>
                    <a:blip r:embed="rId11"/>
                    <a:srcRect/>
                    <a:stretch>
                      <a:fillRect/>
                    </a:stretch>
                  </pic:blipFill>
                  <pic:spPr>
                    <a:xfrm>
                      <a:off x="0" y="0"/>
                      <a:ext cx="3035300" cy="698500"/>
                    </a:xfrm>
                    <a:prstGeom prst="rect">
                      <a:avLst/>
                    </a:prstGeom>
                    <a:ln/>
                  </pic:spPr>
                </pic:pic>
              </a:graphicData>
            </a:graphic>
          </wp:anchor>
        </w:drawing>
      </w:r>
    </w:p>
    <w:p w14:paraId="6F088750" w14:textId="4FB02A79" w:rsidR="00D83E97" w:rsidRPr="007511E8" w:rsidRDefault="00D83E97" w:rsidP="00D83E97">
      <w:pPr>
        <w:jc w:val="both"/>
        <w:rPr>
          <w:lang w:val="en-GB"/>
        </w:rPr>
      </w:pPr>
      <w:r w:rsidRPr="007511E8">
        <w:rPr>
          <w:lang w:val="en-GB"/>
        </w:rPr>
        <w:lastRenderedPageBreak/>
        <w:t>The present template is dedicated to report the second to fifth FITTER-EU lab sessions. A draft version of this report is to be delivered to Smart Venice within 10 days after the implementation of the last session of the co-creation path —the final online session for validation—, in any case no later than December 18</w:t>
      </w:r>
      <w:r w:rsidRPr="007511E8">
        <w:rPr>
          <w:vertAlign w:val="superscript"/>
          <w:lang w:val="en-GB"/>
        </w:rPr>
        <w:t>th</w:t>
      </w:r>
      <w:r w:rsidRPr="007511E8">
        <w:rPr>
          <w:lang w:val="en-GB"/>
        </w:rPr>
        <w:t xml:space="preserve">. </w:t>
      </w:r>
    </w:p>
    <w:p w14:paraId="353BFD10" w14:textId="77777777" w:rsidR="00D83E97" w:rsidRPr="007511E8" w:rsidRDefault="00D83E97" w:rsidP="00D83E97">
      <w:pPr>
        <w:jc w:val="both"/>
        <w:rPr>
          <w:lang w:val="en-GB"/>
        </w:rPr>
      </w:pPr>
      <w:r w:rsidRPr="007511E8">
        <w:rPr>
          <w:lang w:val="en-GB"/>
        </w:rPr>
        <w:t>We recommend the following:</w:t>
      </w:r>
    </w:p>
    <w:p w14:paraId="0CAFD78D" w14:textId="77777777" w:rsidR="00D83E97" w:rsidRPr="007511E8" w:rsidRDefault="00D83E97" w:rsidP="00E05EF8">
      <w:pPr>
        <w:numPr>
          <w:ilvl w:val="0"/>
          <w:numId w:val="3"/>
        </w:numPr>
        <w:spacing w:after="0"/>
        <w:jc w:val="both"/>
        <w:rPr>
          <w:lang w:val="en-GB"/>
        </w:rPr>
      </w:pPr>
      <w:r w:rsidRPr="007511E8">
        <w:rPr>
          <w:lang w:val="en-GB"/>
        </w:rPr>
        <w:t>Be as accurate as possible when reporting the policy factsheets. Do not omit any details, and include all content emerged from and discussed during the lab. This constitutes the core outcome of Task 4.2 and will form a central part of the FITTER-EU platform.</w:t>
      </w:r>
    </w:p>
    <w:p w14:paraId="50ECE38F" w14:textId="77777777" w:rsidR="00D83E97" w:rsidRPr="007511E8" w:rsidRDefault="00D83E97" w:rsidP="00E05EF8">
      <w:pPr>
        <w:numPr>
          <w:ilvl w:val="0"/>
          <w:numId w:val="3"/>
        </w:numPr>
        <w:spacing w:after="0"/>
        <w:jc w:val="both"/>
        <w:rPr>
          <w:lang w:val="en-GB"/>
        </w:rPr>
      </w:pPr>
      <w:r w:rsidRPr="007511E8">
        <w:rPr>
          <w:lang w:val="en-GB"/>
        </w:rPr>
        <w:t>Ensure that local/regional examples, if any, are linked to national policies, as the focus of the project is on national-level impacts and policy measures.</w:t>
      </w:r>
    </w:p>
    <w:p w14:paraId="2AE2CCA7" w14:textId="512B49D2" w:rsidR="00D83E97" w:rsidRPr="007511E8" w:rsidRDefault="00D83E97" w:rsidP="006317E8">
      <w:pPr>
        <w:pStyle w:val="berschrift1"/>
      </w:pPr>
      <w:r w:rsidRPr="007511E8">
        <w:t>Organisations participating in the FITTER-EU co-creation path.</w:t>
      </w:r>
    </w:p>
    <w:p w14:paraId="59D1E521" w14:textId="77777777" w:rsidR="00D83E97" w:rsidRPr="007511E8" w:rsidRDefault="00D83E97" w:rsidP="00D83E97">
      <w:pPr>
        <w:rPr>
          <w:i/>
          <w:color w:val="4472C4"/>
          <w:lang w:val="en-GB"/>
        </w:rPr>
      </w:pPr>
      <w:r w:rsidRPr="007511E8">
        <w:rPr>
          <w:i/>
          <w:color w:val="4472C4"/>
          <w:lang w:val="en-GB"/>
        </w:rPr>
        <w:t>Detail the information of the lab’s organization:</w:t>
      </w:r>
    </w:p>
    <w:tbl>
      <w:tblPr>
        <w:tblStyle w:val="Tabellenraster"/>
        <w:tblW w:w="8505" w:type="dxa"/>
        <w:tblLook w:val="0600" w:firstRow="0" w:lastRow="0" w:firstColumn="0" w:lastColumn="0" w:noHBand="1" w:noVBand="1"/>
      </w:tblPr>
      <w:tblGrid>
        <w:gridCol w:w="1701"/>
        <w:gridCol w:w="1701"/>
        <w:gridCol w:w="1701"/>
        <w:gridCol w:w="1701"/>
        <w:gridCol w:w="1701"/>
      </w:tblGrid>
      <w:tr w:rsidR="00D83E97" w:rsidRPr="007511E8" w14:paraId="54BE20C0" w14:textId="77777777" w:rsidTr="6663C912">
        <w:trPr>
          <w:trHeight w:val="20"/>
        </w:trPr>
        <w:tc>
          <w:tcPr>
            <w:tcW w:w="1701" w:type="dxa"/>
            <w:vAlign w:val="center"/>
            <w:hideMark/>
          </w:tcPr>
          <w:p w14:paraId="6450013F" w14:textId="77777777" w:rsidR="00D83E97" w:rsidRPr="007511E8" w:rsidRDefault="00D83E97">
            <w:pPr>
              <w:spacing w:after="160"/>
              <w:jc w:val="center"/>
              <w:rPr>
                <w:iCs/>
                <w:color w:val="000000" w:themeColor="text1"/>
                <w:sz w:val="20"/>
                <w:szCs w:val="20"/>
                <w:lang w:val="en-GB"/>
              </w:rPr>
            </w:pPr>
            <w:r w:rsidRPr="007511E8">
              <w:rPr>
                <w:b/>
                <w:bCs/>
                <w:iCs/>
                <w:color w:val="000000" w:themeColor="text1"/>
                <w:sz w:val="20"/>
                <w:szCs w:val="20"/>
                <w:lang w:val="en-GB"/>
              </w:rPr>
              <w:t>Number of lab</w:t>
            </w:r>
          </w:p>
        </w:tc>
        <w:tc>
          <w:tcPr>
            <w:tcW w:w="1701" w:type="dxa"/>
            <w:vAlign w:val="center"/>
            <w:hideMark/>
          </w:tcPr>
          <w:p w14:paraId="6C4CBB0E" w14:textId="77777777" w:rsidR="00D83E97" w:rsidRPr="007511E8" w:rsidRDefault="00D83E97">
            <w:pPr>
              <w:spacing w:after="160"/>
              <w:jc w:val="center"/>
              <w:rPr>
                <w:iCs/>
                <w:color w:val="000000" w:themeColor="text1"/>
                <w:sz w:val="20"/>
                <w:szCs w:val="20"/>
                <w:lang w:val="en-GB"/>
              </w:rPr>
            </w:pPr>
            <w:r w:rsidRPr="007511E8">
              <w:rPr>
                <w:b/>
                <w:bCs/>
                <w:iCs/>
                <w:color w:val="000000" w:themeColor="text1"/>
                <w:sz w:val="20"/>
                <w:szCs w:val="20"/>
                <w:lang w:val="en-GB"/>
              </w:rPr>
              <w:t>Date</w:t>
            </w:r>
          </w:p>
        </w:tc>
        <w:tc>
          <w:tcPr>
            <w:tcW w:w="1701" w:type="dxa"/>
            <w:vAlign w:val="center"/>
          </w:tcPr>
          <w:p w14:paraId="56B0FAE0" w14:textId="77777777" w:rsidR="00D83E97" w:rsidRPr="007511E8" w:rsidRDefault="00D83E97">
            <w:pPr>
              <w:jc w:val="center"/>
              <w:rPr>
                <w:b/>
                <w:bCs/>
                <w:iCs/>
                <w:color w:val="000000" w:themeColor="text1"/>
                <w:sz w:val="20"/>
                <w:szCs w:val="20"/>
                <w:lang w:val="en-GB"/>
              </w:rPr>
            </w:pPr>
            <w:r w:rsidRPr="007511E8">
              <w:rPr>
                <w:b/>
                <w:bCs/>
                <w:iCs/>
                <w:color w:val="000000" w:themeColor="text1"/>
                <w:sz w:val="20"/>
                <w:szCs w:val="20"/>
                <w:lang w:val="en-GB"/>
              </w:rPr>
              <w:t>Venue</w:t>
            </w:r>
          </w:p>
        </w:tc>
        <w:tc>
          <w:tcPr>
            <w:tcW w:w="1701" w:type="dxa"/>
            <w:vAlign w:val="center"/>
            <w:hideMark/>
          </w:tcPr>
          <w:p w14:paraId="5E9547B4" w14:textId="77777777" w:rsidR="00D83E97" w:rsidRPr="007511E8" w:rsidRDefault="00D83E97">
            <w:pPr>
              <w:spacing w:after="160"/>
              <w:jc w:val="center"/>
              <w:rPr>
                <w:iCs/>
                <w:color w:val="000000" w:themeColor="text1"/>
                <w:sz w:val="20"/>
                <w:szCs w:val="20"/>
                <w:lang w:val="en-GB"/>
              </w:rPr>
            </w:pPr>
            <w:r w:rsidRPr="007511E8">
              <w:rPr>
                <w:b/>
                <w:bCs/>
                <w:iCs/>
                <w:color w:val="000000" w:themeColor="text1"/>
                <w:sz w:val="20"/>
                <w:szCs w:val="20"/>
                <w:lang w:val="en-GB"/>
              </w:rPr>
              <w:t>Facilitators</w:t>
            </w:r>
          </w:p>
        </w:tc>
        <w:tc>
          <w:tcPr>
            <w:tcW w:w="1701" w:type="dxa"/>
            <w:vAlign w:val="center"/>
            <w:hideMark/>
          </w:tcPr>
          <w:p w14:paraId="1FECA68D" w14:textId="77777777" w:rsidR="00D83E97" w:rsidRPr="007511E8" w:rsidRDefault="00D83E97">
            <w:pPr>
              <w:spacing w:after="160"/>
              <w:jc w:val="center"/>
              <w:rPr>
                <w:iCs/>
                <w:color w:val="000000" w:themeColor="text1"/>
                <w:sz w:val="20"/>
                <w:szCs w:val="20"/>
                <w:lang w:val="en-GB"/>
              </w:rPr>
            </w:pPr>
            <w:r w:rsidRPr="007511E8">
              <w:rPr>
                <w:b/>
                <w:bCs/>
                <w:iCs/>
                <w:color w:val="000000" w:themeColor="text1"/>
                <w:sz w:val="20"/>
                <w:szCs w:val="20"/>
                <w:lang w:val="en-GB"/>
              </w:rPr>
              <w:t>Total number of participants</w:t>
            </w:r>
          </w:p>
        </w:tc>
      </w:tr>
      <w:tr w:rsidR="00D83E97" w:rsidRPr="007511E8" w14:paraId="197957B6" w14:textId="77777777" w:rsidTr="6663C912">
        <w:trPr>
          <w:trHeight w:val="20"/>
        </w:trPr>
        <w:tc>
          <w:tcPr>
            <w:tcW w:w="1701" w:type="dxa"/>
            <w:vAlign w:val="center"/>
            <w:hideMark/>
          </w:tcPr>
          <w:p w14:paraId="1CFB4210" w14:textId="77777777" w:rsidR="00D83E97" w:rsidRPr="007511E8" w:rsidRDefault="00D83E97">
            <w:pPr>
              <w:spacing w:after="160"/>
              <w:jc w:val="center"/>
              <w:rPr>
                <w:iCs/>
                <w:color w:val="000000" w:themeColor="text1"/>
                <w:sz w:val="20"/>
                <w:szCs w:val="20"/>
                <w:lang w:val="en-GB"/>
              </w:rPr>
            </w:pPr>
            <w:r w:rsidRPr="007511E8">
              <w:rPr>
                <w:iCs/>
                <w:color w:val="000000" w:themeColor="text1"/>
                <w:sz w:val="20"/>
                <w:szCs w:val="20"/>
                <w:lang w:val="en-GB"/>
              </w:rPr>
              <w:t>1st in-presence lab</w:t>
            </w:r>
          </w:p>
        </w:tc>
        <w:tc>
          <w:tcPr>
            <w:tcW w:w="1701" w:type="dxa"/>
            <w:vAlign w:val="center"/>
          </w:tcPr>
          <w:p w14:paraId="6E223142" w14:textId="1AD2F0CE"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09.10.2025</w:t>
            </w:r>
          </w:p>
        </w:tc>
        <w:tc>
          <w:tcPr>
            <w:tcW w:w="1701" w:type="dxa"/>
            <w:vAlign w:val="center"/>
          </w:tcPr>
          <w:p w14:paraId="30C89BD3" w14:textId="75CF2B0A" w:rsidR="00D83E97" w:rsidRPr="007511E8" w:rsidRDefault="007B09F7">
            <w:pPr>
              <w:jc w:val="center"/>
              <w:rPr>
                <w:iCs/>
                <w:color w:val="000000" w:themeColor="text1"/>
                <w:sz w:val="20"/>
                <w:szCs w:val="20"/>
                <w:lang w:val="en-GB"/>
              </w:rPr>
            </w:pPr>
            <w:r>
              <w:rPr>
                <w:iCs/>
                <w:color w:val="000000" w:themeColor="text1"/>
                <w:sz w:val="20"/>
                <w:szCs w:val="20"/>
                <w:lang w:val="en-GB"/>
              </w:rPr>
              <w:t>EineWelt</w:t>
            </w:r>
            <w:r w:rsidR="00C32436">
              <w:rPr>
                <w:iCs/>
                <w:color w:val="000000" w:themeColor="text1"/>
                <w:sz w:val="20"/>
                <w:szCs w:val="20"/>
                <w:lang w:val="en-GB"/>
              </w:rPr>
              <w:t>H</w:t>
            </w:r>
            <w:r>
              <w:rPr>
                <w:iCs/>
                <w:color w:val="000000" w:themeColor="text1"/>
                <w:sz w:val="20"/>
                <w:szCs w:val="20"/>
                <w:lang w:val="en-GB"/>
              </w:rPr>
              <w:t>aus München</w:t>
            </w:r>
          </w:p>
        </w:tc>
        <w:tc>
          <w:tcPr>
            <w:tcW w:w="1701" w:type="dxa"/>
            <w:vAlign w:val="center"/>
            <w:hideMark/>
          </w:tcPr>
          <w:p w14:paraId="307ED609" w14:textId="77777777" w:rsidR="00D83E97" w:rsidRPr="007B09F7" w:rsidRDefault="007B09F7" w:rsidP="007B09F7">
            <w:pPr>
              <w:spacing w:line="240" w:lineRule="auto"/>
              <w:jc w:val="center"/>
              <w:rPr>
                <w:iCs/>
                <w:color w:val="000000" w:themeColor="text1"/>
                <w:sz w:val="20"/>
                <w:szCs w:val="20"/>
                <w:lang w:val="de-DE"/>
              </w:rPr>
            </w:pPr>
            <w:r w:rsidRPr="007B09F7">
              <w:rPr>
                <w:iCs/>
                <w:color w:val="000000" w:themeColor="text1"/>
                <w:sz w:val="20"/>
                <w:szCs w:val="20"/>
                <w:lang w:val="de-DE"/>
              </w:rPr>
              <w:t>Pia Wieser</w:t>
            </w:r>
          </w:p>
          <w:p w14:paraId="3A91117B" w14:textId="77777777" w:rsidR="007B09F7" w:rsidRPr="007B09F7" w:rsidRDefault="007B09F7" w:rsidP="007B09F7">
            <w:pPr>
              <w:spacing w:line="240" w:lineRule="auto"/>
              <w:jc w:val="center"/>
              <w:rPr>
                <w:iCs/>
                <w:color w:val="000000" w:themeColor="text1"/>
                <w:sz w:val="20"/>
                <w:szCs w:val="20"/>
                <w:lang w:val="de-DE"/>
              </w:rPr>
            </w:pPr>
            <w:r w:rsidRPr="007B09F7">
              <w:rPr>
                <w:iCs/>
                <w:color w:val="000000" w:themeColor="text1"/>
                <w:sz w:val="20"/>
                <w:szCs w:val="20"/>
                <w:lang w:val="de-DE"/>
              </w:rPr>
              <w:t>Kiara Groneweg</w:t>
            </w:r>
          </w:p>
          <w:p w14:paraId="1B0EC83E" w14:textId="0F368EFB" w:rsidR="007B09F7" w:rsidRPr="007B09F7" w:rsidRDefault="007B09F7" w:rsidP="007B09F7">
            <w:pPr>
              <w:spacing w:line="240" w:lineRule="auto"/>
              <w:jc w:val="center"/>
              <w:rPr>
                <w:iCs/>
                <w:color w:val="000000" w:themeColor="text1"/>
                <w:sz w:val="20"/>
                <w:szCs w:val="20"/>
                <w:lang w:val="de-DE"/>
              </w:rPr>
            </w:pPr>
            <w:r w:rsidRPr="007B09F7">
              <w:rPr>
                <w:iCs/>
                <w:color w:val="000000" w:themeColor="text1"/>
                <w:sz w:val="20"/>
                <w:szCs w:val="20"/>
                <w:lang w:val="de-DE"/>
              </w:rPr>
              <w:t>Franzi Wiedmann</w:t>
            </w:r>
          </w:p>
        </w:tc>
        <w:tc>
          <w:tcPr>
            <w:tcW w:w="1701" w:type="dxa"/>
            <w:vAlign w:val="center"/>
          </w:tcPr>
          <w:p w14:paraId="2124BD27" w14:textId="52C7FA51"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7</w:t>
            </w:r>
          </w:p>
        </w:tc>
      </w:tr>
      <w:tr w:rsidR="00D83E97" w:rsidRPr="007511E8" w14:paraId="7B1784A4" w14:textId="77777777" w:rsidTr="6663C912">
        <w:trPr>
          <w:trHeight w:val="20"/>
        </w:trPr>
        <w:tc>
          <w:tcPr>
            <w:tcW w:w="1701" w:type="dxa"/>
            <w:vAlign w:val="center"/>
            <w:hideMark/>
          </w:tcPr>
          <w:p w14:paraId="5F26B316" w14:textId="77777777" w:rsidR="00D83E97" w:rsidRPr="007511E8" w:rsidRDefault="00D83E97">
            <w:pPr>
              <w:spacing w:after="160"/>
              <w:jc w:val="center"/>
              <w:rPr>
                <w:iCs/>
                <w:color w:val="000000" w:themeColor="text1"/>
                <w:sz w:val="20"/>
                <w:szCs w:val="20"/>
                <w:lang w:val="en-GB"/>
              </w:rPr>
            </w:pPr>
            <w:r w:rsidRPr="007511E8">
              <w:rPr>
                <w:iCs/>
                <w:color w:val="000000" w:themeColor="text1"/>
                <w:sz w:val="20"/>
                <w:szCs w:val="20"/>
                <w:lang w:val="en-GB"/>
              </w:rPr>
              <w:t>1st online lab</w:t>
            </w:r>
          </w:p>
        </w:tc>
        <w:tc>
          <w:tcPr>
            <w:tcW w:w="1701" w:type="dxa"/>
            <w:vAlign w:val="center"/>
          </w:tcPr>
          <w:p w14:paraId="6AB14841" w14:textId="64E9053D"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30.10.2025</w:t>
            </w:r>
          </w:p>
        </w:tc>
        <w:tc>
          <w:tcPr>
            <w:tcW w:w="1701" w:type="dxa"/>
            <w:vAlign w:val="center"/>
          </w:tcPr>
          <w:p w14:paraId="2E2DC9B8" w14:textId="34019B7E" w:rsidR="00D83E97" w:rsidRPr="007511E8" w:rsidRDefault="007B09F7">
            <w:pPr>
              <w:jc w:val="center"/>
              <w:rPr>
                <w:iCs/>
                <w:color w:val="000000" w:themeColor="text1"/>
                <w:sz w:val="20"/>
                <w:szCs w:val="20"/>
                <w:lang w:val="en-GB"/>
              </w:rPr>
            </w:pPr>
            <w:r>
              <w:rPr>
                <w:iCs/>
                <w:color w:val="000000" w:themeColor="text1"/>
                <w:sz w:val="20"/>
                <w:szCs w:val="20"/>
                <w:lang w:val="en-GB"/>
              </w:rPr>
              <w:t>Online/Zoom</w:t>
            </w:r>
          </w:p>
        </w:tc>
        <w:tc>
          <w:tcPr>
            <w:tcW w:w="1701" w:type="dxa"/>
            <w:vAlign w:val="center"/>
            <w:hideMark/>
          </w:tcPr>
          <w:p w14:paraId="30465289" w14:textId="77777777" w:rsidR="007B09F7" w:rsidRDefault="007B09F7" w:rsidP="007B09F7">
            <w:pPr>
              <w:spacing w:line="240" w:lineRule="auto"/>
              <w:jc w:val="center"/>
              <w:rPr>
                <w:iCs/>
                <w:color w:val="000000" w:themeColor="text1"/>
                <w:sz w:val="20"/>
                <w:szCs w:val="20"/>
                <w:lang w:val="en-GB"/>
              </w:rPr>
            </w:pPr>
            <w:r>
              <w:rPr>
                <w:iCs/>
                <w:color w:val="000000" w:themeColor="text1"/>
                <w:sz w:val="20"/>
                <w:szCs w:val="20"/>
                <w:lang w:val="en-GB"/>
              </w:rPr>
              <w:t>Pia Wieser</w:t>
            </w:r>
          </w:p>
          <w:p w14:paraId="2DA06519" w14:textId="69C138F9" w:rsidR="007B09F7" w:rsidRPr="007511E8" w:rsidRDefault="007B09F7" w:rsidP="007B09F7">
            <w:pPr>
              <w:spacing w:line="240" w:lineRule="auto"/>
              <w:jc w:val="center"/>
              <w:rPr>
                <w:iCs/>
                <w:color w:val="000000" w:themeColor="text1"/>
                <w:sz w:val="20"/>
                <w:szCs w:val="20"/>
                <w:lang w:val="en-GB"/>
              </w:rPr>
            </w:pPr>
            <w:r>
              <w:rPr>
                <w:iCs/>
                <w:color w:val="000000" w:themeColor="text1"/>
                <w:sz w:val="20"/>
                <w:szCs w:val="20"/>
                <w:lang w:val="en-GB"/>
              </w:rPr>
              <w:t>Kiara Groneweg</w:t>
            </w:r>
          </w:p>
        </w:tc>
        <w:tc>
          <w:tcPr>
            <w:tcW w:w="1701" w:type="dxa"/>
            <w:vAlign w:val="center"/>
          </w:tcPr>
          <w:p w14:paraId="7D532DF8" w14:textId="5CDAEA16"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4</w:t>
            </w:r>
          </w:p>
        </w:tc>
      </w:tr>
      <w:tr w:rsidR="00D83E97" w:rsidRPr="007511E8" w14:paraId="08C537BA" w14:textId="77777777" w:rsidTr="6663C912">
        <w:trPr>
          <w:trHeight w:val="20"/>
        </w:trPr>
        <w:tc>
          <w:tcPr>
            <w:tcW w:w="1701" w:type="dxa"/>
            <w:vAlign w:val="center"/>
            <w:hideMark/>
          </w:tcPr>
          <w:p w14:paraId="50488A07" w14:textId="77777777" w:rsidR="00D83E97" w:rsidRPr="007511E8" w:rsidRDefault="00D83E97">
            <w:pPr>
              <w:spacing w:after="160"/>
              <w:jc w:val="center"/>
              <w:rPr>
                <w:iCs/>
                <w:color w:val="000000" w:themeColor="text1"/>
                <w:sz w:val="20"/>
                <w:szCs w:val="20"/>
                <w:lang w:val="en-GB"/>
              </w:rPr>
            </w:pPr>
            <w:r w:rsidRPr="007511E8">
              <w:rPr>
                <w:iCs/>
                <w:color w:val="000000" w:themeColor="text1"/>
                <w:sz w:val="20"/>
                <w:szCs w:val="20"/>
                <w:lang w:val="en-GB"/>
              </w:rPr>
              <w:t>2nd in-presence lab</w:t>
            </w:r>
          </w:p>
        </w:tc>
        <w:tc>
          <w:tcPr>
            <w:tcW w:w="1701" w:type="dxa"/>
            <w:vAlign w:val="center"/>
          </w:tcPr>
          <w:p w14:paraId="09E41187" w14:textId="56607428"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06.11.2025</w:t>
            </w:r>
          </w:p>
        </w:tc>
        <w:tc>
          <w:tcPr>
            <w:tcW w:w="1701" w:type="dxa"/>
            <w:vAlign w:val="center"/>
          </w:tcPr>
          <w:p w14:paraId="0D811980" w14:textId="1B5444B4" w:rsidR="00D83E97" w:rsidRPr="007511E8" w:rsidRDefault="007B09F7">
            <w:pPr>
              <w:jc w:val="center"/>
              <w:rPr>
                <w:iCs/>
                <w:color w:val="000000" w:themeColor="text1"/>
                <w:sz w:val="20"/>
                <w:szCs w:val="20"/>
                <w:lang w:val="en-GB"/>
              </w:rPr>
            </w:pPr>
            <w:r>
              <w:rPr>
                <w:iCs/>
                <w:color w:val="000000" w:themeColor="text1"/>
                <w:sz w:val="20"/>
                <w:szCs w:val="20"/>
                <w:lang w:val="en-GB"/>
              </w:rPr>
              <w:t>EineWelt</w:t>
            </w:r>
            <w:r w:rsidR="00C32436">
              <w:rPr>
                <w:iCs/>
                <w:color w:val="000000" w:themeColor="text1"/>
                <w:sz w:val="20"/>
                <w:szCs w:val="20"/>
                <w:lang w:val="en-GB"/>
              </w:rPr>
              <w:t>H</w:t>
            </w:r>
            <w:r>
              <w:rPr>
                <w:iCs/>
                <w:color w:val="000000" w:themeColor="text1"/>
                <w:sz w:val="20"/>
                <w:szCs w:val="20"/>
                <w:lang w:val="en-GB"/>
              </w:rPr>
              <w:t>aus München</w:t>
            </w:r>
          </w:p>
        </w:tc>
        <w:tc>
          <w:tcPr>
            <w:tcW w:w="1701" w:type="dxa"/>
            <w:vAlign w:val="center"/>
            <w:hideMark/>
          </w:tcPr>
          <w:p w14:paraId="36E678F3" w14:textId="77777777" w:rsidR="007B09F7" w:rsidRPr="007B09F7" w:rsidRDefault="007B09F7" w:rsidP="007B09F7">
            <w:pPr>
              <w:spacing w:line="240" w:lineRule="auto"/>
              <w:jc w:val="center"/>
              <w:rPr>
                <w:iCs/>
                <w:color w:val="000000" w:themeColor="text1"/>
                <w:sz w:val="20"/>
                <w:szCs w:val="20"/>
                <w:lang w:val="de-DE"/>
              </w:rPr>
            </w:pPr>
            <w:r w:rsidRPr="007B09F7">
              <w:rPr>
                <w:iCs/>
                <w:color w:val="000000" w:themeColor="text1"/>
                <w:sz w:val="20"/>
                <w:szCs w:val="20"/>
                <w:lang w:val="de-DE"/>
              </w:rPr>
              <w:t>Pia Wieser</w:t>
            </w:r>
          </w:p>
          <w:p w14:paraId="42BAC15E" w14:textId="77777777" w:rsidR="007B09F7" w:rsidRPr="007B09F7" w:rsidRDefault="007B09F7" w:rsidP="007B09F7">
            <w:pPr>
              <w:spacing w:line="240" w:lineRule="auto"/>
              <w:jc w:val="center"/>
              <w:rPr>
                <w:iCs/>
                <w:color w:val="000000" w:themeColor="text1"/>
                <w:sz w:val="20"/>
                <w:szCs w:val="20"/>
                <w:lang w:val="de-DE"/>
              </w:rPr>
            </w:pPr>
            <w:r w:rsidRPr="007B09F7">
              <w:rPr>
                <w:iCs/>
                <w:color w:val="000000" w:themeColor="text1"/>
                <w:sz w:val="20"/>
                <w:szCs w:val="20"/>
                <w:lang w:val="de-DE"/>
              </w:rPr>
              <w:t>Kiara Groneweg</w:t>
            </w:r>
          </w:p>
          <w:p w14:paraId="2CBBF27B" w14:textId="11990ABE" w:rsidR="00D83E97" w:rsidRPr="007B09F7" w:rsidRDefault="007B09F7" w:rsidP="007B09F7">
            <w:pPr>
              <w:spacing w:after="160"/>
              <w:jc w:val="center"/>
              <w:rPr>
                <w:iCs/>
                <w:color w:val="000000" w:themeColor="text1"/>
                <w:sz w:val="20"/>
                <w:szCs w:val="20"/>
                <w:lang w:val="de-DE"/>
              </w:rPr>
            </w:pPr>
            <w:r w:rsidRPr="007B09F7">
              <w:rPr>
                <w:iCs/>
                <w:color w:val="000000" w:themeColor="text1"/>
                <w:sz w:val="20"/>
                <w:szCs w:val="20"/>
                <w:lang w:val="de-DE"/>
              </w:rPr>
              <w:t>Franzi Wiedmann</w:t>
            </w:r>
          </w:p>
        </w:tc>
        <w:tc>
          <w:tcPr>
            <w:tcW w:w="1701" w:type="dxa"/>
            <w:vAlign w:val="center"/>
          </w:tcPr>
          <w:p w14:paraId="41522E40" w14:textId="55534713"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3</w:t>
            </w:r>
          </w:p>
        </w:tc>
      </w:tr>
      <w:tr w:rsidR="00D83E97" w:rsidRPr="007511E8" w14:paraId="15C82BC9" w14:textId="77777777" w:rsidTr="6663C912">
        <w:trPr>
          <w:trHeight w:val="20"/>
        </w:trPr>
        <w:tc>
          <w:tcPr>
            <w:tcW w:w="1701" w:type="dxa"/>
            <w:vAlign w:val="center"/>
            <w:hideMark/>
          </w:tcPr>
          <w:p w14:paraId="10F79252" w14:textId="77777777" w:rsidR="00D83E97" w:rsidRPr="007511E8" w:rsidRDefault="00D83E97">
            <w:pPr>
              <w:spacing w:after="160"/>
              <w:jc w:val="center"/>
              <w:rPr>
                <w:iCs/>
                <w:color w:val="000000" w:themeColor="text1"/>
                <w:sz w:val="20"/>
                <w:szCs w:val="20"/>
                <w:lang w:val="en-GB"/>
              </w:rPr>
            </w:pPr>
            <w:r w:rsidRPr="007511E8">
              <w:rPr>
                <w:iCs/>
                <w:color w:val="000000" w:themeColor="text1"/>
                <w:sz w:val="20"/>
                <w:szCs w:val="20"/>
                <w:lang w:val="en-GB"/>
              </w:rPr>
              <w:t>3rd in-presence lab</w:t>
            </w:r>
          </w:p>
        </w:tc>
        <w:tc>
          <w:tcPr>
            <w:tcW w:w="1701" w:type="dxa"/>
            <w:vAlign w:val="center"/>
          </w:tcPr>
          <w:p w14:paraId="04B50CAA" w14:textId="0F321146"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20.11.2025</w:t>
            </w:r>
          </w:p>
        </w:tc>
        <w:tc>
          <w:tcPr>
            <w:tcW w:w="1701" w:type="dxa"/>
            <w:vAlign w:val="center"/>
          </w:tcPr>
          <w:p w14:paraId="30B38411" w14:textId="473FEAFF" w:rsidR="00D83E97" w:rsidRPr="007511E8" w:rsidRDefault="007B09F7">
            <w:pPr>
              <w:jc w:val="center"/>
              <w:rPr>
                <w:iCs/>
                <w:color w:val="000000" w:themeColor="text1"/>
                <w:sz w:val="20"/>
                <w:szCs w:val="20"/>
                <w:lang w:val="en-GB"/>
              </w:rPr>
            </w:pPr>
            <w:r>
              <w:rPr>
                <w:iCs/>
                <w:color w:val="000000" w:themeColor="text1"/>
                <w:sz w:val="20"/>
                <w:szCs w:val="20"/>
                <w:lang w:val="en-GB"/>
              </w:rPr>
              <w:t>EineWelt</w:t>
            </w:r>
            <w:r w:rsidR="00C32436">
              <w:rPr>
                <w:iCs/>
                <w:color w:val="000000" w:themeColor="text1"/>
                <w:sz w:val="20"/>
                <w:szCs w:val="20"/>
                <w:lang w:val="en-GB"/>
              </w:rPr>
              <w:t>H</w:t>
            </w:r>
            <w:r>
              <w:rPr>
                <w:iCs/>
                <w:color w:val="000000" w:themeColor="text1"/>
                <w:sz w:val="20"/>
                <w:szCs w:val="20"/>
                <w:lang w:val="en-GB"/>
              </w:rPr>
              <w:t>aus München</w:t>
            </w:r>
          </w:p>
        </w:tc>
        <w:tc>
          <w:tcPr>
            <w:tcW w:w="1701" w:type="dxa"/>
            <w:vAlign w:val="center"/>
            <w:hideMark/>
          </w:tcPr>
          <w:p w14:paraId="373DDB76" w14:textId="77777777" w:rsidR="007B09F7" w:rsidRPr="007B09F7" w:rsidRDefault="007B09F7" w:rsidP="007B09F7">
            <w:pPr>
              <w:spacing w:line="240" w:lineRule="auto"/>
              <w:jc w:val="center"/>
              <w:rPr>
                <w:iCs/>
                <w:color w:val="000000" w:themeColor="text1"/>
                <w:sz w:val="20"/>
                <w:szCs w:val="20"/>
                <w:lang w:val="de-DE"/>
              </w:rPr>
            </w:pPr>
            <w:r w:rsidRPr="007B09F7">
              <w:rPr>
                <w:iCs/>
                <w:color w:val="000000" w:themeColor="text1"/>
                <w:sz w:val="20"/>
                <w:szCs w:val="20"/>
                <w:lang w:val="de-DE"/>
              </w:rPr>
              <w:t>Pia Wieser</w:t>
            </w:r>
          </w:p>
          <w:p w14:paraId="5B191FCC" w14:textId="77777777" w:rsidR="007B09F7" w:rsidRPr="007B09F7" w:rsidRDefault="007B09F7" w:rsidP="007B09F7">
            <w:pPr>
              <w:spacing w:line="240" w:lineRule="auto"/>
              <w:jc w:val="center"/>
              <w:rPr>
                <w:iCs/>
                <w:color w:val="000000" w:themeColor="text1"/>
                <w:sz w:val="20"/>
                <w:szCs w:val="20"/>
                <w:lang w:val="de-DE"/>
              </w:rPr>
            </w:pPr>
            <w:r w:rsidRPr="007B09F7">
              <w:rPr>
                <w:iCs/>
                <w:color w:val="000000" w:themeColor="text1"/>
                <w:sz w:val="20"/>
                <w:szCs w:val="20"/>
                <w:lang w:val="de-DE"/>
              </w:rPr>
              <w:t>Kiara Groneweg</w:t>
            </w:r>
          </w:p>
          <w:p w14:paraId="71DE3D64" w14:textId="6DE5BE75" w:rsidR="00D83E97" w:rsidRPr="007B09F7" w:rsidRDefault="007B09F7" w:rsidP="007B09F7">
            <w:pPr>
              <w:spacing w:after="160"/>
              <w:jc w:val="center"/>
              <w:rPr>
                <w:iCs/>
                <w:color w:val="000000" w:themeColor="text1"/>
                <w:sz w:val="20"/>
                <w:szCs w:val="20"/>
                <w:lang w:val="de-DE"/>
              </w:rPr>
            </w:pPr>
            <w:r w:rsidRPr="007B09F7">
              <w:rPr>
                <w:iCs/>
                <w:color w:val="000000" w:themeColor="text1"/>
                <w:sz w:val="20"/>
                <w:szCs w:val="20"/>
                <w:lang w:val="de-DE"/>
              </w:rPr>
              <w:t>Franzi Wiedmann</w:t>
            </w:r>
          </w:p>
        </w:tc>
        <w:tc>
          <w:tcPr>
            <w:tcW w:w="1701" w:type="dxa"/>
            <w:vAlign w:val="center"/>
          </w:tcPr>
          <w:p w14:paraId="75E60E86" w14:textId="76DA921E"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9</w:t>
            </w:r>
          </w:p>
        </w:tc>
      </w:tr>
      <w:tr w:rsidR="00D83E97" w:rsidRPr="007511E8" w14:paraId="5C001D13" w14:textId="77777777" w:rsidTr="6663C912">
        <w:trPr>
          <w:trHeight w:val="20"/>
        </w:trPr>
        <w:tc>
          <w:tcPr>
            <w:tcW w:w="1701" w:type="dxa"/>
            <w:vAlign w:val="center"/>
            <w:hideMark/>
          </w:tcPr>
          <w:p w14:paraId="3B44704C" w14:textId="77777777" w:rsidR="00D83E97" w:rsidRPr="007511E8" w:rsidRDefault="00D83E97">
            <w:pPr>
              <w:spacing w:after="160"/>
              <w:jc w:val="center"/>
              <w:rPr>
                <w:iCs/>
                <w:color w:val="000000" w:themeColor="text1"/>
                <w:sz w:val="20"/>
                <w:szCs w:val="20"/>
                <w:lang w:val="en-GB"/>
              </w:rPr>
            </w:pPr>
            <w:r w:rsidRPr="007511E8">
              <w:rPr>
                <w:iCs/>
                <w:color w:val="000000" w:themeColor="text1"/>
                <w:sz w:val="20"/>
                <w:szCs w:val="20"/>
                <w:lang w:val="en-GB"/>
              </w:rPr>
              <w:t>2nd online lab</w:t>
            </w:r>
          </w:p>
        </w:tc>
        <w:tc>
          <w:tcPr>
            <w:tcW w:w="1701" w:type="dxa"/>
            <w:vAlign w:val="center"/>
          </w:tcPr>
          <w:p w14:paraId="4B94E8E1" w14:textId="5593C7E3" w:rsidR="00D83E97" w:rsidRPr="007511E8" w:rsidRDefault="007B09F7">
            <w:pPr>
              <w:spacing w:after="160"/>
              <w:jc w:val="center"/>
              <w:rPr>
                <w:iCs/>
                <w:color w:val="000000" w:themeColor="text1"/>
                <w:sz w:val="20"/>
                <w:szCs w:val="20"/>
                <w:lang w:val="en-GB"/>
              </w:rPr>
            </w:pPr>
            <w:r>
              <w:rPr>
                <w:iCs/>
                <w:color w:val="000000" w:themeColor="text1"/>
                <w:sz w:val="20"/>
                <w:szCs w:val="20"/>
                <w:lang w:val="en-GB"/>
              </w:rPr>
              <w:t>11.12.2025</w:t>
            </w:r>
          </w:p>
        </w:tc>
        <w:tc>
          <w:tcPr>
            <w:tcW w:w="1701" w:type="dxa"/>
            <w:vAlign w:val="center"/>
          </w:tcPr>
          <w:p w14:paraId="2AB6CE57" w14:textId="2EA4AA5D" w:rsidR="00D83E97" w:rsidRPr="007511E8" w:rsidRDefault="007B09F7">
            <w:pPr>
              <w:jc w:val="center"/>
              <w:rPr>
                <w:iCs/>
                <w:color w:val="000000" w:themeColor="text1"/>
                <w:sz w:val="20"/>
                <w:szCs w:val="20"/>
                <w:lang w:val="en-GB"/>
              </w:rPr>
            </w:pPr>
            <w:r>
              <w:rPr>
                <w:iCs/>
                <w:color w:val="000000" w:themeColor="text1"/>
                <w:sz w:val="20"/>
                <w:szCs w:val="20"/>
                <w:lang w:val="en-GB"/>
              </w:rPr>
              <w:t>Online/Zoom</w:t>
            </w:r>
          </w:p>
        </w:tc>
        <w:tc>
          <w:tcPr>
            <w:tcW w:w="1701" w:type="dxa"/>
            <w:vAlign w:val="center"/>
            <w:hideMark/>
          </w:tcPr>
          <w:p w14:paraId="004F3A25" w14:textId="77777777" w:rsidR="00D83E97" w:rsidRPr="007511E8" w:rsidRDefault="01D81A05" w:rsidP="5EDD52E0">
            <w:pPr>
              <w:spacing w:after="40" w:line="240" w:lineRule="auto"/>
              <w:jc w:val="center"/>
              <w:rPr>
                <w:color w:val="000000" w:themeColor="text1"/>
                <w:sz w:val="20"/>
                <w:szCs w:val="20"/>
                <w:lang w:val="de-DE"/>
              </w:rPr>
            </w:pPr>
            <w:r w:rsidRPr="3C01D03C">
              <w:rPr>
                <w:color w:val="000000" w:themeColor="text1"/>
                <w:sz w:val="20"/>
                <w:szCs w:val="20"/>
                <w:lang w:val="de-DE"/>
              </w:rPr>
              <w:t>Pia Wieser</w:t>
            </w:r>
          </w:p>
          <w:p w14:paraId="174116F2" w14:textId="77777777" w:rsidR="00D83E97" w:rsidRPr="007511E8" w:rsidRDefault="01D81A05" w:rsidP="5EDD52E0">
            <w:pPr>
              <w:spacing w:after="40" w:line="240" w:lineRule="auto"/>
              <w:jc w:val="center"/>
              <w:rPr>
                <w:color w:val="000000" w:themeColor="text1"/>
                <w:sz w:val="20"/>
                <w:szCs w:val="20"/>
                <w:lang w:val="de-DE"/>
              </w:rPr>
            </w:pPr>
            <w:r w:rsidRPr="3C01D03C">
              <w:rPr>
                <w:color w:val="000000" w:themeColor="text1"/>
                <w:sz w:val="20"/>
                <w:szCs w:val="20"/>
                <w:lang w:val="de-DE"/>
              </w:rPr>
              <w:t>Kiara Groneweg</w:t>
            </w:r>
          </w:p>
          <w:p w14:paraId="4216A7D6" w14:textId="7322F938" w:rsidR="00D83E97" w:rsidRPr="007511E8" w:rsidRDefault="01D81A05" w:rsidP="5EDD52E0">
            <w:pPr>
              <w:spacing w:after="40"/>
              <w:jc w:val="center"/>
              <w:rPr>
                <w:color w:val="000000" w:themeColor="text1"/>
                <w:sz w:val="20"/>
                <w:szCs w:val="20"/>
                <w:lang w:val="de-DE"/>
              </w:rPr>
            </w:pPr>
            <w:r w:rsidRPr="3C01D03C">
              <w:rPr>
                <w:color w:val="000000" w:themeColor="text1"/>
                <w:sz w:val="20"/>
                <w:szCs w:val="20"/>
                <w:lang w:val="de-DE"/>
              </w:rPr>
              <w:t>Franzi Wiedmann</w:t>
            </w:r>
          </w:p>
        </w:tc>
        <w:tc>
          <w:tcPr>
            <w:tcW w:w="1701" w:type="dxa"/>
            <w:vAlign w:val="center"/>
          </w:tcPr>
          <w:p w14:paraId="7A319A79" w14:textId="6C457C8E" w:rsidR="00D83E97" w:rsidRPr="007511E8" w:rsidRDefault="6EFCCBB5" w:rsidP="6663C912">
            <w:pPr>
              <w:spacing w:after="160"/>
              <w:jc w:val="center"/>
              <w:rPr>
                <w:color w:val="000000" w:themeColor="text1"/>
                <w:sz w:val="20"/>
                <w:szCs w:val="20"/>
                <w:lang w:val="en-GB"/>
              </w:rPr>
            </w:pPr>
            <w:r w:rsidRPr="6663C912">
              <w:rPr>
                <w:color w:val="000000" w:themeColor="text1"/>
                <w:sz w:val="20"/>
                <w:szCs w:val="20"/>
                <w:lang w:val="en-GB"/>
              </w:rPr>
              <w:t>6</w:t>
            </w:r>
          </w:p>
        </w:tc>
      </w:tr>
    </w:tbl>
    <w:p w14:paraId="0B684B2E" w14:textId="637C0EA9" w:rsidR="00D83E97" w:rsidRPr="007511E8" w:rsidRDefault="00D83E97" w:rsidP="00D83E97">
      <w:pPr>
        <w:pStyle w:val="Beschriftung"/>
        <w:rPr>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1</w:t>
      </w:r>
      <w:r w:rsidRPr="007511E8">
        <w:rPr>
          <w:noProof/>
          <w:lang w:val="en-GB"/>
        </w:rPr>
        <w:fldChar w:fldCharType="end"/>
      </w:r>
      <w:r w:rsidRPr="007511E8">
        <w:rPr>
          <w:lang w:val="en-GB"/>
        </w:rPr>
        <w:t>: Logistic details of the lab sessions</w:t>
      </w:r>
    </w:p>
    <w:p w14:paraId="3B18DF0E" w14:textId="77777777" w:rsidR="00D83E97" w:rsidRPr="007511E8" w:rsidRDefault="00D83E97" w:rsidP="00D83E97">
      <w:pPr>
        <w:rPr>
          <w:lang w:val="en-GB"/>
        </w:rPr>
        <w:sectPr w:rsidR="00D83E97" w:rsidRPr="007511E8" w:rsidSect="00D83E97">
          <w:pgSz w:w="11906" w:h="16838"/>
          <w:pgMar w:top="1417" w:right="1196" w:bottom="1417" w:left="1260" w:header="708" w:footer="708" w:gutter="0"/>
          <w:cols w:space="720"/>
          <w:titlePg/>
        </w:sectPr>
      </w:pPr>
    </w:p>
    <w:p w14:paraId="4431F088" w14:textId="77777777" w:rsidR="00D83E97" w:rsidRPr="007511E8" w:rsidRDefault="00D83E97" w:rsidP="3C01D03C">
      <w:pPr>
        <w:rPr>
          <w:b/>
          <w:bCs/>
          <w:lang w:val="en-GB"/>
        </w:rPr>
      </w:pPr>
      <w:r w:rsidRPr="3C01D03C">
        <w:rPr>
          <w:b/>
          <w:bCs/>
          <w:lang w:val="en-GB"/>
        </w:rPr>
        <w:lastRenderedPageBreak/>
        <w:t>List of participants</w:t>
      </w:r>
    </w:p>
    <w:p w14:paraId="4AE56015" w14:textId="70D24F15" w:rsidR="00D83E97" w:rsidRPr="007511E8" w:rsidRDefault="00D83E97" w:rsidP="00D83E97">
      <w:pPr>
        <w:jc w:val="both"/>
        <w:rPr>
          <w:i/>
          <w:iCs/>
          <w:color w:val="156082" w:themeColor="accent1"/>
          <w:lang w:val="en-GB"/>
        </w:rPr>
      </w:pPr>
      <w:r w:rsidRPr="007511E8">
        <w:rPr>
          <w:i/>
          <w:iCs/>
          <w:color w:val="156082" w:themeColor="accent1"/>
          <w:lang w:val="en-GB"/>
        </w:rPr>
        <w:t>Provide details of the total number of participants who attended the FITTER-EU labs, filling in the following table about their organizational affiliation.</w:t>
      </w:r>
      <w:r w:rsidR="00E07B57" w:rsidRPr="007511E8">
        <w:rPr>
          <w:i/>
          <w:iCs/>
          <w:color w:val="156082" w:themeColor="accent1"/>
          <w:lang w:val="en-GB"/>
        </w:rPr>
        <w:t xml:space="preserve"> Below the table provide a short qualitative reflection on the gender balance and diversity of the group (e.g. age, professional background, geographical origin, sectoral focus and areas of expertise, types of organisations, etc.), highlighting any imbalances or biases that may have emerged in the composition or participation during the sessions. Mention if there were differences between the sessions in relation to the distribution of participants.</w:t>
      </w:r>
    </w:p>
    <w:p w14:paraId="54C06167" w14:textId="77777777" w:rsidR="007511E8" w:rsidRPr="007511E8" w:rsidRDefault="007511E8" w:rsidP="00D83E97">
      <w:pPr>
        <w:jc w:val="both"/>
        <w:rPr>
          <w:i/>
          <w:iCs/>
          <w:color w:val="156082" w:themeColor="accent1"/>
          <w:lang w:val="en-GB"/>
        </w:rPr>
      </w:pPr>
    </w:p>
    <w:tbl>
      <w:tblPr>
        <w:tblStyle w:val="Tabellenraster"/>
        <w:tblW w:w="12764" w:type="dxa"/>
        <w:jc w:val="center"/>
        <w:tblLayout w:type="fixed"/>
        <w:tblLook w:val="0400" w:firstRow="0" w:lastRow="0" w:firstColumn="0" w:lastColumn="0" w:noHBand="0" w:noVBand="1"/>
      </w:tblPr>
      <w:tblGrid>
        <w:gridCol w:w="1431"/>
        <w:gridCol w:w="1416"/>
        <w:gridCol w:w="1416"/>
        <w:gridCol w:w="1416"/>
        <w:gridCol w:w="1416"/>
        <w:gridCol w:w="1417"/>
        <w:gridCol w:w="1417"/>
        <w:gridCol w:w="567"/>
        <w:gridCol w:w="567"/>
        <w:gridCol w:w="567"/>
        <w:gridCol w:w="567"/>
        <w:gridCol w:w="567"/>
      </w:tblGrid>
      <w:tr w:rsidR="00D83E97" w:rsidRPr="007511E8" w14:paraId="2AD8179A" w14:textId="77777777" w:rsidTr="007511E8">
        <w:trPr>
          <w:trHeight w:val="20"/>
          <w:jc w:val="center"/>
        </w:trPr>
        <w:tc>
          <w:tcPr>
            <w:tcW w:w="1431" w:type="dxa"/>
            <w:vMerge w:val="restart"/>
          </w:tcPr>
          <w:p w14:paraId="5CA3D4D4" w14:textId="77777777" w:rsidR="00D83E97" w:rsidRPr="007511E8" w:rsidRDefault="00D83E97">
            <w:pPr>
              <w:jc w:val="center"/>
              <w:rPr>
                <w:b/>
                <w:bCs/>
                <w:sz w:val="18"/>
                <w:szCs w:val="18"/>
                <w:lang w:val="en-GB"/>
              </w:rPr>
            </w:pPr>
            <w:r w:rsidRPr="007511E8">
              <w:rPr>
                <w:b/>
                <w:bCs/>
                <w:sz w:val="18"/>
                <w:szCs w:val="18"/>
                <w:lang w:val="en-GB"/>
              </w:rPr>
              <w:t>Organisation name</w:t>
            </w:r>
          </w:p>
        </w:tc>
        <w:tc>
          <w:tcPr>
            <w:tcW w:w="1416" w:type="dxa"/>
            <w:vMerge w:val="restart"/>
          </w:tcPr>
          <w:p w14:paraId="1428A2A2" w14:textId="77777777" w:rsidR="00D83E97" w:rsidRPr="007511E8" w:rsidRDefault="00D83E97">
            <w:pPr>
              <w:jc w:val="center"/>
              <w:rPr>
                <w:b/>
                <w:bCs/>
                <w:sz w:val="18"/>
                <w:szCs w:val="18"/>
                <w:lang w:val="en-GB"/>
              </w:rPr>
            </w:pPr>
            <w:r w:rsidRPr="007511E8">
              <w:rPr>
                <w:b/>
                <w:bCs/>
                <w:sz w:val="18"/>
                <w:szCs w:val="18"/>
                <w:lang w:val="en-GB"/>
              </w:rPr>
              <w:t>Number of participants from the organisation, roles (job position) of participants and distribution by gender.</w:t>
            </w:r>
          </w:p>
        </w:tc>
        <w:tc>
          <w:tcPr>
            <w:tcW w:w="1416" w:type="dxa"/>
            <w:vMerge w:val="restart"/>
          </w:tcPr>
          <w:p w14:paraId="75F3DD9E" w14:textId="77777777" w:rsidR="00D83E97" w:rsidRPr="007511E8" w:rsidRDefault="00D83E97">
            <w:pPr>
              <w:jc w:val="center"/>
              <w:rPr>
                <w:b/>
                <w:bCs/>
                <w:sz w:val="18"/>
                <w:szCs w:val="18"/>
                <w:lang w:val="en-GB"/>
              </w:rPr>
            </w:pPr>
            <w:r w:rsidRPr="007511E8">
              <w:rPr>
                <w:b/>
                <w:bCs/>
                <w:sz w:val="18"/>
                <w:szCs w:val="18"/>
                <w:lang w:val="en-GB"/>
              </w:rPr>
              <w:t>Focus on DGs/vulnerable population groups (yes/no. If yes, please detail</w:t>
            </w:r>
          </w:p>
        </w:tc>
        <w:tc>
          <w:tcPr>
            <w:tcW w:w="1416" w:type="dxa"/>
            <w:vMerge w:val="restart"/>
          </w:tcPr>
          <w:p w14:paraId="2789DC27" w14:textId="77777777" w:rsidR="00D83E97" w:rsidRPr="007511E8" w:rsidRDefault="00D83E97">
            <w:pPr>
              <w:jc w:val="center"/>
              <w:rPr>
                <w:b/>
                <w:bCs/>
                <w:sz w:val="18"/>
                <w:szCs w:val="18"/>
                <w:lang w:val="en-GB"/>
              </w:rPr>
            </w:pPr>
            <w:r w:rsidRPr="007511E8">
              <w:rPr>
                <w:b/>
                <w:bCs/>
                <w:sz w:val="18"/>
                <w:szCs w:val="18"/>
                <w:lang w:val="en-GB"/>
              </w:rPr>
              <w:t>Focus on a sector (energy, transport, housing)</w:t>
            </w:r>
          </w:p>
        </w:tc>
        <w:tc>
          <w:tcPr>
            <w:tcW w:w="1416" w:type="dxa"/>
            <w:vMerge w:val="restart"/>
          </w:tcPr>
          <w:p w14:paraId="6ECF9144" w14:textId="77777777" w:rsidR="00D83E97" w:rsidRPr="007511E8" w:rsidRDefault="00D83E97">
            <w:pPr>
              <w:jc w:val="center"/>
              <w:rPr>
                <w:b/>
                <w:bCs/>
                <w:sz w:val="18"/>
                <w:szCs w:val="18"/>
                <w:lang w:val="en-GB"/>
              </w:rPr>
            </w:pPr>
            <w:r w:rsidRPr="007511E8">
              <w:rPr>
                <w:b/>
                <w:bCs/>
                <w:sz w:val="18"/>
                <w:szCs w:val="18"/>
                <w:lang w:val="en-GB"/>
              </w:rPr>
              <w:t xml:space="preserve">Type of organization and activity </w:t>
            </w:r>
          </w:p>
        </w:tc>
        <w:tc>
          <w:tcPr>
            <w:tcW w:w="1417" w:type="dxa"/>
            <w:vMerge w:val="restart"/>
          </w:tcPr>
          <w:p w14:paraId="2C04DA63" w14:textId="77777777" w:rsidR="00D83E97" w:rsidRPr="007511E8" w:rsidRDefault="00D83E97">
            <w:pPr>
              <w:jc w:val="center"/>
              <w:rPr>
                <w:b/>
                <w:bCs/>
                <w:sz w:val="18"/>
                <w:szCs w:val="18"/>
                <w:lang w:val="en-GB"/>
              </w:rPr>
            </w:pPr>
            <w:r w:rsidRPr="007511E8">
              <w:rPr>
                <w:b/>
                <w:bCs/>
                <w:sz w:val="18"/>
                <w:szCs w:val="18"/>
                <w:lang w:val="en-GB"/>
              </w:rPr>
              <w:t>Geograophic scope of the activity /local/regional (specify)/national</w:t>
            </w:r>
          </w:p>
        </w:tc>
        <w:tc>
          <w:tcPr>
            <w:tcW w:w="1417" w:type="dxa"/>
            <w:vMerge w:val="restart"/>
          </w:tcPr>
          <w:p w14:paraId="513AC508" w14:textId="77777777" w:rsidR="00D83E97" w:rsidRPr="007511E8" w:rsidRDefault="00D83E97">
            <w:pPr>
              <w:jc w:val="center"/>
              <w:rPr>
                <w:b/>
                <w:bCs/>
                <w:sz w:val="18"/>
                <w:szCs w:val="18"/>
                <w:lang w:val="en-GB"/>
              </w:rPr>
            </w:pPr>
            <w:r w:rsidRPr="007511E8">
              <w:rPr>
                <w:b/>
                <w:bCs/>
                <w:sz w:val="18"/>
                <w:szCs w:val="18"/>
                <w:lang w:val="en-GB"/>
              </w:rPr>
              <w:t>Policy maker (yes/no)</w:t>
            </w:r>
          </w:p>
        </w:tc>
        <w:tc>
          <w:tcPr>
            <w:tcW w:w="2835" w:type="dxa"/>
            <w:gridSpan w:val="5"/>
          </w:tcPr>
          <w:p w14:paraId="56A59F2B" w14:textId="77777777" w:rsidR="00D83E97" w:rsidRPr="007511E8" w:rsidRDefault="00D83E97">
            <w:pPr>
              <w:jc w:val="center"/>
              <w:rPr>
                <w:b/>
                <w:bCs/>
                <w:sz w:val="18"/>
                <w:szCs w:val="18"/>
                <w:lang w:val="en-GB"/>
              </w:rPr>
            </w:pPr>
            <w:r w:rsidRPr="007511E8">
              <w:rPr>
                <w:b/>
                <w:bCs/>
                <w:sz w:val="18"/>
                <w:szCs w:val="18"/>
                <w:lang w:val="en-GB"/>
              </w:rPr>
              <w:t>Participations in the lab session</w:t>
            </w:r>
          </w:p>
        </w:tc>
      </w:tr>
      <w:tr w:rsidR="00D83E97" w:rsidRPr="007511E8" w14:paraId="39CE2D22" w14:textId="77777777" w:rsidTr="007511E8">
        <w:trPr>
          <w:trHeight w:val="20"/>
          <w:jc w:val="center"/>
        </w:trPr>
        <w:tc>
          <w:tcPr>
            <w:tcW w:w="1431" w:type="dxa"/>
            <w:vMerge/>
          </w:tcPr>
          <w:p w14:paraId="3F0E46C3" w14:textId="77777777" w:rsidR="00D83E97" w:rsidRPr="007511E8" w:rsidRDefault="00D83E97">
            <w:pPr>
              <w:jc w:val="center"/>
              <w:rPr>
                <w:sz w:val="18"/>
                <w:szCs w:val="18"/>
                <w:lang w:val="en-GB"/>
              </w:rPr>
            </w:pPr>
          </w:p>
        </w:tc>
        <w:tc>
          <w:tcPr>
            <w:tcW w:w="1416" w:type="dxa"/>
            <w:vMerge/>
          </w:tcPr>
          <w:p w14:paraId="21BD7C2F" w14:textId="77777777" w:rsidR="00D83E97" w:rsidRPr="007511E8" w:rsidRDefault="00D83E97">
            <w:pPr>
              <w:jc w:val="center"/>
              <w:rPr>
                <w:sz w:val="18"/>
                <w:szCs w:val="18"/>
                <w:lang w:val="en-GB"/>
              </w:rPr>
            </w:pPr>
          </w:p>
        </w:tc>
        <w:tc>
          <w:tcPr>
            <w:tcW w:w="1416" w:type="dxa"/>
            <w:vMerge/>
          </w:tcPr>
          <w:p w14:paraId="7D51ECA4" w14:textId="77777777" w:rsidR="00D83E97" w:rsidRPr="007511E8" w:rsidRDefault="00D83E97">
            <w:pPr>
              <w:jc w:val="center"/>
              <w:rPr>
                <w:sz w:val="18"/>
                <w:szCs w:val="18"/>
                <w:lang w:val="en-GB"/>
              </w:rPr>
            </w:pPr>
          </w:p>
        </w:tc>
        <w:tc>
          <w:tcPr>
            <w:tcW w:w="1416" w:type="dxa"/>
            <w:vMerge/>
          </w:tcPr>
          <w:p w14:paraId="4AF03A0D" w14:textId="77777777" w:rsidR="00D83E97" w:rsidRPr="007511E8" w:rsidRDefault="00D83E97">
            <w:pPr>
              <w:jc w:val="center"/>
              <w:rPr>
                <w:sz w:val="18"/>
                <w:szCs w:val="18"/>
                <w:lang w:val="en-GB"/>
              </w:rPr>
            </w:pPr>
          </w:p>
        </w:tc>
        <w:tc>
          <w:tcPr>
            <w:tcW w:w="1416" w:type="dxa"/>
            <w:vMerge/>
          </w:tcPr>
          <w:p w14:paraId="7CEFE2E7" w14:textId="77777777" w:rsidR="00D83E97" w:rsidRPr="007511E8" w:rsidRDefault="00D83E97">
            <w:pPr>
              <w:jc w:val="center"/>
              <w:rPr>
                <w:sz w:val="18"/>
                <w:szCs w:val="18"/>
                <w:lang w:val="en-GB"/>
              </w:rPr>
            </w:pPr>
          </w:p>
        </w:tc>
        <w:tc>
          <w:tcPr>
            <w:tcW w:w="1417" w:type="dxa"/>
            <w:vMerge/>
          </w:tcPr>
          <w:p w14:paraId="19E0C47C" w14:textId="77777777" w:rsidR="00D83E97" w:rsidRPr="007511E8" w:rsidRDefault="00D83E97">
            <w:pPr>
              <w:jc w:val="center"/>
              <w:rPr>
                <w:sz w:val="18"/>
                <w:szCs w:val="18"/>
                <w:lang w:val="en-GB"/>
              </w:rPr>
            </w:pPr>
          </w:p>
        </w:tc>
        <w:tc>
          <w:tcPr>
            <w:tcW w:w="1417" w:type="dxa"/>
            <w:vMerge/>
          </w:tcPr>
          <w:p w14:paraId="5EDE9998" w14:textId="77777777" w:rsidR="00D83E97" w:rsidRPr="007511E8" w:rsidRDefault="00D83E97">
            <w:pPr>
              <w:jc w:val="center"/>
              <w:rPr>
                <w:sz w:val="18"/>
                <w:szCs w:val="18"/>
                <w:lang w:val="en-GB"/>
              </w:rPr>
            </w:pPr>
          </w:p>
        </w:tc>
        <w:tc>
          <w:tcPr>
            <w:tcW w:w="567" w:type="dxa"/>
          </w:tcPr>
          <w:p w14:paraId="1CB7402D" w14:textId="77777777" w:rsidR="00D83E97" w:rsidRPr="007511E8" w:rsidRDefault="00D83E97">
            <w:pPr>
              <w:jc w:val="center"/>
              <w:rPr>
                <w:sz w:val="18"/>
                <w:szCs w:val="18"/>
                <w:lang w:val="en-GB"/>
              </w:rPr>
            </w:pPr>
            <w:r w:rsidRPr="007511E8">
              <w:rPr>
                <w:sz w:val="18"/>
                <w:szCs w:val="18"/>
                <w:lang w:val="en-GB"/>
              </w:rPr>
              <w:t>1</w:t>
            </w:r>
            <w:r w:rsidRPr="007511E8">
              <w:rPr>
                <w:sz w:val="18"/>
                <w:szCs w:val="18"/>
                <w:vertAlign w:val="superscript"/>
                <w:lang w:val="en-GB"/>
              </w:rPr>
              <w:t>st</w:t>
            </w:r>
            <w:r w:rsidRPr="007511E8">
              <w:rPr>
                <w:sz w:val="18"/>
                <w:szCs w:val="18"/>
                <w:lang w:val="en-GB"/>
              </w:rPr>
              <w:t xml:space="preserve"> lab</w:t>
            </w:r>
          </w:p>
        </w:tc>
        <w:tc>
          <w:tcPr>
            <w:tcW w:w="567" w:type="dxa"/>
          </w:tcPr>
          <w:p w14:paraId="3D25BDAA" w14:textId="77777777" w:rsidR="00D83E97" w:rsidRPr="007511E8" w:rsidRDefault="00D83E97">
            <w:pPr>
              <w:jc w:val="center"/>
              <w:rPr>
                <w:sz w:val="18"/>
                <w:szCs w:val="18"/>
                <w:lang w:val="en-GB"/>
              </w:rPr>
            </w:pPr>
            <w:r w:rsidRPr="007511E8">
              <w:rPr>
                <w:sz w:val="18"/>
                <w:szCs w:val="18"/>
                <w:lang w:val="en-GB"/>
              </w:rPr>
              <w:t>2</w:t>
            </w:r>
            <w:r w:rsidRPr="007511E8">
              <w:rPr>
                <w:sz w:val="18"/>
                <w:szCs w:val="18"/>
                <w:vertAlign w:val="superscript"/>
                <w:lang w:val="en-GB"/>
              </w:rPr>
              <w:t>nd</w:t>
            </w:r>
            <w:r w:rsidRPr="007511E8">
              <w:rPr>
                <w:sz w:val="18"/>
                <w:szCs w:val="18"/>
                <w:lang w:val="en-GB"/>
              </w:rPr>
              <w:t xml:space="preserve"> (online)</w:t>
            </w:r>
          </w:p>
        </w:tc>
        <w:tc>
          <w:tcPr>
            <w:tcW w:w="567" w:type="dxa"/>
          </w:tcPr>
          <w:p w14:paraId="6BE9E8E3" w14:textId="77777777" w:rsidR="00D83E97" w:rsidRPr="007511E8" w:rsidRDefault="00D83E97">
            <w:pPr>
              <w:jc w:val="center"/>
              <w:rPr>
                <w:sz w:val="18"/>
                <w:szCs w:val="18"/>
                <w:lang w:val="en-GB"/>
              </w:rPr>
            </w:pPr>
            <w:r w:rsidRPr="007511E8">
              <w:rPr>
                <w:sz w:val="18"/>
                <w:szCs w:val="18"/>
                <w:lang w:val="en-GB"/>
              </w:rPr>
              <w:t>3</w:t>
            </w:r>
            <w:r w:rsidRPr="007511E8">
              <w:rPr>
                <w:sz w:val="18"/>
                <w:szCs w:val="18"/>
                <w:vertAlign w:val="superscript"/>
                <w:lang w:val="en-GB"/>
              </w:rPr>
              <w:t>rd</w:t>
            </w:r>
            <w:r w:rsidRPr="007511E8">
              <w:rPr>
                <w:sz w:val="18"/>
                <w:szCs w:val="18"/>
                <w:lang w:val="en-GB"/>
              </w:rPr>
              <w:t xml:space="preserve"> </w:t>
            </w:r>
          </w:p>
        </w:tc>
        <w:tc>
          <w:tcPr>
            <w:tcW w:w="567" w:type="dxa"/>
          </w:tcPr>
          <w:p w14:paraId="07984D45" w14:textId="77777777" w:rsidR="00D83E97" w:rsidRPr="007511E8" w:rsidRDefault="00D83E97">
            <w:pPr>
              <w:jc w:val="center"/>
              <w:rPr>
                <w:sz w:val="18"/>
                <w:szCs w:val="18"/>
                <w:lang w:val="en-GB"/>
              </w:rPr>
            </w:pPr>
            <w:r w:rsidRPr="007511E8">
              <w:rPr>
                <w:sz w:val="18"/>
                <w:szCs w:val="18"/>
                <w:lang w:val="en-GB"/>
              </w:rPr>
              <w:t>4</w:t>
            </w:r>
            <w:r w:rsidRPr="007511E8">
              <w:rPr>
                <w:sz w:val="18"/>
                <w:szCs w:val="18"/>
                <w:vertAlign w:val="superscript"/>
                <w:lang w:val="en-GB"/>
              </w:rPr>
              <w:t>th</w:t>
            </w:r>
            <w:r w:rsidRPr="007511E8">
              <w:rPr>
                <w:sz w:val="18"/>
                <w:szCs w:val="18"/>
                <w:lang w:val="en-GB"/>
              </w:rPr>
              <w:t xml:space="preserve"> </w:t>
            </w:r>
          </w:p>
        </w:tc>
        <w:tc>
          <w:tcPr>
            <w:tcW w:w="567" w:type="dxa"/>
          </w:tcPr>
          <w:p w14:paraId="78D90CD5" w14:textId="77777777" w:rsidR="00D83E97" w:rsidRPr="007511E8" w:rsidRDefault="00D83E97">
            <w:pPr>
              <w:jc w:val="center"/>
              <w:rPr>
                <w:sz w:val="18"/>
                <w:szCs w:val="18"/>
                <w:lang w:val="en-GB"/>
              </w:rPr>
            </w:pPr>
            <w:r w:rsidRPr="007511E8">
              <w:rPr>
                <w:sz w:val="18"/>
                <w:szCs w:val="18"/>
                <w:lang w:val="en-GB"/>
              </w:rPr>
              <w:t>5</w:t>
            </w:r>
            <w:r w:rsidRPr="007511E8">
              <w:rPr>
                <w:sz w:val="18"/>
                <w:szCs w:val="18"/>
                <w:vertAlign w:val="superscript"/>
                <w:lang w:val="en-GB"/>
              </w:rPr>
              <w:t>th</w:t>
            </w:r>
            <w:r w:rsidRPr="007511E8">
              <w:rPr>
                <w:sz w:val="18"/>
                <w:szCs w:val="18"/>
                <w:lang w:val="en-GB"/>
              </w:rPr>
              <w:t xml:space="preserve"> (online)</w:t>
            </w:r>
          </w:p>
        </w:tc>
      </w:tr>
      <w:tr w:rsidR="00D83E97" w:rsidRPr="007511E8" w14:paraId="0D031FB8" w14:textId="77777777" w:rsidTr="007511E8">
        <w:trPr>
          <w:trHeight w:val="20"/>
          <w:jc w:val="center"/>
        </w:trPr>
        <w:tc>
          <w:tcPr>
            <w:tcW w:w="1431" w:type="dxa"/>
          </w:tcPr>
          <w:p w14:paraId="35A63E74" w14:textId="3F6BB360" w:rsidR="00D83E97" w:rsidRPr="007B0C85" w:rsidRDefault="007B0C85" w:rsidP="007B0C85">
            <w:pPr>
              <w:jc w:val="center"/>
              <w:rPr>
                <w:sz w:val="18"/>
                <w:szCs w:val="18"/>
                <w:lang w:val="de-DE"/>
              </w:rPr>
            </w:pPr>
            <w:r w:rsidRPr="007B0C85">
              <w:rPr>
                <w:sz w:val="18"/>
                <w:szCs w:val="18"/>
                <w:lang w:val="de-DE"/>
              </w:rPr>
              <w:t>Münchner Initiative Nachhaltigkeit</w:t>
            </w:r>
          </w:p>
        </w:tc>
        <w:tc>
          <w:tcPr>
            <w:tcW w:w="1416" w:type="dxa"/>
          </w:tcPr>
          <w:p w14:paraId="45B6BE75" w14:textId="5951CDCF" w:rsidR="00D83E97" w:rsidRPr="007511E8" w:rsidRDefault="00635830">
            <w:pPr>
              <w:jc w:val="center"/>
              <w:rPr>
                <w:sz w:val="18"/>
                <w:szCs w:val="18"/>
                <w:lang w:val="en-GB"/>
              </w:rPr>
            </w:pPr>
            <w:r>
              <w:rPr>
                <w:sz w:val="18"/>
                <w:szCs w:val="18"/>
                <w:lang w:val="en-GB"/>
              </w:rPr>
              <w:t>Woman, coordinator</w:t>
            </w:r>
          </w:p>
        </w:tc>
        <w:tc>
          <w:tcPr>
            <w:tcW w:w="1416" w:type="dxa"/>
          </w:tcPr>
          <w:p w14:paraId="0EB571F0" w14:textId="19A498A5" w:rsidR="00D83E97" w:rsidRPr="007511E8" w:rsidRDefault="00DD5603">
            <w:pPr>
              <w:jc w:val="center"/>
              <w:rPr>
                <w:sz w:val="18"/>
                <w:szCs w:val="18"/>
                <w:lang w:val="en-GB"/>
              </w:rPr>
            </w:pPr>
            <w:r>
              <w:rPr>
                <w:sz w:val="18"/>
                <w:szCs w:val="18"/>
                <w:lang w:val="en-GB"/>
              </w:rPr>
              <w:t>Yes, gender</w:t>
            </w:r>
          </w:p>
        </w:tc>
        <w:tc>
          <w:tcPr>
            <w:tcW w:w="1416" w:type="dxa"/>
          </w:tcPr>
          <w:p w14:paraId="61E0B916" w14:textId="6362A26C" w:rsidR="00D83E97" w:rsidRPr="007511E8" w:rsidRDefault="00B41FC4">
            <w:pPr>
              <w:jc w:val="center"/>
              <w:rPr>
                <w:sz w:val="18"/>
                <w:szCs w:val="18"/>
                <w:lang w:val="en-GB"/>
              </w:rPr>
            </w:pPr>
            <w:r>
              <w:rPr>
                <w:sz w:val="18"/>
                <w:szCs w:val="18"/>
                <w:lang w:val="en-GB"/>
              </w:rPr>
              <w:t>housing</w:t>
            </w:r>
          </w:p>
        </w:tc>
        <w:tc>
          <w:tcPr>
            <w:tcW w:w="1416" w:type="dxa"/>
          </w:tcPr>
          <w:p w14:paraId="052963FA" w14:textId="13F903DA" w:rsidR="00D83E97" w:rsidRPr="007511E8" w:rsidRDefault="72B073BB">
            <w:pPr>
              <w:jc w:val="center"/>
              <w:rPr>
                <w:sz w:val="18"/>
                <w:szCs w:val="18"/>
                <w:lang w:val="en-GB"/>
              </w:rPr>
            </w:pPr>
            <w:r w:rsidRPr="28AD1061">
              <w:rPr>
                <w:sz w:val="18"/>
                <w:szCs w:val="18"/>
                <w:lang w:val="en-GB"/>
              </w:rPr>
              <w:t>Umbrella organisation</w:t>
            </w:r>
          </w:p>
        </w:tc>
        <w:tc>
          <w:tcPr>
            <w:tcW w:w="1417" w:type="dxa"/>
          </w:tcPr>
          <w:p w14:paraId="1FED1F46" w14:textId="7F1FE5C0" w:rsidR="00D83E97" w:rsidRPr="007511E8" w:rsidRDefault="00B41FC4">
            <w:pPr>
              <w:jc w:val="center"/>
              <w:rPr>
                <w:sz w:val="18"/>
                <w:szCs w:val="18"/>
                <w:lang w:val="en-GB"/>
              </w:rPr>
            </w:pPr>
            <w:r>
              <w:rPr>
                <w:sz w:val="18"/>
                <w:szCs w:val="18"/>
                <w:lang w:val="en-GB"/>
              </w:rPr>
              <w:t>Local</w:t>
            </w:r>
          </w:p>
        </w:tc>
        <w:tc>
          <w:tcPr>
            <w:tcW w:w="1417" w:type="dxa"/>
          </w:tcPr>
          <w:p w14:paraId="66D595C5" w14:textId="76694E65" w:rsidR="00D83E97" w:rsidRPr="007511E8" w:rsidRDefault="00AF16F3">
            <w:pPr>
              <w:jc w:val="center"/>
              <w:rPr>
                <w:sz w:val="18"/>
                <w:szCs w:val="18"/>
                <w:lang w:val="en-GB"/>
              </w:rPr>
            </w:pPr>
            <w:r>
              <w:rPr>
                <w:sz w:val="18"/>
                <w:szCs w:val="18"/>
                <w:lang w:val="en-GB"/>
              </w:rPr>
              <w:t>no</w:t>
            </w:r>
          </w:p>
        </w:tc>
        <w:tc>
          <w:tcPr>
            <w:tcW w:w="567" w:type="dxa"/>
          </w:tcPr>
          <w:p w14:paraId="2ADFA280" w14:textId="77777777" w:rsidR="00D83E97" w:rsidRPr="007511E8" w:rsidRDefault="00D83E97">
            <w:pPr>
              <w:jc w:val="center"/>
              <w:rPr>
                <w:sz w:val="18"/>
                <w:szCs w:val="18"/>
                <w:lang w:val="en-GB"/>
              </w:rPr>
            </w:pPr>
          </w:p>
        </w:tc>
        <w:tc>
          <w:tcPr>
            <w:tcW w:w="567" w:type="dxa"/>
          </w:tcPr>
          <w:p w14:paraId="6069CC9C" w14:textId="77777777" w:rsidR="00D83E97" w:rsidRPr="007511E8" w:rsidRDefault="00D83E97">
            <w:pPr>
              <w:jc w:val="center"/>
              <w:rPr>
                <w:sz w:val="18"/>
                <w:szCs w:val="18"/>
                <w:lang w:val="en-GB"/>
              </w:rPr>
            </w:pPr>
          </w:p>
        </w:tc>
        <w:tc>
          <w:tcPr>
            <w:tcW w:w="567" w:type="dxa"/>
          </w:tcPr>
          <w:p w14:paraId="55DB5AC8" w14:textId="77777777" w:rsidR="00D83E97" w:rsidRPr="007511E8" w:rsidRDefault="00D83E97">
            <w:pPr>
              <w:jc w:val="center"/>
              <w:rPr>
                <w:sz w:val="18"/>
                <w:szCs w:val="18"/>
                <w:lang w:val="en-GB"/>
              </w:rPr>
            </w:pPr>
          </w:p>
        </w:tc>
        <w:tc>
          <w:tcPr>
            <w:tcW w:w="567" w:type="dxa"/>
          </w:tcPr>
          <w:p w14:paraId="5B3689E4" w14:textId="1E68B879" w:rsidR="00D83E97" w:rsidRPr="007511E8" w:rsidRDefault="00DD5603">
            <w:pPr>
              <w:jc w:val="center"/>
              <w:rPr>
                <w:sz w:val="18"/>
                <w:szCs w:val="18"/>
                <w:lang w:val="en-GB"/>
              </w:rPr>
            </w:pPr>
            <w:r>
              <w:rPr>
                <w:sz w:val="18"/>
                <w:szCs w:val="18"/>
                <w:lang w:val="en-GB"/>
              </w:rPr>
              <w:t>x</w:t>
            </w:r>
          </w:p>
        </w:tc>
        <w:tc>
          <w:tcPr>
            <w:tcW w:w="567" w:type="dxa"/>
          </w:tcPr>
          <w:p w14:paraId="5654C47F" w14:textId="77777777" w:rsidR="00D83E97" w:rsidRPr="007511E8" w:rsidRDefault="00D83E97">
            <w:pPr>
              <w:jc w:val="center"/>
              <w:rPr>
                <w:sz w:val="18"/>
                <w:szCs w:val="18"/>
                <w:lang w:val="en-GB"/>
              </w:rPr>
            </w:pPr>
          </w:p>
        </w:tc>
      </w:tr>
      <w:tr w:rsidR="004F2271" w:rsidRPr="007511E8" w14:paraId="490011F7" w14:textId="77777777" w:rsidTr="007511E8">
        <w:trPr>
          <w:trHeight w:val="20"/>
          <w:jc w:val="center"/>
        </w:trPr>
        <w:tc>
          <w:tcPr>
            <w:tcW w:w="1431" w:type="dxa"/>
          </w:tcPr>
          <w:p w14:paraId="7A10D634" w14:textId="61FC8267" w:rsidR="004F2271" w:rsidRPr="007B0C85" w:rsidRDefault="004F2271" w:rsidP="007B0C85">
            <w:pPr>
              <w:jc w:val="center"/>
              <w:rPr>
                <w:sz w:val="18"/>
                <w:szCs w:val="18"/>
                <w:lang w:val="de-DE"/>
              </w:rPr>
            </w:pPr>
            <w:r>
              <w:rPr>
                <w:sz w:val="18"/>
                <w:szCs w:val="18"/>
                <w:lang w:val="de-DE"/>
              </w:rPr>
              <w:t>Münchner Wohnen</w:t>
            </w:r>
          </w:p>
        </w:tc>
        <w:tc>
          <w:tcPr>
            <w:tcW w:w="1416" w:type="dxa"/>
          </w:tcPr>
          <w:p w14:paraId="72F6863E" w14:textId="3AF35731" w:rsidR="004F2271" w:rsidRDefault="004F2271">
            <w:pPr>
              <w:jc w:val="center"/>
              <w:rPr>
                <w:sz w:val="18"/>
                <w:szCs w:val="18"/>
                <w:lang w:val="en-GB"/>
              </w:rPr>
            </w:pPr>
            <w:r>
              <w:rPr>
                <w:sz w:val="18"/>
                <w:szCs w:val="18"/>
                <w:lang w:val="en-GB"/>
              </w:rPr>
              <w:t xml:space="preserve">Men, </w:t>
            </w:r>
            <w:r w:rsidR="00F078C3">
              <w:rPr>
                <w:sz w:val="18"/>
                <w:szCs w:val="18"/>
                <w:lang w:val="en-GB"/>
              </w:rPr>
              <w:t>department lead</w:t>
            </w:r>
          </w:p>
        </w:tc>
        <w:tc>
          <w:tcPr>
            <w:tcW w:w="1416" w:type="dxa"/>
          </w:tcPr>
          <w:p w14:paraId="7688F460" w14:textId="090D89BD" w:rsidR="004F2271" w:rsidRDefault="00F078C3">
            <w:pPr>
              <w:jc w:val="center"/>
              <w:rPr>
                <w:sz w:val="18"/>
                <w:szCs w:val="18"/>
                <w:lang w:val="en-GB"/>
              </w:rPr>
            </w:pPr>
            <w:r>
              <w:rPr>
                <w:sz w:val="18"/>
                <w:szCs w:val="18"/>
                <w:lang w:val="en-GB"/>
              </w:rPr>
              <w:t>No</w:t>
            </w:r>
          </w:p>
        </w:tc>
        <w:tc>
          <w:tcPr>
            <w:tcW w:w="1416" w:type="dxa"/>
          </w:tcPr>
          <w:p w14:paraId="7F1410D1" w14:textId="5B8FD4CD" w:rsidR="004F2271" w:rsidRDefault="00F078C3">
            <w:pPr>
              <w:jc w:val="center"/>
              <w:rPr>
                <w:sz w:val="18"/>
                <w:szCs w:val="18"/>
                <w:lang w:val="en-GB"/>
              </w:rPr>
            </w:pPr>
            <w:r>
              <w:rPr>
                <w:sz w:val="18"/>
                <w:szCs w:val="18"/>
                <w:lang w:val="en-GB"/>
              </w:rPr>
              <w:t>Housing</w:t>
            </w:r>
          </w:p>
        </w:tc>
        <w:tc>
          <w:tcPr>
            <w:tcW w:w="1416" w:type="dxa"/>
          </w:tcPr>
          <w:p w14:paraId="3FD60B33" w14:textId="547E10CF" w:rsidR="004F2271" w:rsidRPr="007511E8" w:rsidRDefault="00DC1559">
            <w:pPr>
              <w:jc w:val="center"/>
              <w:rPr>
                <w:sz w:val="18"/>
                <w:szCs w:val="18"/>
                <w:lang w:val="en-GB"/>
              </w:rPr>
            </w:pPr>
            <w:r>
              <w:rPr>
                <w:sz w:val="18"/>
                <w:szCs w:val="18"/>
                <w:lang w:val="en-GB"/>
              </w:rPr>
              <w:t>M</w:t>
            </w:r>
            <w:r w:rsidRPr="00DC1559">
              <w:rPr>
                <w:sz w:val="18"/>
                <w:szCs w:val="18"/>
                <w:lang w:val="en-GB"/>
              </w:rPr>
              <w:t>unicipal housing association</w:t>
            </w:r>
          </w:p>
        </w:tc>
        <w:tc>
          <w:tcPr>
            <w:tcW w:w="1417" w:type="dxa"/>
          </w:tcPr>
          <w:p w14:paraId="11788550" w14:textId="7C32F72A" w:rsidR="004F2271" w:rsidRDefault="00F078C3">
            <w:pPr>
              <w:jc w:val="center"/>
              <w:rPr>
                <w:sz w:val="18"/>
                <w:szCs w:val="18"/>
                <w:lang w:val="en-GB"/>
              </w:rPr>
            </w:pPr>
            <w:r>
              <w:rPr>
                <w:sz w:val="18"/>
                <w:szCs w:val="18"/>
                <w:lang w:val="en-GB"/>
              </w:rPr>
              <w:t>Local</w:t>
            </w:r>
          </w:p>
        </w:tc>
        <w:tc>
          <w:tcPr>
            <w:tcW w:w="1417" w:type="dxa"/>
          </w:tcPr>
          <w:p w14:paraId="579F031C" w14:textId="316F1E1E" w:rsidR="004F2271" w:rsidRDefault="00F078C3">
            <w:pPr>
              <w:jc w:val="center"/>
              <w:rPr>
                <w:sz w:val="18"/>
                <w:szCs w:val="18"/>
                <w:lang w:val="en-GB"/>
              </w:rPr>
            </w:pPr>
            <w:r>
              <w:rPr>
                <w:sz w:val="18"/>
                <w:szCs w:val="18"/>
                <w:lang w:val="en-GB"/>
              </w:rPr>
              <w:t>On the local &amp; regional level yes</w:t>
            </w:r>
          </w:p>
        </w:tc>
        <w:tc>
          <w:tcPr>
            <w:tcW w:w="567" w:type="dxa"/>
          </w:tcPr>
          <w:p w14:paraId="0A473A18" w14:textId="0EE32E08" w:rsidR="004F2271" w:rsidRPr="007511E8" w:rsidRDefault="00F078C3">
            <w:pPr>
              <w:jc w:val="center"/>
              <w:rPr>
                <w:sz w:val="18"/>
                <w:szCs w:val="18"/>
                <w:lang w:val="en-GB"/>
              </w:rPr>
            </w:pPr>
            <w:r>
              <w:rPr>
                <w:sz w:val="18"/>
                <w:szCs w:val="18"/>
                <w:lang w:val="en-GB"/>
              </w:rPr>
              <w:t>x</w:t>
            </w:r>
          </w:p>
        </w:tc>
        <w:tc>
          <w:tcPr>
            <w:tcW w:w="567" w:type="dxa"/>
          </w:tcPr>
          <w:p w14:paraId="698C53ED" w14:textId="77777777" w:rsidR="004F2271" w:rsidRPr="007511E8" w:rsidRDefault="004F2271">
            <w:pPr>
              <w:jc w:val="center"/>
              <w:rPr>
                <w:sz w:val="18"/>
                <w:szCs w:val="18"/>
                <w:lang w:val="en-GB"/>
              </w:rPr>
            </w:pPr>
          </w:p>
        </w:tc>
        <w:tc>
          <w:tcPr>
            <w:tcW w:w="567" w:type="dxa"/>
          </w:tcPr>
          <w:p w14:paraId="477CA78E" w14:textId="3C69A72C" w:rsidR="004F2271" w:rsidRPr="007511E8" w:rsidRDefault="00F078C3">
            <w:pPr>
              <w:jc w:val="center"/>
              <w:rPr>
                <w:sz w:val="18"/>
                <w:szCs w:val="18"/>
                <w:lang w:val="en-GB"/>
              </w:rPr>
            </w:pPr>
            <w:r>
              <w:rPr>
                <w:sz w:val="18"/>
                <w:szCs w:val="18"/>
                <w:lang w:val="en-GB"/>
              </w:rPr>
              <w:t>x</w:t>
            </w:r>
          </w:p>
        </w:tc>
        <w:tc>
          <w:tcPr>
            <w:tcW w:w="567" w:type="dxa"/>
          </w:tcPr>
          <w:p w14:paraId="1434C11D" w14:textId="3C3F1AA7" w:rsidR="004F2271" w:rsidRDefault="00F078C3">
            <w:pPr>
              <w:jc w:val="center"/>
              <w:rPr>
                <w:sz w:val="18"/>
                <w:szCs w:val="18"/>
                <w:lang w:val="en-GB"/>
              </w:rPr>
            </w:pPr>
            <w:r>
              <w:rPr>
                <w:sz w:val="18"/>
                <w:szCs w:val="18"/>
                <w:lang w:val="en-GB"/>
              </w:rPr>
              <w:t>x</w:t>
            </w:r>
          </w:p>
        </w:tc>
        <w:tc>
          <w:tcPr>
            <w:tcW w:w="567" w:type="dxa"/>
          </w:tcPr>
          <w:p w14:paraId="46E136CC" w14:textId="77777777" w:rsidR="004F2271" w:rsidRPr="007511E8" w:rsidRDefault="004F2271">
            <w:pPr>
              <w:jc w:val="center"/>
              <w:rPr>
                <w:sz w:val="18"/>
                <w:szCs w:val="18"/>
                <w:lang w:val="en-GB"/>
              </w:rPr>
            </w:pPr>
          </w:p>
        </w:tc>
      </w:tr>
      <w:tr w:rsidR="00D83E97" w:rsidRPr="007511E8" w14:paraId="30ABA6B4" w14:textId="77777777" w:rsidTr="007511E8">
        <w:trPr>
          <w:trHeight w:val="20"/>
          <w:jc w:val="center"/>
        </w:trPr>
        <w:tc>
          <w:tcPr>
            <w:tcW w:w="1431" w:type="dxa"/>
          </w:tcPr>
          <w:p w14:paraId="4BE498AE" w14:textId="04BDFF06" w:rsidR="00D83E97" w:rsidRPr="007B0C85" w:rsidRDefault="007B0C85" w:rsidP="007B0C85">
            <w:pPr>
              <w:jc w:val="center"/>
              <w:rPr>
                <w:sz w:val="18"/>
                <w:szCs w:val="18"/>
                <w:lang w:val="de-DE"/>
              </w:rPr>
            </w:pPr>
            <w:r w:rsidRPr="007B0C85">
              <w:rPr>
                <w:sz w:val="18"/>
                <w:szCs w:val="18"/>
                <w:lang w:val="de-DE"/>
              </w:rPr>
              <w:t>Together4UkraineMünchen</w:t>
            </w:r>
          </w:p>
        </w:tc>
        <w:tc>
          <w:tcPr>
            <w:tcW w:w="1416" w:type="dxa"/>
          </w:tcPr>
          <w:p w14:paraId="1BC225F4" w14:textId="789F474A" w:rsidR="00D83E97" w:rsidRPr="007511E8" w:rsidRDefault="00635830">
            <w:pPr>
              <w:jc w:val="center"/>
              <w:rPr>
                <w:sz w:val="18"/>
                <w:szCs w:val="18"/>
                <w:lang w:val="en-GB"/>
              </w:rPr>
            </w:pPr>
            <w:r>
              <w:rPr>
                <w:sz w:val="18"/>
                <w:szCs w:val="18"/>
                <w:lang w:val="en-GB"/>
              </w:rPr>
              <w:t>Woman, founder</w:t>
            </w:r>
          </w:p>
        </w:tc>
        <w:tc>
          <w:tcPr>
            <w:tcW w:w="1416" w:type="dxa"/>
          </w:tcPr>
          <w:p w14:paraId="4B77CD81" w14:textId="4E42C61F" w:rsidR="00A93E86" w:rsidRPr="00A93E86" w:rsidRDefault="00A93E86" w:rsidP="00A93E86">
            <w:pPr>
              <w:jc w:val="center"/>
              <w:rPr>
                <w:sz w:val="18"/>
                <w:szCs w:val="18"/>
                <w:lang w:val="en-GB"/>
              </w:rPr>
            </w:pPr>
            <w:r>
              <w:rPr>
                <w:sz w:val="18"/>
                <w:szCs w:val="18"/>
                <w:lang w:val="en-GB"/>
              </w:rPr>
              <w:t>Yes, refugees/a</w:t>
            </w:r>
            <w:r w:rsidRPr="00A93E86">
              <w:rPr>
                <w:sz w:val="18"/>
                <w:szCs w:val="18"/>
                <w:lang w:val="en-GB"/>
              </w:rPr>
              <w:t>sylum seekers</w:t>
            </w:r>
          </w:p>
          <w:p w14:paraId="0236B3D9" w14:textId="6CE9BB25" w:rsidR="00D83E97" w:rsidRPr="007511E8" w:rsidRDefault="00D83E97" w:rsidP="00A93E86">
            <w:pPr>
              <w:jc w:val="center"/>
              <w:rPr>
                <w:sz w:val="18"/>
                <w:szCs w:val="18"/>
                <w:lang w:val="en-GB"/>
              </w:rPr>
            </w:pPr>
          </w:p>
        </w:tc>
        <w:tc>
          <w:tcPr>
            <w:tcW w:w="1416" w:type="dxa"/>
          </w:tcPr>
          <w:p w14:paraId="079E33C6" w14:textId="25529308" w:rsidR="00D83E97" w:rsidRPr="007511E8" w:rsidRDefault="00B41FC4">
            <w:pPr>
              <w:jc w:val="center"/>
              <w:rPr>
                <w:sz w:val="18"/>
                <w:szCs w:val="18"/>
                <w:lang w:val="en-GB"/>
              </w:rPr>
            </w:pPr>
            <w:r>
              <w:rPr>
                <w:sz w:val="18"/>
                <w:szCs w:val="18"/>
                <w:lang w:val="en-GB"/>
              </w:rPr>
              <w:t>Energy &amp; housing</w:t>
            </w:r>
          </w:p>
        </w:tc>
        <w:tc>
          <w:tcPr>
            <w:tcW w:w="1416" w:type="dxa"/>
          </w:tcPr>
          <w:p w14:paraId="5B34DF4A" w14:textId="22069C67" w:rsidR="00D83E97" w:rsidRPr="007511E8" w:rsidRDefault="0C317BE8">
            <w:pPr>
              <w:jc w:val="center"/>
              <w:rPr>
                <w:sz w:val="18"/>
                <w:szCs w:val="18"/>
                <w:lang w:val="en-GB"/>
              </w:rPr>
            </w:pPr>
            <w:r w:rsidRPr="3A1241CA">
              <w:rPr>
                <w:sz w:val="18"/>
                <w:szCs w:val="18"/>
                <w:lang w:val="en-GB"/>
              </w:rPr>
              <w:t>NGO/social organisation working on support structures for Ukrainians</w:t>
            </w:r>
          </w:p>
        </w:tc>
        <w:tc>
          <w:tcPr>
            <w:tcW w:w="1417" w:type="dxa"/>
          </w:tcPr>
          <w:p w14:paraId="1666F8BC" w14:textId="74454EEB" w:rsidR="00D83E97" w:rsidRPr="007511E8" w:rsidRDefault="005217E5">
            <w:pPr>
              <w:jc w:val="center"/>
              <w:rPr>
                <w:sz w:val="18"/>
                <w:szCs w:val="18"/>
                <w:lang w:val="en-GB"/>
              </w:rPr>
            </w:pPr>
            <w:r>
              <w:rPr>
                <w:sz w:val="18"/>
                <w:szCs w:val="18"/>
                <w:lang w:val="en-GB"/>
              </w:rPr>
              <w:t>Local</w:t>
            </w:r>
          </w:p>
        </w:tc>
        <w:tc>
          <w:tcPr>
            <w:tcW w:w="1417" w:type="dxa"/>
          </w:tcPr>
          <w:p w14:paraId="07610D35" w14:textId="30594112" w:rsidR="00D83E97" w:rsidRPr="007511E8" w:rsidRDefault="00DD5603">
            <w:pPr>
              <w:jc w:val="center"/>
              <w:rPr>
                <w:sz w:val="18"/>
                <w:szCs w:val="18"/>
                <w:lang w:val="en-GB"/>
              </w:rPr>
            </w:pPr>
            <w:r>
              <w:rPr>
                <w:sz w:val="18"/>
                <w:szCs w:val="18"/>
                <w:lang w:val="en-GB"/>
              </w:rPr>
              <w:t>no</w:t>
            </w:r>
          </w:p>
        </w:tc>
        <w:tc>
          <w:tcPr>
            <w:tcW w:w="567" w:type="dxa"/>
          </w:tcPr>
          <w:p w14:paraId="3144539E" w14:textId="77777777" w:rsidR="00D83E97" w:rsidRPr="007511E8" w:rsidRDefault="00D83E97">
            <w:pPr>
              <w:jc w:val="center"/>
              <w:rPr>
                <w:sz w:val="18"/>
                <w:szCs w:val="18"/>
                <w:lang w:val="en-GB"/>
              </w:rPr>
            </w:pPr>
          </w:p>
        </w:tc>
        <w:tc>
          <w:tcPr>
            <w:tcW w:w="567" w:type="dxa"/>
          </w:tcPr>
          <w:p w14:paraId="25489211" w14:textId="77777777" w:rsidR="00D83E97" w:rsidRPr="007511E8" w:rsidRDefault="00D83E97">
            <w:pPr>
              <w:jc w:val="center"/>
              <w:rPr>
                <w:sz w:val="18"/>
                <w:szCs w:val="18"/>
                <w:lang w:val="en-GB"/>
              </w:rPr>
            </w:pPr>
          </w:p>
        </w:tc>
        <w:tc>
          <w:tcPr>
            <w:tcW w:w="567" w:type="dxa"/>
          </w:tcPr>
          <w:p w14:paraId="6C185C75" w14:textId="77777777" w:rsidR="00D83E97" w:rsidRPr="007511E8" w:rsidRDefault="00D83E97">
            <w:pPr>
              <w:jc w:val="center"/>
              <w:rPr>
                <w:sz w:val="18"/>
                <w:szCs w:val="18"/>
                <w:lang w:val="en-GB"/>
              </w:rPr>
            </w:pPr>
          </w:p>
        </w:tc>
        <w:tc>
          <w:tcPr>
            <w:tcW w:w="567" w:type="dxa"/>
          </w:tcPr>
          <w:p w14:paraId="7D9FDCE0" w14:textId="3279C483" w:rsidR="00D83E97" w:rsidRPr="007511E8" w:rsidRDefault="00DD5603">
            <w:pPr>
              <w:jc w:val="center"/>
              <w:rPr>
                <w:sz w:val="18"/>
                <w:szCs w:val="18"/>
                <w:lang w:val="en-GB"/>
              </w:rPr>
            </w:pPr>
            <w:r>
              <w:rPr>
                <w:sz w:val="18"/>
                <w:szCs w:val="18"/>
                <w:lang w:val="en-GB"/>
              </w:rPr>
              <w:t>x</w:t>
            </w:r>
          </w:p>
        </w:tc>
        <w:tc>
          <w:tcPr>
            <w:tcW w:w="567" w:type="dxa"/>
          </w:tcPr>
          <w:p w14:paraId="78E97EA0" w14:textId="77777777" w:rsidR="00D83E97" w:rsidRPr="007511E8" w:rsidRDefault="00D83E97">
            <w:pPr>
              <w:jc w:val="center"/>
              <w:rPr>
                <w:sz w:val="18"/>
                <w:szCs w:val="18"/>
                <w:lang w:val="en-GB"/>
              </w:rPr>
            </w:pPr>
          </w:p>
        </w:tc>
      </w:tr>
      <w:tr w:rsidR="00D83E97" w:rsidRPr="007511E8" w14:paraId="36A7EE22" w14:textId="77777777" w:rsidTr="007511E8">
        <w:trPr>
          <w:trHeight w:val="20"/>
          <w:jc w:val="center"/>
        </w:trPr>
        <w:tc>
          <w:tcPr>
            <w:tcW w:w="1431" w:type="dxa"/>
          </w:tcPr>
          <w:p w14:paraId="4427147E" w14:textId="6D0B8CC4" w:rsidR="00D83E97" w:rsidRPr="007B0C85" w:rsidRDefault="007B0C85" w:rsidP="007B0C85">
            <w:pPr>
              <w:jc w:val="center"/>
              <w:rPr>
                <w:sz w:val="18"/>
                <w:szCs w:val="18"/>
                <w:lang w:val="de-DE"/>
              </w:rPr>
            </w:pPr>
            <w:r w:rsidRPr="007B0C85">
              <w:rPr>
                <w:sz w:val="18"/>
                <w:szCs w:val="18"/>
                <w:lang w:val="de-DE"/>
              </w:rPr>
              <w:t>Stromsparcheck (Caritas)</w:t>
            </w:r>
          </w:p>
        </w:tc>
        <w:tc>
          <w:tcPr>
            <w:tcW w:w="1416" w:type="dxa"/>
          </w:tcPr>
          <w:p w14:paraId="2A49FC18" w14:textId="4A30291F" w:rsidR="00D83E97" w:rsidRPr="007511E8" w:rsidRDefault="00635830">
            <w:pPr>
              <w:jc w:val="center"/>
              <w:rPr>
                <w:sz w:val="18"/>
                <w:szCs w:val="18"/>
                <w:lang w:val="en-GB"/>
              </w:rPr>
            </w:pPr>
            <w:r>
              <w:rPr>
                <w:sz w:val="18"/>
                <w:szCs w:val="18"/>
                <w:lang w:val="en-GB"/>
              </w:rPr>
              <w:t>Woman, project assistant</w:t>
            </w:r>
          </w:p>
        </w:tc>
        <w:tc>
          <w:tcPr>
            <w:tcW w:w="1416" w:type="dxa"/>
          </w:tcPr>
          <w:p w14:paraId="13405089" w14:textId="3105D8B1" w:rsidR="00A93E86" w:rsidRPr="00A93E86" w:rsidRDefault="00A93E86" w:rsidP="00A93E86">
            <w:pPr>
              <w:jc w:val="center"/>
              <w:rPr>
                <w:sz w:val="18"/>
                <w:szCs w:val="18"/>
                <w:lang w:val="en-GB"/>
              </w:rPr>
            </w:pPr>
            <w:r>
              <w:rPr>
                <w:sz w:val="18"/>
                <w:szCs w:val="18"/>
                <w:lang w:val="en-GB"/>
              </w:rPr>
              <w:t>Yes,</w:t>
            </w:r>
            <w:r w:rsidRPr="00A93E86">
              <w:rPr>
                <w:sz w:val="18"/>
                <w:szCs w:val="18"/>
                <w:lang w:val="en-GB"/>
              </w:rPr>
              <w:t xml:space="preserve"> Energy poverty</w:t>
            </w:r>
          </w:p>
          <w:p w14:paraId="7358E1C8" w14:textId="2883C235" w:rsidR="00D83E97" w:rsidRPr="007511E8" w:rsidRDefault="00D83E97" w:rsidP="00A93E86">
            <w:pPr>
              <w:jc w:val="center"/>
              <w:rPr>
                <w:sz w:val="18"/>
                <w:szCs w:val="18"/>
                <w:lang w:val="en-GB"/>
              </w:rPr>
            </w:pPr>
          </w:p>
        </w:tc>
        <w:tc>
          <w:tcPr>
            <w:tcW w:w="1416" w:type="dxa"/>
          </w:tcPr>
          <w:p w14:paraId="33DAB749" w14:textId="054BD36F" w:rsidR="00D83E97" w:rsidRPr="007511E8" w:rsidRDefault="00B41FC4">
            <w:pPr>
              <w:jc w:val="center"/>
              <w:rPr>
                <w:sz w:val="18"/>
                <w:szCs w:val="18"/>
                <w:lang w:val="en-GB"/>
              </w:rPr>
            </w:pPr>
            <w:r>
              <w:rPr>
                <w:sz w:val="18"/>
                <w:szCs w:val="18"/>
                <w:lang w:val="en-GB"/>
              </w:rPr>
              <w:t>Energy &amp; housing</w:t>
            </w:r>
          </w:p>
        </w:tc>
        <w:tc>
          <w:tcPr>
            <w:tcW w:w="1416" w:type="dxa"/>
          </w:tcPr>
          <w:p w14:paraId="68B62822" w14:textId="5A75D5DA" w:rsidR="00D83E97" w:rsidRPr="007511E8" w:rsidRDefault="00DC1559">
            <w:pPr>
              <w:jc w:val="center"/>
              <w:rPr>
                <w:sz w:val="18"/>
                <w:szCs w:val="18"/>
                <w:lang w:val="en-GB"/>
              </w:rPr>
            </w:pPr>
            <w:r>
              <w:rPr>
                <w:sz w:val="18"/>
                <w:szCs w:val="18"/>
                <w:lang w:val="en-GB"/>
              </w:rPr>
              <w:t>Social o</w:t>
            </w:r>
            <w:r w:rsidRPr="00DC1559">
              <w:rPr>
                <w:sz w:val="18"/>
                <w:szCs w:val="18"/>
                <w:lang w:val="en-GB"/>
              </w:rPr>
              <w:t>rganisation working on consumer rights in regard to electricity</w:t>
            </w:r>
          </w:p>
        </w:tc>
        <w:tc>
          <w:tcPr>
            <w:tcW w:w="1417" w:type="dxa"/>
          </w:tcPr>
          <w:p w14:paraId="2F2E9E88" w14:textId="6BB73B4E" w:rsidR="00D83E97" w:rsidRPr="007511E8" w:rsidRDefault="005217E5">
            <w:pPr>
              <w:jc w:val="center"/>
              <w:rPr>
                <w:sz w:val="18"/>
                <w:szCs w:val="18"/>
                <w:lang w:val="en-GB"/>
              </w:rPr>
            </w:pPr>
            <w:r>
              <w:rPr>
                <w:sz w:val="18"/>
                <w:szCs w:val="18"/>
                <w:lang w:val="en-GB"/>
              </w:rPr>
              <w:t>National</w:t>
            </w:r>
          </w:p>
        </w:tc>
        <w:tc>
          <w:tcPr>
            <w:tcW w:w="1417" w:type="dxa"/>
          </w:tcPr>
          <w:p w14:paraId="2A849CC0" w14:textId="17142BFE" w:rsidR="00D83E97" w:rsidRPr="007511E8" w:rsidRDefault="00DD5603">
            <w:pPr>
              <w:jc w:val="center"/>
              <w:rPr>
                <w:sz w:val="18"/>
                <w:szCs w:val="18"/>
                <w:lang w:val="en-GB"/>
              </w:rPr>
            </w:pPr>
            <w:r>
              <w:rPr>
                <w:sz w:val="18"/>
                <w:szCs w:val="18"/>
                <w:lang w:val="en-GB"/>
              </w:rPr>
              <w:t>no</w:t>
            </w:r>
          </w:p>
        </w:tc>
        <w:tc>
          <w:tcPr>
            <w:tcW w:w="567" w:type="dxa"/>
          </w:tcPr>
          <w:p w14:paraId="3C7E4752" w14:textId="77777777" w:rsidR="00D83E97" w:rsidRPr="007511E8" w:rsidRDefault="00D83E97">
            <w:pPr>
              <w:jc w:val="center"/>
              <w:rPr>
                <w:sz w:val="18"/>
                <w:szCs w:val="18"/>
                <w:lang w:val="en-GB"/>
              </w:rPr>
            </w:pPr>
          </w:p>
        </w:tc>
        <w:tc>
          <w:tcPr>
            <w:tcW w:w="567" w:type="dxa"/>
          </w:tcPr>
          <w:p w14:paraId="5382D8E6" w14:textId="0474A52B" w:rsidR="00D83E97" w:rsidRPr="007511E8" w:rsidRDefault="00DD5603">
            <w:pPr>
              <w:jc w:val="center"/>
              <w:rPr>
                <w:sz w:val="18"/>
                <w:szCs w:val="18"/>
                <w:lang w:val="en-GB"/>
              </w:rPr>
            </w:pPr>
            <w:r>
              <w:rPr>
                <w:sz w:val="18"/>
                <w:szCs w:val="18"/>
                <w:lang w:val="en-GB"/>
              </w:rPr>
              <w:t>x</w:t>
            </w:r>
          </w:p>
        </w:tc>
        <w:tc>
          <w:tcPr>
            <w:tcW w:w="567" w:type="dxa"/>
          </w:tcPr>
          <w:p w14:paraId="5DC7CDAA" w14:textId="77777777" w:rsidR="00D83E97" w:rsidRPr="007511E8" w:rsidRDefault="00D83E97">
            <w:pPr>
              <w:jc w:val="center"/>
              <w:rPr>
                <w:sz w:val="18"/>
                <w:szCs w:val="18"/>
                <w:lang w:val="en-GB"/>
              </w:rPr>
            </w:pPr>
          </w:p>
        </w:tc>
        <w:tc>
          <w:tcPr>
            <w:tcW w:w="567" w:type="dxa"/>
          </w:tcPr>
          <w:p w14:paraId="5529D1FE" w14:textId="77777777" w:rsidR="00D83E97" w:rsidRPr="007511E8" w:rsidRDefault="00D83E97">
            <w:pPr>
              <w:jc w:val="center"/>
              <w:rPr>
                <w:sz w:val="18"/>
                <w:szCs w:val="18"/>
                <w:lang w:val="en-GB"/>
              </w:rPr>
            </w:pPr>
          </w:p>
        </w:tc>
        <w:tc>
          <w:tcPr>
            <w:tcW w:w="567" w:type="dxa"/>
          </w:tcPr>
          <w:p w14:paraId="4069D1F1" w14:textId="77777777" w:rsidR="00D83E97" w:rsidRPr="007511E8" w:rsidRDefault="00D83E97">
            <w:pPr>
              <w:jc w:val="center"/>
              <w:rPr>
                <w:sz w:val="18"/>
                <w:szCs w:val="18"/>
                <w:lang w:val="en-GB"/>
              </w:rPr>
            </w:pPr>
          </w:p>
        </w:tc>
      </w:tr>
      <w:tr w:rsidR="00D83E97" w:rsidRPr="007511E8" w14:paraId="2BC0B1CA" w14:textId="77777777" w:rsidTr="007511E8">
        <w:trPr>
          <w:trHeight w:val="20"/>
          <w:jc w:val="center"/>
        </w:trPr>
        <w:tc>
          <w:tcPr>
            <w:tcW w:w="1431" w:type="dxa"/>
          </w:tcPr>
          <w:p w14:paraId="63675130" w14:textId="4BB43405" w:rsidR="00D83E97" w:rsidRPr="007511E8" w:rsidRDefault="0069301A" w:rsidP="0069301A">
            <w:pPr>
              <w:jc w:val="center"/>
              <w:rPr>
                <w:sz w:val="18"/>
                <w:szCs w:val="18"/>
                <w:lang w:val="en-GB"/>
              </w:rPr>
            </w:pPr>
            <w:r w:rsidRPr="007B0C85">
              <w:rPr>
                <w:sz w:val="18"/>
                <w:szCs w:val="18"/>
                <w:lang w:val="de-DE"/>
              </w:rPr>
              <w:t>Mieterverein München</w:t>
            </w:r>
          </w:p>
        </w:tc>
        <w:tc>
          <w:tcPr>
            <w:tcW w:w="1416" w:type="dxa"/>
          </w:tcPr>
          <w:p w14:paraId="0DA2792E" w14:textId="19029923" w:rsidR="00D83E97" w:rsidRPr="007511E8" w:rsidRDefault="00635830">
            <w:pPr>
              <w:jc w:val="center"/>
              <w:rPr>
                <w:sz w:val="18"/>
                <w:szCs w:val="18"/>
                <w:lang w:val="en-GB"/>
              </w:rPr>
            </w:pPr>
            <w:r>
              <w:rPr>
                <w:sz w:val="18"/>
                <w:szCs w:val="18"/>
                <w:lang w:val="en-GB"/>
              </w:rPr>
              <w:t xml:space="preserve">Man, </w:t>
            </w:r>
            <w:r w:rsidR="004B01D3">
              <w:rPr>
                <w:sz w:val="18"/>
                <w:szCs w:val="18"/>
                <w:lang w:val="en-GB"/>
              </w:rPr>
              <w:t>Consulting Laywer</w:t>
            </w:r>
          </w:p>
        </w:tc>
        <w:tc>
          <w:tcPr>
            <w:tcW w:w="1416" w:type="dxa"/>
          </w:tcPr>
          <w:p w14:paraId="2D0F8BEA" w14:textId="499774D2" w:rsidR="00D83E97" w:rsidRPr="007511E8" w:rsidRDefault="00A93E86">
            <w:pPr>
              <w:jc w:val="center"/>
              <w:rPr>
                <w:sz w:val="18"/>
                <w:szCs w:val="18"/>
                <w:lang w:val="en-GB"/>
              </w:rPr>
            </w:pPr>
            <w:r>
              <w:rPr>
                <w:sz w:val="18"/>
                <w:szCs w:val="18"/>
                <w:lang w:val="en-GB"/>
              </w:rPr>
              <w:t xml:space="preserve">Yes, </w:t>
            </w:r>
            <w:r w:rsidRPr="00A93E86">
              <w:rPr>
                <w:sz w:val="18"/>
                <w:szCs w:val="18"/>
                <w:lang w:val="en-GB"/>
              </w:rPr>
              <w:t>Tenants</w:t>
            </w:r>
          </w:p>
        </w:tc>
        <w:tc>
          <w:tcPr>
            <w:tcW w:w="1416" w:type="dxa"/>
          </w:tcPr>
          <w:p w14:paraId="48775E4F" w14:textId="073700D5" w:rsidR="00D83E97" w:rsidRPr="007511E8" w:rsidRDefault="00B41FC4">
            <w:pPr>
              <w:jc w:val="center"/>
              <w:rPr>
                <w:sz w:val="18"/>
                <w:szCs w:val="18"/>
                <w:lang w:val="en-GB"/>
              </w:rPr>
            </w:pPr>
            <w:r>
              <w:rPr>
                <w:sz w:val="18"/>
                <w:szCs w:val="18"/>
                <w:lang w:val="en-GB"/>
              </w:rPr>
              <w:t>Housing</w:t>
            </w:r>
          </w:p>
        </w:tc>
        <w:tc>
          <w:tcPr>
            <w:tcW w:w="1416" w:type="dxa"/>
          </w:tcPr>
          <w:p w14:paraId="2669CF6C" w14:textId="2FAFA9D0" w:rsidR="00D83E97" w:rsidRPr="007511E8" w:rsidRDefault="008B19AC">
            <w:pPr>
              <w:jc w:val="center"/>
              <w:rPr>
                <w:sz w:val="18"/>
                <w:szCs w:val="18"/>
                <w:lang w:val="en-GB"/>
              </w:rPr>
            </w:pPr>
            <w:r>
              <w:rPr>
                <w:sz w:val="18"/>
                <w:szCs w:val="18"/>
                <w:lang w:val="en-GB"/>
              </w:rPr>
              <w:t>T</w:t>
            </w:r>
            <w:r w:rsidRPr="008B19AC">
              <w:rPr>
                <w:sz w:val="18"/>
                <w:szCs w:val="18"/>
                <w:lang w:val="en-GB"/>
              </w:rPr>
              <w:t>enant association</w:t>
            </w:r>
          </w:p>
        </w:tc>
        <w:tc>
          <w:tcPr>
            <w:tcW w:w="1417" w:type="dxa"/>
          </w:tcPr>
          <w:p w14:paraId="44472A17" w14:textId="3717F3FC" w:rsidR="00D83E97" w:rsidRPr="007511E8" w:rsidRDefault="002D50A8">
            <w:pPr>
              <w:jc w:val="center"/>
              <w:rPr>
                <w:sz w:val="18"/>
                <w:szCs w:val="18"/>
                <w:lang w:val="en-GB"/>
              </w:rPr>
            </w:pPr>
            <w:r>
              <w:rPr>
                <w:sz w:val="18"/>
                <w:szCs w:val="18"/>
                <w:lang w:val="en-GB"/>
              </w:rPr>
              <w:t>Local/regional</w:t>
            </w:r>
          </w:p>
        </w:tc>
        <w:tc>
          <w:tcPr>
            <w:tcW w:w="1417" w:type="dxa"/>
          </w:tcPr>
          <w:p w14:paraId="7926959C" w14:textId="1BD9802B" w:rsidR="00D83E97" w:rsidRPr="007511E8" w:rsidRDefault="00DD5603">
            <w:pPr>
              <w:jc w:val="center"/>
              <w:rPr>
                <w:sz w:val="18"/>
                <w:szCs w:val="18"/>
                <w:lang w:val="en-GB"/>
              </w:rPr>
            </w:pPr>
            <w:r>
              <w:rPr>
                <w:sz w:val="18"/>
                <w:szCs w:val="18"/>
                <w:lang w:val="en-GB"/>
              </w:rPr>
              <w:t>no</w:t>
            </w:r>
          </w:p>
        </w:tc>
        <w:tc>
          <w:tcPr>
            <w:tcW w:w="567" w:type="dxa"/>
          </w:tcPr>
          <w:p w14:paraId="58467908" w14:textId="09F1125B" w:rsidR="00D83E97" w:rsidRPr="007511E8" w:rsidRDefault="00DD5603">
            <w:pPr>
              <w:jc w:val="center"/>
              <w:rPr>
                <w:sz w:val="18"/>
                <w:szCs w:val="18"/>
                <w:lang w:val="en-GB"/>
              </w:rPr>
            </w:pPr>
            <w:r>
              <w:rPr>
                <w:sz w:val="18"/>
                <w:szCs w:val="18"/>
                <w:lang w:val="en-GB"/>
              </w:rPr>
              <w:t>x</w:t>
            </w:r>
          </w:p>
        </w:tc>
        <w:tc>
          <w:tcPr>
            <w:tcW w:w="567" w:type="dxa"/>
          </w:tcPr>
          <w:p w14:paraId="229E0F62" w14:textId="77777777" w:rsidR="00D83E97" w:rsidRPr="007511E8" w:rsidRDefault="00D83E97">
            <w:pPr>
              <w:jc w:val="center"/>
              <w:rPr>
                <w:sz w:val="18"/>
                <w:szCs w:val="18"/>
                <w:lang w:val="en-GB"/>
              </w:rPr>
            </w:pPr>
          </w:p>
        </w:tc>
        <w:tc>
          <w:tcPr>
            <w:tcW w:w="567" w:type="dxa"/>
          </w:tcPr>
          <w:p w14:paraId="24C0F686" w14:textId="0059D539" w:rsidR="00D83E97" w:rsidRPr="007511E8" w:rsidRDefault="00DD5603">
            <w:pPr>
              <w:jc w:val="center"/>
              <w:rPr>
                <w:sz w:val="18"/>
                <w:szCs w:val="18"/>
                <w:lang w:val="en-GB"/>
              </w:rPr>
            </w:pPr>
            <w:r>
              <w:rPr>
                <w:sz w:val="18"/>
                <w:szCs w:val="18"/>
                <w:lang w:val="en-GB"/>
              </w:rPr>
              <w:t>x</w:t>
            </w:r>
          </w:p>
        </w:tc>
        <w:tc>
          <w:tcPr>
            <w:tcW w:w="567" w:type="dxa"/>
          </w:tcPr>
          <w:p w14:paraId="19BE36F1" w14:textId="1155ACF9" w:rsidR="00D83E97" w:rsidRPr="007511E8" w:rsidRDefault="00DD5603">
            <w:pPr>
              <w:jc w:val="center"/>
              <w:rPr>
                <w:sz w:val="18"/>
                <w:szCs w:val="18"/>
                <w:lang w:val="en-GB"/>
              </w:rPr>
            </w:pPr>
            <w:r>
              <w:rPr>
                <w:sz w:val="18"/>
                <w:szCs w:val="18"/>
                <w:lang w:val="en-GB"/>
              </w:rPr>
              <w:t>x</w:t>
            </w:r>
          </w:p>
        </w:tc>
        <w:tc>
          <w:tcPr>
            <w:tcW w:w="567" w:type="dxa"/>
          </w:tcPr>
          <w:p w14:paraId="314E813C" w14:textId="1ED987F4" w:rsidR="00D83E97" w:rsidRPr="007511E8" w:rsidRDefault="00DD5603">
            <w:pPr>
              <w:jc w:val="center"/>
              <w:rPr>
                <w:sz w:val="18"/>
                <w:szCs w:val="18"/>
                <w:lang w:val="en-GB"/>
              </w:rPr>
            </w:pPr>
            <w:r>
              <w:rPr>
                <w:sz w:val="18"/>
                <w:szCs w:val="18"/>
                <w:lang w:val="en-GB"/>
              </w:rPr>
              <w:t>x</w:t>
            </w:r>
          </w:p>
        </w:tc>
      </w:tr>
      <w:tr w:rsidR="00D83E97" w:rsidRPr="007511E8" w14:paraId="3782CF56" w14:textId="77777777" w:rsidTr="007511E8">
        <w:trPr>
          <w:trHeight w:val="20"/>
          <w:jc w:val="center"/>
        </w:trPr>
        <w:tc>
          <w:tcPr>
            <w:tcW w:w="1431" w:type="dxa"/>
          </w:tcPr>
          <w:p w14:paraId="1A7167CE" w14:textId="73F569A0" w:rsidR="00D83E97" w:rsidRPr="0069301A" w:rsidRDefault="0069301A" w:rsidP="0069301A">
            <w:pPr>
              <w:jc w:val="center"/>
              <w:rPr>
                <w:sz w:val="18"/>
                <w:szCs w:val="18"/>
                <w:lang w:val="de-DE"/>
              </w:rPr>
            </w:pPr>
            <w:r w:rsidRPr="007B0C85">
              <w:rPr>
                <w:sz w:val="18"/>
                <w:szCs w:val="18"/>
                <w:lang w:val="de-DE"/>
              </w:rPr>
              <w:lastRenderedPageBreak/>
              <w:t>Green City</w:t>
            </w:r>
          </w:p>
        </w:tc>
        <w:tc>
          <w:tcPr>
            <w:tcW w:w="1416" w:type="dxa"/>
          </w:tcPr>
          <w:p w14:paraId="0BA80003" w14:textId="3B43516F" w:rsidR="00D83E97" w:rsidRPr="007511E8" w:rsidRDefault="004B01D3">
            <w:pPr>
              <w:jc w:val="center"/>
              <w:rPr>
                <w:sz w:val="18"/>
                <w:szCs w:val="18"/>
                <w:lang w:val="en-GB"/>
              </w:rPr>
            </w:pPr>
            <w:r>
              <w:rPr>
                <w:sz w:val="18"/>
                <w:szCs w:val="18"/>
                <w:lang w:val="en-GB"/>
              </w:rPr>
              <w:t>Man, programme manager</w:t>
            </w:r>
          </w:p>
        </w:tc>
        <w:tc>
          <w:tcPr>
            <w:tcW w:w="1416" w:type="dxa"/>
          </w:tcPr>
          <w:p w14:paraId="47153314" w14:textId="01DACEF8" w:rsidR="00D83E97" w:rsidRPr="007511E8" w:rsidRDefault="00A93E86">
            <w:pPr>
              <w:jc w:val="center"/>
              <w:rPr>
                <w:sz w:val="18"/>
                <w:szCs w:val="18"/>
                <w:lang w:val="en-GB"/>
              </w:rPr>
            </w:pPr>
            <w:r>
              <w:rPr>
                <w:sz w:val="18"/>
                <w:szCs w:val="18"/>
                <w:lang w:val="en-GB"/>
              </w:rPr>
              <w:t>No</w:t>
            </w:r>
          </w:p>
        </w:tc>
        <w:tc>
          <w:tcPr>
            <w:tcW w:w="1416" w:type="dxa"/>
          </w:tcPr>
          <w:p w14:paraId="135564C1" w14:textId="49B2AA95" w:rsidR="00D83E97" w:rsidRPr="007511E8" w:rsidRDefault="00B41FC4">
            <w:pPr>
              <w:jc w:val="center"/>
              <w:rPr>
                <w:sz w:val="18"/>
                <w:szCs w:val="18"/>
                <w:lang w:val="en-GB"/>
              </w:rPr>
            </w:pPr>
            <w:r>
              <w:rPr>
                <w:sz w:val="18"/>
                <w:szCs w:val="18"/>
                <w:lang w:val="en-GB"/>
              </w:rPr>
              <w:t>Energy</w:t>
            </w:r>
          </w:p>
        </w:tc>
        <w:tc>
          <w:tcPr>
            <w:tcW w:w="1416" w:type="dxa"/>
          </w:tcPr>
          <w:p w14:paraId="4E06F576" w14:textId="09299D09" w:rsidR="00D83E97" w:rsidRPr="007511E8" w:rsidRDefault="008B19AC">
            <w:pPr>
              <w:jc w:val="center"/>
              <w:rPr>
                <w:sz w:val="18"/>
                <w:szCs w:val="18"/>
                <w:lang w:val="en-GB"/>
              </w:rPr>
            </w:pPr>
            <w:r>
              <w:rPr>
                <w:sz w:val="18"/>
                <w:szCs w:val="18"/>
                <w:lang w:val="en-GB"/>
              </w:rPr>
              <w:t>Environmental association</w:t>
            </w:r>
          </w:p>
        </w:tc>
        <w:tc>
          <w:tcPr>
            <w:tcW w:w="1417" w:type="dxa"/>
          </w:tcPr>
          <w:p w14:paraId="7C03964A" w14:textId="1D34728D" w:rsidR="00D83E97" w:rsidRPr="007511E8" w:rsidRDefault="002D50A8">
            <w:pPr>
              <w:jc w:val="center"/>
              <w:rPr>
                <w:sz w:val="18"/>
                <w:szCs w:val="18"/>
                <w:lang w:val="en-GB"/>
              </w:rPr>
            </w:pPr>
            <w:r>
              <w:rPr>
                <w:sz w:val="18"/>
                <w:szCs w:val="18"/>
                <w:lang w:val="en-GB"/>
              </w:rPr>
              <w:t>Local/regional</w:t>
            </w:r>
          </w:p>
        </w:tc>
        <w:tc>
          <w:tcPr>
            <w:tcW w:w="1417" w:type="dxa"/>
          </w:tcPr>
          <w:p w14:paraId="30A9A0B3" w14:textId="7991E92D" w:rsidR="00D83E97" w:rsidRPr="007511E8" w:rsidRDefault="00AF16F3">
            <w:pPr>
              <w:jc w:val="center"/>
              <w:rPr>
                <w:sz w:val="18"/>
                <w:szCs w:val="18"/>
                <w:lang w:val="en-GB"/>
              </w:rPr>
            </w:pPr>
            <w:r>
              <w:rPr>
                <w:sz w:val="18"/>
                <w:szCs w:val="18"/>
                <w:lang w:val="en-GB"/>
              </w:rPr>
              <w:t>yes</w:t>
            </w:r>
          </w:p>
        </w:tc>
        <w:tc>
          <w:tcPr>
            <w:tcW w:w="567" w:type="dxa"/>
          </w:tcPr>
          <w:p w14:paraId="7686CA9E" w14:textId="1A416607" w:rsidR="00D83E97" w:rsidRPr="007511E8" w:rsidRDefault="00DD5603">
            <w:pPr>
              <w:jc w:val="center"/>
              <w:rPr>
                <w:sz w:val="18"/>
                <w:szCs w:val="18"/>
                <w:lang w:val="en-GB"/>
              </w:rPr>
            </w:pPr>
            <w:r>
              <w:rPr>
                <w:sz w:val="18"/>
                <w:szCs w:val="18"/>
                <w:lang w:val="en-GB"/>
              </w:rPr>
              <w:t>x</w:t>
            </w:r>
          </w:p>
        </w:tc>
        <w:tc>
          <w:tcPr>
            <w:tcW w:w="567" w:type="dxa"/>
          </w:tcPr>
          <w:p w14:paraId="2C17F634" w14:textId="77777777" w:rsidR="00D83E97" w:rsidRPr="007511E8" w:rsidRDefault="00D83E97">
            <w:pPr>
              <w:jc w:val="center"/>
              <w:rPr>
                <w:sz w:val="18"/>
                <w:szCs w:val="18"/>
                <w:lang w:val="en-GB"/>
              </w:rPr>
            </w:pPr>
          </w:p>
        </w:tc>
        <w:tc>
          <w:tcPr>
            <w:tcW w:w="567" w:type="dxa"/>
          </w:tcPr>
          <w:p w14:paraId="2E4CE476" w14:textId="59F3E40C" w:rsidR="00D83E97" w:rsidRPr="007511E8" w:rsidRDefault="00DD5603">
            <w:pPr>
              <w:jc w:val="center"/>
              <w:rPr>
                <w:sz w:val="18"/>
                <w:szCs w:val="18"/>
                <w:lang w:val="en-GB"/>
              </w:rPr>
            </w:pPr>
            <w:r>
              <w:rPr>
                <w:sz w:val="18"/>
                <w:szCs w:val="18"/>
                <w:lang w:val="en-GB"/>
              </w:rPr>
              <w:t>x</w:t>
            </w:r>
          </w:p>
        </w:tc>
        <w:tc>
          <w:tcPr>
            <w:tcW w:w="567" w:type="dxa"/>
          </w:tcPr>
          <w:p w14:paraId="56E545DA" w14:textId="77777777" w:rsidR="00D83E97" w:rsidRPr="007511E8" w:rsidRDefault="00D83E97">
            <w:pPr>
              <w:jc w:val="center"/>
              <w:rPr>
                <w:sz w:val="18"/>
                <w:szCs w:val="18"/>
                <w:lang w:val="en-GB"/>
              </w:rPr>
            </w:pPr>
          </w:p>
        </w:tc>
        <w:tc>
          <w:tcPr>
            <w:tcW w:w="567" w:type="dxa"/>
          </w:tcPr>
          <w:p w14:paraId="34B5A4DF" w14:textId="77777777" w:rsidR="00D83E97" w:rsidRPr="007511E8" w:rsidRDefault="00D83E97">
            <w:pPr>
              <w:jc w:val="center"/>
              <w:rPr>
                <w:sz w:val="18"/>
                <w:szCs w:val="18"/>
                <w:lang w:val="en-GB"/>
              </w:rPr>
            </w:pPr>
          </w:p>
        </w:tc>
      </w:tr>
      <w:tr w:rsidR="00D83E97" w:rsidRPr="007511E8" w14:paraId="796687C4" w14:textId="77777777" w:rsidTr="007511E8">
        <w:trPr>
          <w:trHeight w:val="20"/>
          <w:jc w:val="center"/>
        </w:trPr>
        <w:tc>
          <w:tcPr>
            <w:tcW w:w="1431" w:type="dxa"/>
          </w:tcPr>
          <w:p w14:paraId="3058E54B" w14:textId="2954887F" w:rsidR="00D83E97" w:rsidRPr="0069301A" w:rsidRDefault="0069301A" w:rsidP="0069301A">
            <w:pPr>
              <w:jc w:val="center"/>
              <w:rPr>
                <w:sz w:val="18"/>
                <w:szCs w:val="18"/>
                <w:lang w:val="de-DE"/>
              </w:rPr>
            </w:pPr>
            <w:r w:rsidRPr="007B0C85">
              <w:rPr>
                <w:sz w:val="18"/>
                <w:szCs w:val="18"/>
                <w:lang w:val="de-DE"/>
              </w:rPr>
              <w:t>BayFOR</w:t>
            </w:r>
          </w:p>
        </w:tc>
        <w:tc>
          <w:tcPr>
            <w:tcW w:w="1416" w:type="dxa"/>
          </w:tcPr>
          <w:p w14:paraId="5D6139EC" w14:textId="21CC7B9F" w:rsidR="00D83E97" w:rsidRPr="007511E8" w:rsidRDefault="004B01D3">
            <w:pPr>
              <w:jc w:val="center"/>
              <w:rPr>
                <w:sz w:val="18"/>
                <w:szCs w:val="18"/>
                <w:lang w:val="en-GB"/>
              </w:rPr>
            </w:pPr>
            <w:r>
              <w:rPr>
                <w:sz w:val="18"/>
                <w:szCs w:val="18"/>
                <w:lang w:val="en-GB"/>
              </w:rPr>
              <w:t xml:space="preserve">Man, </w:t>
            </w:r>
            <w:r w:rsidR="00AC59A4">
              <w:rPr>
                <w:sz w:val="18"/>
                <w:szCs w:val="18"/>
                <w:lang w:val="en-GB"/>
              </w:rPr>
              <w:t>programm manager</w:t>
            </w:r>
          </w:p>
        </w:tc>
        <w:tc>
          <w:tcPr>
            <w:tcW w:w="1416" w:type="dxa"/>
          </w:tcPr>
          <w:p w14:paraId="75F7FE1B" w14:textId="11AB13D7" w:rsidR="00D83E97" w:rsidRPr="007511E8" w:rsidRDefault="00A93E86">
            <w:pPr>
              <w:jc w:val="center"/>
              <w:rPr>
                <w:sz w:val="18"/>
                <w:szCs w:val="18"/>
                <w:lang w:val="en-GB"/>
              </w:rPr>
            </w:pPr>
            <w:r>
              <w:rPr>
                <w:sz w:val="18"/>
                <w:szCs w:val="18"/>
                <w:lang w:val="en-GB"/>
              </w:rPr>
              <w:t>No</w:t>
            </w:r>
          </w:p>
        </w:tc>
        <w:tc>
          <w:tcPr>
            <w:tcW w:w="1416" w:type="dxa"/>
          </w:tcPr>
          <w:p w14:paraId="45DC36D0" w14:textId="3C20B133" w:rsidR="00D83E97" w:rsidRPr="007511E8" w:rsidRDefault="00B41FC4">
            <w:pPr>
              <w:jc w:val="center"/>
              <w:rPr>
                <w:sz w:val="18"/>
                <w:szCs w:val="18"/>
                <w:lang w:val="en-GB"/>
              </w:rPr>
            </w:pPr>
            <w:r>
              <w:rPr>
                <w:sz w:val="18"/>
                <w:szCs w:val="18"/>
                <w:lang w:val="en-GB"/>
              </w:rPr>
              <w:t>Energy</w:t>
            </w:r>
          </w:p>
        </w:tc>
        <w:tc>
          <w:tcPr>
            <w:tcW w:w="1416" w:type="dxa"/>
          </w:tcPr>
          <w:p w14:paraId="2C2F9DB5" w14:textId="08BEB867" w:rsidR="00D83E97" w:rsidRPr="007511E8" w:rsidRDefault="008C6B40">
            <w:pPr>
              <w:jc w:val="center"/>
              <w:rPr>
                <w:sz w:val="18"/>
                <w:szCs w:val="18"/>
                <w:lang w:val="en-GB"/>
              </w:rPr>
            </w:pPr>
            <w:r w:rsidRPr="008C6B40">
              <w:rPr>
                <w:sz w:val="18"/>
                <w:szCs w:val="18"/>
                <w:lang w:val="en-GB"/>
              </w:rPr>
              <w:t>Bavarian research organisation</w:t>
            </w:r>
          </w:p>
        </w:tc>
        <w:tc>
          <w:tcPr>
            <w:tcW w:w="1417" w:type="dxa"/>
          </w:tcPr>
          <w:p w14:paraId="39C201EB" w14:textId="20E13D16" w:rsidR="00D83E97" w:rsidRPr="007511E8" w:rsidRDefault="002D50A8">
            <w:pPr>
              <w:jc w:val="center"/>
              <w:rPr>
                <w:sz w:val="18"/>
                <w:szCs w:val="18"/>
                <w:lang w:val="en-GB"/>
              </w:rPr>
            </w:pPr>
            <w:r>
              <w:rPr>
                <w:sz w:val="18"/>
                <w:szCs w:val="18"/>
                <w:lang w:val="en-GB"/>
              </w:rPr>
              <w:t>Regional/national</w:t>
            </w:r>
          </w:p>
        </w:tc>
        <w:tc>
          <w:tcPr>
            <w:tcW w:w="1417" w:type="dxa"/>
          </w:tcPr>
          <w:p w14:paraId="62D0740D" w14:textId="017526FB" w:rsidR="00D83E97" w:rsidRPr="007511E8" w:rsidRDefault="00AF16F3">
            <w:pPr>
              <w:jc w:val="center"/>
              <w:rPr>
                <w:sz w:val="18"/>
                <w:szCs w:val="18"/>
                <w:lang w:val="en-GB"/>
              </w:rPr>
            </w:pPr>
            <w:r>
              <w:rPr>
                <w:sz w:val="18"/>
                <w:szCs w:val="18"/>
                <w:lang w:val="en-GB"/>
              </w:rPr>
              <w:t>yes</w:t>
            </w:r>
          </w:p>
        </w:tc>
        <w:tc>
          <w:tcPr>
            <w:tcW w:w="567" w:type="dxa"/>
          </w:tcPr>
          <w:p w14:paraId="72011533" w14:textId="77777777" w:rsidR="00D83E97" w:rsidRPr="007511E8" w:rsidRDefault="00D83E97">
            <w:pPr>
              <w:jc w:val="center"/>
              <w:rPr>
                <w:sz w:val="18"/>
                <w:szCs w:val="18"/>
                <w:lang w:val="en-GB"/>
              </w:rPr>
            </w:pPr>
          </w:p>
        </w:tc>
        <w:tc>
          <w:tcPr>
            <w:tcW w:w="567" w:type="dxa"/>
          </w:tcPr>
          <w:p w14:paraId="2E9736BF" w14:textId="77777777" w:rsidR="00D83E97" w:rsidRPr="007511E8" w:rsidRDefault="00D83E97">
            <w:pPr>
              <w:jc w:val="center"/>
              <w:rPr>
                <w:sz w:val="18"/>
                <w:szCs w:val="18"/>
                <w:lang w:val="en-GB"/>
              </w:rPr>
            </w:pPr>
          </w:p>
        </w:tc>
        <w:tc>
          <w:tcPr>
            <w:tcW w:w="567" w:type="dxa"/>
          </w:tcPr>
          <w:p w14:paraId="7A1C028B" w14:textId="77777777" w:rsidR="00D83E97" w:rsidRPr="007511E8" w:rsidRDefault="00D83E97">
            <w:pPr>
              <w:jc w:val="center"/>
              <w:rPr>
                <w:sz w:val="18"/>
                <w:szCs w:val="18"/>
                <w:lang w:val="en-GB"/>
              </w:rPr>
            </w:pPr>
          </w:p>
        </w:tc>
        <w:tc>
          <w:tcPr>
            <w:tcW w:w="567" w:type="dxa"/>
          </w:tcPr>
          <w:p w14:paraId="1F9A8170" w14:textId="7C808177" w:rsidR="00D83E97" w:rsidRPr="007511E8" w:rsidRDefault="00DD5603">
            <w:pPr>
              <w:jc w:val="center"/>
              <w:rPr>
                <w:sz w:val="18"/>
                <w:szCs w:val="18"/>
                <w:lang w:val="en-GB"/>
              </w:rPr>
            </w:pPr>
            <w:r>
              <w:rPr>
                <w:sz w:val="18"/>
                <w:szCs w:val="18"/>
                <w:lang w:val="en-GB"/>
              </w:rPr>
              <w:t>x</w:t>
            </w:r>
          </w:p>
        </w:tc>
        <w:tc>
          <w:tcPr>
            <w:tcW w:w="567" w:type="dxa"/>
          </w:tcPr>
          <w:p w14:paraId="05647198" w14:textId="68F39BA7" w:rsidR="00D83E97" w:rsidRPr="007511E8" w:rsidRDefault="00DD5603">
            <w:pPr>
              <w:jc w:val="center"/>
              <w:rPr>
                <w:sz w:val="18"/>
                <w:szCs w:val="18"/>
                <w:lang w:val="en-GB"/>
              </w:rPr>
            </w:pPr>
            <w:r>
              <w:rPr>
                <w:sz w:val="18"/>
                <w:szCs w:val="18"/>
                <w:lang w:val="en-GB"/>
              </w:rPr>
              <w:t>x</w:t>
            </w:r>
          </w:p>
        </w:tc>
      </w:tr>
      <w:tr w:rsidR="00D83E97" w:rsidRPr="00D16542" w14:paraId="7F6F6F1A" w14:textId="77777777" w:rsidTr="007511E8">
        <w:trPr>
          <w:trHeight w:val="20"/>
          <w:jc w:val="center"/>
        </w:trPr>
        <w:tc>
          <w:tcPr>
            <w:tcW w:w="1431" w:type="dxa"/>
          </w:tcPr>
          <w:p w14:paraId="6D736934" w14:textId="234F3D90" w:rsidR="00D83E97" w:rsidRPr="0069301A" w:rsidRDefault="0069301A" w:rsidP="0069301A">
            <w:pPr>
              <w:jc w:val="center"/>
              <w:rPr>
                <w:sz w:val="18"/>
                <w:szCs w:val="18"/>
                <w:lang w:val="de-DE"/>
              </w:rPr>
            </w:pPr>
            <w:r w:rsidRPr="007B0C85">
              <w:rPr>
                <w:sz w:val="18"/>
                <w:szCs w:val="18"/>
                <w:lang w:val="de-DE"/>
              </w:rPr>
              <w:t>Technical University Munich</w:t>
            </w:r>
          </w:p>
        </w:tc>
        <w:tc>
          <w:tcPr>
            <w:tcW w:w="1416" w:type="dxa"/>
          </w:tcPr>
          <w:p w14:paraId="7F97EB98" w14:textId="5A1EA5FB" w:rsidR="00D83E97" w:rsidRPr="00D16542" w:rsidRDefault="00AC59A4">
            <w:pPr>
              <w:jc w:val="center"/>
              <w:rPr>
                <w:sz w:val="18"/>
                <w:szCs w:val="18"/>
                <w:lang w:val="en-US"/>
              </w:rPr>
            </w:pPr>
            <w:r w:rsidRPr="00D16542">
              <w:rPr>
                <w:sz w:val="18"/>
                <w:szCs w:val="18"/>
                <w:lang w:val="en-US"/>
              </w:rPr>
              <w:t xml:space="preserve">Man, </w:t>
            </w:r>
            <w:r w:rsidR="00D16542" w:rsidRPr="00D16542">
              <w:rPr>
                <w:sz w:val="18"/>
                <w:szCs w:val="18"/>
                <w:lang w:val="en-US"/>
              </w:rPr>
              <w:t>Post-Doc, project lead</w:t>
            </w:r>
          </w:p>
        </w:tc>
        <w:tc>
          <w:tcPr>
            <w:tcW w:w="1416" w:type="dxa"/>
          </w:tcPr>
          <w:p w14:paraId="0236223B" w14:textId="0055FCCB" w:rsidR="00D83E97" w:rsidRPr="00D16542" w:rsidRDefault="00A93E86">
            <w:pPr>
              <w:jc w:val="center"/>
              <w:rPr>
                <w:sz w:val="18"/>
                <w:szCs w:val="18"/>
                <w:lang w:val="en-US"/>
              </w:rPr>
            </w:pPr>
            <w:r>
              <w:rPr>
                <w:sz w:val="18"/>
                <w:szCs w:val="18"/>
                <w:lang w:val="en-US"/>
              </w:rPr>
              <w:t>No</w:t>
            </w:r>
          </w:p>
        </w:tc>
        <w:tc>
          <w:tcPr>
            <w:tcW w:w="1416" w:type="dxa"/>
          </w:tcPr>
          <w:p w14:paraId="71CBD638" w14:textId="17A4AB8A" w:rsidR="00D83E97" w:rsidRPr="00D16542" w:rsidRDefault="00B41FC4">
            <w:pPr>
              <w:jc w:val="center"/>
              <w:rPr>
                <w:sz w:val="18"/>
                <w:szCs w:val="18"/>
                <w:lang w:val="en-US"/>
              </w:rPr>
            </w:pPr>
            <w:r>
              <w:rPr>
                <w:sz w:val="18"/>
                <w:szCs w:val="18"/>
                <w:lang w:val="en-US"/>
              </w:rPr>
              <w:t>Energy</w:t>
            </w:r>
          </w:p>
        </w:tc>
        <w:tc>
          <w:tcPr>
            <w:tcW w:w="1416" w:type="dxa"/>
          </w:tcPr>
          <w:p w14:paraId="33E629AB" w14:textId="41B9E695" w:rsidR="00D83E97" w:rsidRPr="00D16542" w:rsidRDefault="00262C6D">
            <w:pPr>
              <w:jc w:val="center"/>
              <w:rPr>
                <w:sz w:val="18"/>
                <w:szCs w:val="18"/>
                <w:lang w:val="en-US"/>
              </w:rPr>
            </w:pPr>
            <w:r>
              <w:rPr>
                <w:sz w:val="18"/>
                <w:szCs w:val="18"/>
                <w:lang w:val="en-US"/>
              </w:rPr>
              <w:t>University</w:t>
            </w:r>
          </w:p>
        </w:tc>
        <w:tc>
          <w:tcPr>
            <w:tcW w:w="1417" w:type="dxa"/>
          </w:tcPr>
          <w:p w14:paraId="1FD9512D" w14:textId="1AD14614" w:rsidR="00D83E97" w:rsidRPr="00D16542" w:rsidRDefault="002D50A8">
            <w:pPr>
              <w:jc w:val="center"/>
              <w:rPr>
                <w:sz w:val="18"/>
                <w:szCs w:val="18"/>
                <w:lang w:val="en-US"/>
              </w:rPr>
            </w:pPr>
            <w:r>
              <w:rPr>
                <w:sz w:val="18"/>
                <w:szCs w:val="18"/>
                <w:lang w:val="en-US"/>
              </w:rPr>
              <w:t>National</w:t>
            </w:r>
          </w:p>
        </w:tc>
        <w:tc>
          <w:tcPr>
            <w:tcW w:w="1417" w:type="dxa"/>
          </w:tcPr>
          <w:p w14:paraId="6F0BECD5" w14:textId="16600F7C" w:rsidR="00D83E97" w:rsidRPr="00D16542" w:rsidRDefault="00AF16F3">
            <w:pPr>
              <w:jc w:val="center"/>
              <w:rPr>
                <w:sz w:val="18"/>
                <w:szCs w:val="18"/>
                <w:lang w:val="en-US"/>
              </w:rPr>
            </w:pPr>
            <w:r>
              <w:rPr>
                <w:sz w:val="18"/>
                <w:szCs w:val="18"/>
                <w:lang w:val="en-US"/>
              </w:rPr>
              <w:t>yes</w:t>
            </w:r>
          </w:p>
        </w:tc>
        <w:tc>
          <w:tcPr>
            <w:tcW w:w="567" w:type="dxa"/>
          </w:tcPr>
          <w:p w14:paraId="37899E24" w14:textId="64A74562" w:rsidR="00D83E97" w:rsidRPr="00D16542" w:rsidRDefault="00DD5603">
            <w:pPr>
              <w:jc w:val="center"/>
              <w:rPr>
                <w:sz w:val="18"/>
                <w:szCs w:val="18"/>
                <w:lang w:val="en-US"/>
              </w:rPr>
            </w:pPr>
            <w:r>
              <w:rPr>
                <w:sz w:val="18"/>
                <w:szCs w:val="18"/>
                <w:lang w:val="en-US"/>
              </w:rPr>
              <w:t>x</w:t>
            </w:r>
          </w:p>
        </w:tc>
        <w:tc>
          <w:tcPr>
            <w:tcW w:w="567" w:type="dxa"/>
          </w:tcPr>
          <w:p w14:paraId="3584A12C" w14:textId="77777777" w:rsidR="00D83E97" w:rsidRPr="00D16542" w:rsidRDefault="00D83E97">
            <w:pPr>
              <w:jc w:val="center"/>
              <w:rPr>
                <w:sz w:val="18"/>
                <w:szCs w:val="18"/>
                <w:lang w:val="en-US"/>
              </w:rPr>
            </w:pPr>
          </w:p>
        </w:tc>
        <w:tc>
          <w:tcPr>
            <w:tcW w:w="567" w:type="dxa"/>
          </w:tcPr>
          <w:p w14:paraId="3C27E383" w14:textId="77777777" w:rsidR="00D83E97" w:rsidRPr="00D16542" w:rsidRDefault="00D83E97">
            <w:pPr>
              <w:jc w:val="center"/>
              <w:rPr>
                <w:sz w:val="18"/>
                <w:szCs w:val="18"/>
                <w:lang w:val="en-US"/>
              </w:rPr>
            </w:pPr>
          </w:p>
        </w:tc>
        <w:tc>
          <w:tcPr>
            <w:tcW w:w="567" w:type="dxa"/>
          </w:tcPr>
          <w:p w14:paraId="614FD9DA" w14:textId="77777777" w:rsidR="00D83E97" w:rsidRPr="00D16542" w:rsidRDefault="00D83E97">
            <w:pPr>
              <w:jc w:val="center"/>
              <w:rPr>
                <w:sz w:val="18"/>
                <w:szCs w:val="18"/>
                <w:lang w:val="en-US"/>
              </w:rPr>
            </w:pPr>
          </w:p>
        </w:tc>
        <w:tc>
          <w:tcPr>
            <w:tcW w:w="567" w:type="dxa"/>
          </w:tcPr>
          <w:p w14:paraId="4F65620D" w14:textId="77777777" w:rsidR="00D83E97" w:rsidRPr="00D16542" w:rsidRDefault="00D83E97">
            <w:pPr>
              <w:jc w:val="center"/>
              <w:rPr>
                <w:sz w:val="18"/>
                <w:szCs w:val="18"/>
                <w:lang w:val="en-US"/>
              </w:rPr>
            </w:pPr>
          </w:p>
        </w:tc>
      </w:tr>
      <w:tr w:rsidR="00D83E97" w:rsidRPr="007511E8" w14:paraId="47E10632" w14:textId="77777777" w:rsidTr="007511E8">
        <w:trPr>
          <w:trHeight w:val="20"/>
          <w:jc w:val="center"/>
        </w:trPr>
        <w:tc>
          <w:tcPr>
            <w:tcW w:w="1431" w:type="dxa"/>
          </w:tcPr>
          <w:p w14:paraId="7106253D" w14:textId="454553FD" w:rsidR="00D83E97" w:rsidRPr="0069301A" w:rsidRDefault="0069301A" w:rsidP="0069301A">
            <w:pPr>
              <w:jc w:val="center"/>
              <w:rPr>
                <w:sz w:val="18"/>
                <w:szCs w:val="18"/>
                <w:lang w:val="de-DE"/>
              </w:rPr>
            </w:pPr>
            <w:r w:rsidRPr="007B0C85">
              <w:rPr>
                <w:sz w:val="18"/>
                <w:szCs w:val="18"/>
                <w:lang w:val="de-DE"/>
              </w:rPr>
              <w:t>Umweltinstitut München e.V.</w:t>
            </w:r>
          </w:p>
        </w:tc>
        <w:tc>
          <w:tcPr>
            <w:tcW w:w="1416" w:type="dxa"/>
          </w:tcPr>
          <w:p w14:paraId="13CF8B7A" w14:textId="73EC8B92" w:rsidR="00D83E97" w:rsidRPr="007511E8" w:rsidRDefault="00D16542">
            <w:pPr>
              <w:jc w:val="center"/>
              <w:rPr>
                <w:sz w:val="18"/>
                <w:szCs w:val="18"/>
                <w:lang w:val="en-GB"/>
              </w:rPr>
            </w:pPr>
            <w:r>
              <w:rPr>
                <w:sz w:val="18"/>
                <w:szCs w:val="18"/>
                <w:lang w:val="en-GB"/>
              </w:rPr>
              <w:t>Man, project manager</w:t>
            </w:r>
          </w:p>
        </w:tc>
        <w:tc>
          <w:tcPr>
            <w:tcW w:w="1416" w:type="dxa"/>
          </w:tcPr>
          <w:p w14:paraId="1C26739B" w14:textId="240DAE31" w:rsidR="00D83E97" w:rsidRPr="007511E8" w:rsidRDefault="00A93E86">
            <w:pPr>
              <w:jc w:val="center"/>
              <w:rPr>
                <w:sz w:val="18"/>
                <w:szCs w:val="18"/>
                <w:lang w:val="en-GB"/>
              </w:rPr>
            </w:pPr>
            <w:r>
              <w:rPr>
                <w:sz w:val="18"/>
                <w:szCs w:val="18"/>
                <w:lang w:val="en-GB"/>
              </w:rPr>
              <w:t>No</w:t>
            </w:r>
          </w:p>
        </w:tc>
        <w:tc>
          <w:tcPr>
            <w:tcW w:w="1416" w:type="dxa"/>
          </w:tcPr>
          <w:p w14:paraId="0A2DC233" w14:textId="5A0A5E61" w:rsidR="00D83E97" w:rsidRPr="007511E8" w:rsidRDefault="00B41FC4">
            <w:pPr>
              <w:jc w:val="center"/>
              <w:rPr>
                <w:sz w:val="18"/>
                <w:szCs w:val="18"/>
                <w:lang w:val="en-GB"/>
              </w:rPr>
            </w:pPr>
            <w:r>
              <w:rPr>
                <w:sz w:val="18"/>
                <w:szCs w:val="18"/>
                <w:lang w:val="en-GB"/>
              </w:rPr>
              <w:t>Energy</w:t>
            </w:r>
          </w:p>
        </w:tc>
        <w:tc>
          <w:tcPr>
            <w:tcW w:w="1416" w:type="dxa"/>
          </w:tcPr>
          <w:p w14:paraId="187FDD8B" w14:textId="623BD7CF" w:rsidR="00D83E97" w:rsidRPr="007511E8" w:rsidRDefault="009D35B2">
            <w:pPr>
              <w:jc w:val="center"/>
              <w:rPr>
                <w:sz w:val="18"/>
                <w:szCs w:val="18"/>
                <w:lang w:val="en-GB"/>
              </w:rPr>
            </w:pPr>
            <w:r>
              <w:rPr>
                <w:sz w:val="18"/>
                <w:szCs w:val="18"/>
                <w:lang w:val="en-GB"/>
              </w:rPr>
              <w:t>Environmental association</w:t>
            </w:r>
          </w:p>
        </w:tc>
        <w:tc>
          <w:tcPr>
            <w:tcW w:w="1417" w:type="dxa"/>
          </w:tcPr>
          <w:p w14:paraId="7C62EE1E" w14:textId="0A860F60" w:rsidR="00D83E97" w:rsidRPr="007511E8" w:rsidRDefault="002D50A8">
            <w:pPr>
              <w:jc w:val="center"/>
              <w:rPr>
                <w:sz w:val="18"/>
                <w:szCs w:val="18"/>
                <w:lang w:val="en-GB"/>
              </w:rPr>
            </w:pPr>
            <w:r>
              <w:rPr>
                <w:sz w:val="18"/>
                <w:szCs w:val="18"/>
                <w:lang w:val="en-GB"/>
              </w:rPr>
              <w:t>local</w:t>
            </w:r>
          </w:p>
        </w:tc>
        <w:tc>
          <w:tcPr>
            <w:tcW w:w="1417" w:type="dxa"/>
          </w:tcPr>
          <w:p w14:paraId="7A55DFD1" w14:textId="12AD60E2" w:rsidR="00D83E97" w:rsidRPr="007511E8" w:rsidRDefault="00AF16F3">
            <w:pPr>
              <w:jc w:val="center"/>
              <w:rPr>
                <w:sz w:val="18"/>
                <w:szCs w:val="18"/>
                <w:lang w:val="en-GB"/>
              </w:rPr>
            </w:pPr>
            <w:r>
              <w:rPr>
                <w:sz w:val="18"/>
                <w:szCs w:val="18"/>
                <w:lang w:val="en-GB"/>
              </w:rPr>
              <w:t>yes</w:t>
            </w:r>
          </w:p>
        </w:tc>
        <w:tc>
          <w:tcPr>
            <w:tcW w:w="567" w:type="dxa"/>
          </w:tcPr>
          <w:p w14:paraId="4B785CEC" w14:textId="001DBA24" w:rsidR="00D83E97" w:rsidRPr="007511E8" w:rsidRDefault="00DD5603">
            <w:pPr>
              <w:jc w:val="center"/>
              <w:rPr>
                <w:sz w:val="18"/>
                <w:szCs w:val="18"/>
                <w:lang w:val="en-GB"/>
              </w:rPr>
            </w:pPr>
            <w:r>
              <w:rPr>
                <w:sz w:val="18"/>
                <w:szCs w:val="18"/>
                <w:lang w:val="en-GB"/>
              </w:rPr>
              <w:t>x</w:t>
            </w:r>
          </w:p>
        </w:tc>
        <w:tc>
          <w:tcPr>
            <w:tcW w:w="567" w:type="dxa"/>
          </w:tcPr>
          <w:p w14:paraId="63919749" w14:textId="77777777" w:rsidR="00D83E97" w:rsidRPr="007511E8" w:rsidRDefault="00D83E97">
            <w:pPr>
              <w:jc w:val="center"/>
              <w:rPr>
                <w:sz w:val="18"/>
                <w:szCs w:val="18"/>
                <w:lang w:val="en-GB"/>
              </w:rPr>
            </w:pPr>
          </w:p>
        </w:tc>
        <w:tc>
          <w:tcPr>
            <w:tcW w:w="567" w:type="dxa"/>
          </w:tcPr>
          <w:p w14:paraId="6365A548" w14:textId="77777777" w:rsidR="00D83E97" w:rsidRPr="007511E8" w:rsidRDefault="00D83E97">
            <w:pPr>
              <w:jc w:val="center"/>
              <w:rPr>
                <w:sz w:val="18"/>
                <w:szCs w:val="18"/>
                <w:lang w:val="en-GB"/>
              </w:rPr>
            </w:pPr>
          </w:p>
        </w:tc>
        <w:tc>
          <w:tcPr>
            <w:tcW w:w="567" w:type="dxa"/>
          </w:tcPr>
          <w:p w14:paraId="4D82AC39" w14:textId="77777777" w:rsidR="00D83E97" w:rsidRPr="007511E8" w:rsidRDefault="00D83E97">
            <w:pPr>
              <w:jc w:val="center"/>
              <w:rPr>
                <w:sz w:val="18"/>
                <w:szCs w:val="18"/>
                <w:lang w:val="en-GB"/>
              </w:rPr>
            </w:pPr>
          </w:p>
        </w:tc>
        <w:tc>
          <w:tcPr>
            <w:tcW w:w="567" w:type="dxa"/>
          </w:tcPr>
          <w:p w14:paraId="2915E438" w14:textId="77777777" w:rsidR="00D83E97" w:rsidRPr="007511E8" w:rsidRDefault="00D83E97">
            <w:pPr>
              <w:jc w:val="center"/>
              <w:rPr>
                <w:sz w:val="18"/>
                <w:szCs w:val="18"/>
                <w:lang w:val="en-GB"/>
              </w:rPr>
            </w:pPr>
          </w:p>
        </w:tc>
      </w:tr>
      <w:tr w:rsidR="00D83E97" w:rsidRPr="007511E8" w14:paraId="084CA6A0" w14:textId="77777777" w:rsidTr="007511E8">
        <w:trPr>
          <w:trHeight w:val="20"/>
          <w:jc w:val="center"/>
        </w:trPr>
        <w:tc>
          <w:tcPr>
            <w:tcW w:w="1431" w:type="dxa"/>
          </w:tcPr>
          <w:p w14:paraId="1EB77B71" w14:textId="1B57CDED" w:rsidR="00D83E97" w:rsidRPr="0069301A" w:rsidRDefault="0069301A" w:rsidP="0069301A">
            <w:pPr>
              <w:jc w:val="center"/>
              <w:rPr>
                <w:sz w:val="18"/>
                <w:szCs w:val="18"/>
                <w:lang w:val="de-DE"/>
              </w:rPr>
            </w:pPr>
            <w:r w:rsidRPr="007B0C85">
              <w:rPr>
                <w:sz w:val="18"/>
                <w:szCs w:val="18"/>
                <w:lang w:val="de-DE"/>
              </w:rPr>
              <w:t>Münchner Flüchtlingsrat</w:t>
            </w:r>
          </w:p>
        </w:tc>
        <w:tc>
          <w:tcPr>
            <w:tcW w:w="1416" w:type="dxa"/>
          </w:tcPr>
          <w:p w14:paraId="00075846" w14:textId="42054647" w:rsidR="00D83E97" w:rsidRPr="007511E8" w:rsidRDefault="0012401F">
            <w:pPr>
              <w:jc w:val="center"/>
              <w:rPr>
                <w:sz w:val="18"/>
                <w:szCs w:val="18"/>
                <w:lang w:val="en-GB"/>
              </w:rPr>
            </w:pPr>
            <w:r>
              <w:rPr>
                <w:sz w:val="18"/>
                <w:szCs w:val="18"/>
                <w:lang w:val="en-GB"/>
              </w:rPr>
              <w:t>2, women</w:t>
            </w:r>
            <w:r w:rsidR="005D4CB3">
              <w:rPr>
                <w:sz w:val="18"/>
                <w:szCs w:val="18"/>
                <w:lang w:val="en-GB"/>
              </w:rPr>
              <w:t xml:space="preserve">, </w:t>
            </w:r>
            <w:r w:rsidR="00635830">
              <w:rPr>
                <w:sz w:val="18"/>
                <w:szCs w:val="18"/>
                <w:lang w:val="en-GB"/>
              </w:rPr>
              <w:t>1 programm lead, programm assistant</w:t>
            </w:r>
          </w:p>
        </w:tc>
        <w:tc>
          <w:tcPr>
            <w:tcW w:w="1416" w:type="dxa"/>
          </w:tcPr>
          <w:p w14:paraId="34D22E14" w14:textId="0145E962" w:rsidR="00D83E97" w:rsidRPr="007511E8" w:rsidRDefault="00A93E86">
            <w:pPr>
              <w:jc w:val="center"/>
              <w:rPr>
                <w:sz w:val="18"/>
                <w:szCs w:val="18"/>
                <w:lang w:val="en-GB"/>
              </w:rPr>
            </w:pPr>
            <w:r>
              <w:rPr>
                <w:sz w:val="18"/>
                <w:szCs w:val="18"/>
                <w:lang w:val="en-GB"/>
              </w:rPr>
              <w:t>Yes, refugees/asylum seekers</w:t>
            </w:r>
          </w:p>
        </w:tc>
        <w:tc>
          <w:tcPr>
            <w:tcW w:w="1416" w:type="dxa"/>
          </w:tcPr>
          <w:p w14:paraId="7E3E7507" w14:textId="25B5CE1A" w:rsidR="00D83E97" w:rsidRPr="007511E8" w:rsidRDefault="00B41FC4">
            <w:pPr>
              <w:jc w:val="center"/>
              <w:rPr>
                <w:sz w:val="18"/>
                <w:szCs w:val="18"/>
                <w:lang w:val="en-GB"/>
              </w:rPr>
            </w:pPr>
            <w:r>
              <w:rPr>
                <w:sz w:val="18"/>
                <w:szCs w:val="18"/>
                <w:lang w:val="en-GB"/>
              </w:rPr>
              <w:t>Housing</w:t>
            </w:r>
          </w:p>
        </w:tc>
        <w:tc>
          <w:tcPr>
            <w:tcW w:w="1416" w:type="dxa"/>
          </w:tcPr>
          <w:p w14:paraId="3D1C8B20" w14:textId="15BD87AD" w:rsidR="00D83E97" w:rsidRPr="007511E8" w:rsidRDefault="0048752A">
            <w:pPr>
              <w:jc w:val="center"/>
              <w:rPr>
                <w:sz w:val="18"/>
                <w:szCs w:val="18"/>
                <w:lang w:val="en-GB"/>
              </w:rPr>
            </w:pPr>
            <w:r>
              <w:rPr>
                <w:sz w:val="18"/>
                <w:szCs w:val="18"/>
                <w:lang w:val="en-GB"/>
              </w:rPr>
              <w:t>C</w:t>
            </w:r>
            <w:r w:rsidRPr="0048752A">
              <w:rPr>
                <w:sz w:val="18"/>
                <w:szCs w:val="18"/>
                <w:lang w:val="en-GB"/>
              </w:rPr>
              <w:t>ouncil working on refugee topics</w:t>
            </w:r>
            <w:r w:rsidR="009D35B2">
              <w:rPr>
                <w:sz w:val="18"/>
                <w:szCs w:val="18"/>
                <w:lang w:val="en-GB"/>
              </w:rPr>
              <w:t xml:space="preserve"> with refugees</w:t>
            </w:r>
          </w:p>
        </w:tc>
        <w:tc>
          <w:tcPr>
            <w:tcW w:w="1417" w:type="dxa"/>
          </w:tcPr>
          <w:p w14:paraId="0B120E97" w14:textId="5909EB8E" w:rsidR="00D83E97" w:rsidRPr="007511E8" w:rsidRDefault="002D50A8">
            <w:pPr>
              <w:jc w:val="center"/>
              <w:rPr>
                <w:sz w:val="18"/>
                <w:szCs w:val="18"/>
                <w:lang w:val="en-GB"/>
              </w:rPr>
            </w:pPr>
            <w:r>
              <w:rPr>
                <w:sz w:val="18"/>
                <w:szCs w:val="18"/>
                <w:lang w:val="en-GB"/>
              </w:rPr>
              <w:t>local</w:t>
            </w:r>
          </w:p>
        </w:tc>
        <w:tc>
          <w:tcPr>
            <w:tcW w:w="1417" w:type="dxa"/>
          </w:tcPr>
          <w:p w14:paraId="4EC660AA" w14:textId="3B21723C" w:rsidR="00D83E97" w:rsidRPr="007511E8" w:rsidRDefault="00DD5603">
            <w:pPr>
              <w:jc w:val="center"/>
              <w:rPr>
                <w:sz w:val="18"/>
                <w:szCs w:val="18"/>
                <w:lang w:val="en-GB"/>
              </w:rPr>
            </w:pPr>
            <w:r>
              <w:rPr>
                <w:sz w:val="18"/>
                <w:szCs w:val="18"/>
                <w:lang w:val="en-GB"/>
              </w:rPr>
              <w:t>no</w:t>
            </w:r>
          </w:p>
        </w:tc>
        <w:tc>
          <w:tcPr>
            <w:tcW w:w="567" w:type="dxa"/>
          </w:tcPr>
          <w:p w14:paraId="2B77413C" w14:textId="77777777" w:rsidR="00D83E97" w:rsidRPr="007511E8" w:rsidRDefault="00D83E97">
            <w:pPr>
              <w:jc w:val="center"/>
              <w:rPr>
                <w:sz w:val="18"/>
                <w:szCs w:val="18"/>
                <w:lang w:val="en-GB"/>
              </w:rPr>
            </w:pPr>
          </w:p>
        </w:tc>
        <w:tc>
          <w:tcPr>
            <w:tcW w:w="567" w:type="dxa"/>
          </w:tcPr>
          <w:p w14:paraId="190E6EB8" w14:textId="77777777" w:rsidR="00D83E97" w:rsidRPr="007511E8" w:rsidRDefault="00D83E97">
            <w:pPr>
              <w:jc w:val="center"/>
              <w:rPr>
                <w:sz w:val="18"/>
                <w:szCs w:val="18"/>
                <w:lang w:val="en-GB"/>
              </w:rPr>
            </w:pPr>
          </w:p>
        </w:tc>
        <w:tc>
          <w:tcPr>
            <w:tcW w:w="567" w:type="dxa"/>
          </w:tcPr>
          <w:p w14:paraId="59BA4D1A" w14:textId="77777777" w:rsidR="00D83E97" w:rsidRPr="007511E8" w:rsidRDefault="00D83E97">
            <w:pPr>
              <w:jc w:val="center"/>
              <w:rPr>
                <w:sz w:val="18"/>
                <w:szCs w:val="18"/>
                <w:lang w:val="en-GB"/>
              </w:rPr>
            </w:pPr>
          </w:p>
        </w:tc>
        <w:tc>
          <w:tcPr>
            <w:tcW w:w="567" w:type="dxa"/>
          </w:tcPr>
          <w:p w14:paraId="5B2CCA7E" w14:textId="0F7A9C05" w:rsidR="00D83E97" w:rsidRPr="007511E8" w:rsidRDefault="00DD5603">
            <w:pPr>
              <w:jc w:val="center"/>
              <w:rPr>
                <w:sz w:val="18"/>
                <w:szCs w:val="18"/>
                <w:lang w:val="en-GB"/>
              </w:rPr>
            </w:pPr>
            <w:r>
              <w:rPr>
                <w:sz w:val="18"/>
                <w:szCs w:val="18"/>
                <w:lang w:val="en-GB"/>
              </w:rPr>
              <w:t>x</w:t>
            </w:r>
          </w:p>
        </w:tc>
        <w:tc>
          <w:tcPr>
            <w:tcW w:w="567" w:type="dxa"/>
          </w:tcPr>
          <w:p w14:paraId="60611AC3" w14:textId="77777777" w:rsidR="00D83E97" w:rsidRPr="007511E8" w:rsidRDefault="00D83E97">
            <w:pPr>
              <w:jc w:val="center"/>
              <w:rPr>
                <w:sz w:val="18"/>
                <w:szCs w:val="18"/>
                <w:lang w:val="en-GB"/>
              </w:rPr>
            </w:pPr>
          </w:p>
        </w:tc>
      </w:tr>
      <w:tr w:rsidR="00D83E97" w:rsidRPr="007511E8" w14:paraId="4602D7D4" w14:textId="77777777" w:rsidTr="007511E8">
        <w:trPr>
          <w:trHeight w:val="20"/>
          <w:jc w:val="center"/>
        </w:trPr>
        <w:tc>
          <w:tcPr>
            <w:tcW w:w="1431" w:type="dxa"/>
          </w:tcPr>
          <w:p w14:paraId="1C12CF6F" w14:textId="77777777" w:rsidR="0069301A" w:rsidRPr="007B0C85" w:rsidRDefault="0069301A" w:rsidP="0069301A">
            <w:pPr>
              <w:jc w:val="center"/>
              <w:rPr>
                <w:sz w:val="18"/>
                <w:szCs w:val="18"/>
                <w:lang w:val="de-DE"/>
              </w:rPr>
            </w:pPr>
            <w:r w:rsidRPr="007B0C85">
              <w:rPr>
                <w:sz w:val="18"/>
                <w:szCs w:val="18"/>
                <w:lang w:val="de-DE"/>
              </w:rPr>
              <w:t>Architects4Future</w:t>
            </w:r>
          </w:p>
          <w:p w14:paraId="7FA0FE4B" w14:textId="56349EA8" w:rsidR="00D83E97" w:rsidRPr="0069301A" w:rsidRDefault="0069301A" w:rsidP="0069301A">
            <w:pPr>
              <w:jc w:val="center"/>
              <w:rPr>
                <w:sz w:val="18"/>
                <w:szCs w:val="18"/>
                <w:lang w:val="de-DE"/>
              </w:rPr>
            </w:pPr>
            <w:r w:rsidRPr="007B0C85">
              <w:rPr>
                <w:sz w:val="18"/>
                <w:szCs w:val="18"/>
                <w:lang w:val="de-DE"/>
              </w:rPr>
              <w:t>Münchner Wohnen</w:t>
            </w:r>
          </w:p>
        </w:tc>
        <w:tc>
          <w:tcPr>
            <w:tcW w:w="1416" w:type="dxa"/>
          </w:tcPr>
          <w:p w14:paraId="5E488FF6" w14:textId="6B688D22" w:rsidR="00D83E97" w:rsidRPr="007511E8" w:rsidRDefault="00D16542">
            <w:pPr>
              <w:jc w:val="center"/>
              <w:rPr>
                <w:sz w:val="18"/>
                <w:szCs w:val="18"/>
                <w:lang w:val="en-GB"/>
              </w:rPr>
            </w:pPr>
            <w:r>
              <w:rPr>
                <w:sz w:val="18"/>
                <w:szCs w:val="18"/>
                <w:lang w:val="en-GB"/>
              </w:rPr>
              <w:t xml:space="preserve">Women, </w:t>
            </w:r>
            <w:r w:rsidR="00DD1BCC">
              <w:rPr>
                <w:sz w:val="18"/>
                <w:szCs w:val="18"/>
                <w:lang w:val="en-GB"/>
              </w:rPr>
              <w:t xml:space="preserve">active member and expert on </w:t>
            </w:r>
            <w:r w:rsidR="005D2C0D">
              <w:rPr>
                <w:sz w:val="18"/>
                <w:szCs w:val="18"/>
                <w:lang w:val="en-GB"/>
              </w:rPr>
              <w:t>building policies</w:t>
            </w:r>
          </w:p>
        </w:tc>
        <w:tc>
          <w:tcPr>
            <w:tcW w:w="1416" w:type="dxa"/>
          </w:tcPr>
          <w:p w14:paraId="20C7AEDB" w14:textId="787B3A7D" w:rsidR="00D83E97" w:rsidRPr="007511E8" w:rsidRDefault="00A93E86">
            <w:pPr>
              <w:jc w:val="center"/>
              <w:rPr>
                <w:sz w:val="18"/>
                <w:szCs w:val="18"/>
                <w:lang w:val="en-GB"/>
              </w:rPr>
            </w:pPr>
            <w:r>
              <w:rPr>
                <w:sz w:val="18"/>
                <w:szCs w:val="18"/>
                <w:lang w:val="en-GB"/>
              </w:rPr>
              <w:t>No</w:t>
            </w:r>
          </w:p>
        </w:tc>
        <w:tc>
          <w:tcPr>
            <w:tcW w:w="1416" w:type="dxa"/>
          </w:tcPr>
          <w:p w14:paraId="278BBCE9" w14:textId="68378684" w:rsidR="00D83E97" w:rsidRPr="007511E8" w:rsidRDefault="00B41FC4">
            <w:pPr>
              <w:jc w:val="center"/>
              <w:rPr>
                <w:sz w:val="18"/>
                <w:szCs w:val="18"/>
                <w:lang w:val="en-GB"/>
              </w:rPr>
            </w:pPr>
            <w:r>
              <w:rPr>
                <w:sz w:val="18"/>
                <w:szCs w:val="18"/>
                <w:lang w:val="en-GB"/>
              </w:rPr>
              <w:t>Housing</w:t>
            </w:r>
          </w:p>
        </w:tc>
        <w:tc>
          <w:tcPr>
            <w:tcW w:w="1416" w:type="dxa"/>
          </w:tcPr>
          <w:p w14:paraId="36DAF6B6" w14:textId="0B8A2DE0" w:rsidR="00D83E97" w:rsidRPr="007511E8" w:rsidRDefault="009D35B2">
            <w:pPr>
              <w:jc w:val="center"/>
              <w:rPr>
                <w:sz w:val="18"/>
                <w:szCs w:val="18"/>
                <w:lang w:val="en-GB"/>
              </w:rPr>
            </w:pPr>
            <w:r>
              <w:rPr>
                <w:sz w:val="18"/>
                <w:szCs w:val="18"/>
                <w:lang w:val="en-GB"/>
              </w:rPr>
              <w:t>Association of architects and people working for a green building renovation wave</w:t>
            </w:r>
          </w:p>
        </w:tc>
        <w:tc>
          <w:tcPr>
            <w:tcW w:w="1417" w:type="dxa"/>
          </w:tcPr>
          <w:p w14:paraId="09376336" w14:textId="369EC3E9" w:rsidR="00D83E97" w:rsidRPr="007511E8" w:rsidRDefault="00AF16F3">
            <w:pPr>
              <w:jc w:val="center"/>
              <w:rPr>
                <w:sz w:val="18"/>
                <w:szCs w:val="18"/>
                <w:lang w:val="en-GB"/>
              </w:rPr>
            </w:pPr>
            <w:r>
              <w:rPr>
                <w:sz w:val="18"/>
                <w:szCs w:val="18"/>
                <w:lang w:val="en-GB"/>
              </w:rPr>
              <w:t>On all levels</w:t>
            </w:r>
          </w:p>
        </w:tc>
        <w:tc>
          <w:tcPr>
            <w:tcW w:w="1417" w:type="dxa"/>
          </w:tcPr>
          <w:p w14:paraId="2CE5BFD9" w14:textId="746AD9F1" w:rsidR="00D83E97" w:rsidRPr="007511E8" w:rsidRDefault="00AF16F3">
            <w:pPr>
              <w:jc w:val="center"/>
              <w:rPr>
                <w:sz w:val="18"/>
                <w:szCs w:val="18"/>
                <w:lang w:val="en-GB"/>
              </w:rPr>
            </w:pPr>
            <w:r>
              <w:rPr>
                <w:sz w:val="18"/>
                <w:szCs w:val="18"/>
                <w:lang w:val="en-GB"/>
              </w:rPr>
              <w:t>yes</w:t>
            </w:r>
          </w:p>
        </w:tc>
        <w:tc>
          <w:tcPr>
            <w:tcW w:w="567" w:type="dxa"/>
          </w:tcPr>
          <w:p w14:paraId="04FDA846" w14:textId="6DC03459" w:rsidR="00D83E97" w:rsidRPr="007511E8" w:rsidRDefault="00DD5603">
            <w:pPr>
              <w:jc w:val="center"/>
              <w:rPr>
                <w:sz w:val="18"/>
                <w:szCs w:val="18"/>
                <w:lang w:val="en-GB"/>
              </w:rPr>
            </w:pPr>
            <w:r>
              <w:rPr>
                <w:sz w:val="18"/>
                <w:szCs w:val="18"/>
                <w:lang w:val="en-GB"/>
              </w:rPr>
              <w:t>x</w:t>
            </w:r>
          </w:p>
        </w:tc>
        <w:tc>
          <w:tcPr>
            <w:tcW w:w="567" w:type="dxa"/>
          </w:tcPr>
          <w:p w14:paraId="122D4100" w14:textId="77777777" w:rsidR="00D83E97" w:rsidRPr="007511E8" w:rsidRDefault="00D83E97">
            <w:pPr>
              <w:jc w:val="center"/>
              <w:rPr>
                <w:sz w:val="18"/>
                <w:szCs w:val="18"/>
                <w:lang w:val="en-GB"/>
              </w:rPr>
            </w:pPr>
          </w:p>
        </w:tc>
        <w:tc>
          <w:tcPr>
            <w:tcW w:w="567" w:type="dxa"/>
          </w:tcPr>
          <w:p w14:paraId="6D235FFC" w14:textId="77777777" w:rsidR="00D83E97" w:rsidRPr="007511E8" w:rsidRDefault="00D83E97">
            <w:pPr>
              <w:jc w:val="center"/>
              <w:rPr>
                <w:sz w:val="18"/>
                <w:szCs w:val="18"/>
                <w:lang w:val="en-GB"/>
              </w:rPr>
            </w:pPr>
          </w:p>
        </w:tc>
        <w:tc>
          <w:tcPr>
            <w:tcW w:w="567" w:type="dxa"/>
          </w:tcPr>
          <w:p w14:paraId="01262F3A" w14:textId="77777777" w:rsidR="00D83E97" w:rsidRPr="007511E8" w:rsidRDefault="00D83E97">
            <w:pPr>
              <w:jc w:val="center"/>
              <w:rPr>
                <w:sz w:val="18"/>
                <w:szCs w:val="18"/>
                <w:lang w:val="en-GB"/>
              </w:rPr>
            </w:pPr>
          </w:p>
        </w:tc>
        <w:tc>
          <w:tcPr>
            <w:tcW w:w="567" w:type="dxa"/>
          </w:tcPr>
          <w:p w14:paraId="30EE6E1B" w14:textId="77777777" w:rsidR="00D83E97" w:rsidRPr="007511E8" w:rsidRDefault="00D83E97">
            <w:pPr>
              <w:jc w:val="center"/>
              <w:rPr>
                <w:sz w:val="18"/>
                <w:szCs w:val="18"/>
                <w:lang w:val="en-GB"/>
              </w:rPr>
            </w:pPr>
          </w:p>
        </w:tc>
      </w:tr>
      <w:tr w:rsidR="00D83E97" w:rsidRPr="007511E8" w14:paraId="5AFE5238" w14:textId="77777777" w:rsidTr="007511E8">
        <w:trPr>
          <w:trHeight w:val="20"/>
          <w:jc w:val="center"/>
        </w:trPr>
        <w:tc>
          <w:tcPr>
            <w:tcW w:w="1431" w:type="dxa"/>
          </w:tcPr>
          <w:p w14:paraId="3B63B244" w14:textId="139CE7AA" w:rsidR="0069301A" w:rsidRPr="00C54F64" w:rsidRDefault="0069301A" w:rsidP="0069301A">
            <w:pPr>
              <w:jc w:val="center"/>
              <w:rPr>
                <w:sz w:val="18"/>
                <w:szCs w:val="18"/>
                <w:lang w:val="en-US"/>
              </w:rPr>
            </w:pPr>
            <w:r w:rsidRPr="00C54F64">
              <w:rPr>
                <w:sz w:val="18"/>
                <w:szCs w:val="18"/>
                <w:lang w:val="en-US"/>
              </w:rPr>
              <w:t>JUWI -Energie</w:t>
            </w:r>
            <w:r w:rsidR="00C54F64" w:rsidRPr="00C54F64">
              <w:rPr>
                <w:sz w:val="18"/>
                <w:szCs w:val="18"/>
                <w:lang w:val="en-US"/>
              </w:rPr>
              <w:t xml:space="preserve"> (does not w</w:t>
            </w:r>
            <w:r w:rsidR="00C54F64">
              <w:rPr>
                <w:sz w:val="18"/>
                <w:szCs w:val="18"/>
                <w:lang w:val="en-US"/>
              </w:rPr>
              <w:t>ant to be publicly named)</w:t>
            </w:r>
          </w:p>
          <w:p w14:paraId="4D47C858" w14:textId="77777777" w:rsidR="00D83E97" w:rsidRPr="007511E8" w:rsidRDefault="00D83E97">
            <w:pPr>
              <w:jc w:val="center"/>
              <w:rPr>
                <w:sz w:val="18"/>
                <w:szCs w:val="18"/>
                <w:lang w:val="en-GB"/>
              </w:rPr>
            </w:pPr>
          </w:p>
        </w:tc>
        <w:tc>
          <w:tcPr>
            <w:tcW w:w="1416" w:type="dxa"/>
          </w:tcPr>
          <w:p w14:paraId="55DDA751" w14:textId="73C3EF62" w:rsidR="00D83E97" w:rsidRPr="007511E8" w:rsidRDefault="005D2C0D">
            <w:pPr>
              <w:jc w:val="center"/>
              <w:rPr>
                <w:sz w:val="18"/>
                <w:szCs w:val="18"/>
                <w:lang w:val="en-GB"/>
              </w:rPr>
            </w:pPr>
            <w:r>
              <w:rPr>
                <w:sz w:val="18"/>
                <w:szCs w:val="18"/>
                <w:lang w:val="en-GB"/>
              </w:rPr>
              <w:t>Woman, programme lead</w:t>
            </w:r>
          </w:p>
        </w:tc>
        <w:tc>
          <w:tcPr>
            <w:tcW w:w="1416" w:type="dxa"/>
          </w:tcPr>
          <w:p w14:paraId="3368B5FA" w14:textId="0192EDB8" w:rsidR="00D83E97" w:rsidRPr="007511E8" w:rsidRDefault="00A93E86">
            <w:pPr>
              <w:jc w:val="center"/>
              <w:rPr>
                <w:sz w:val="18"/>
                <w:szCs w:val="18"/>
                <w:lang w:val="en-GB"/>
              </w:rPr>
            </w:pPr>
            <w:r>
              <w:rPr>
                <w:sz w:val="18"/>
                <w:szCs w:val="18"/>
                <w:lang w:val="en-GB"/>
              </w:rPr>
              <w:t>No</w:t>
            </w:r>
          </w:p>
        </w:tc>
        <w:tc>
          <w:tcPr>
            <w:tcW w:w="1416" w:type="dxa"/>
          </w:tcPr>
          <w:p w14:paraId="531A12B5" w14:textId="5158501A" w:rsidR="00D83E97" w:rsidRPr="007511E8" w:rsidRDefault="00B41FC4">
            <w:pPr>
              <w:jc w:val="center"/>
              <w:rPr>
                <w:sz w:val="18"/>
                <w:szCs w:val="18"/>
                <w:lang w:val="en-GB"/>
              </w:rPr>
            </w:pPr>
            <w:r>
              <w:rPr>
                <w:sz w:val="18"/>
                <w:szCs w:val="18"/>
                <w:lang w:val="en-GB"/>
              </w:rPr>
              <w:t>Energy</w:t>
            </w:r>
          </w:p>
        </w:tc>
        <w:tc>
          <w:tcPr>
            <w:tcW w:w="1416" w:type="dxa"/>
          </w:tcPr>
          <w:p w14:paraId="2A4C9042" w14:textId="0D783E20" w:rsidR="00D83E97" w:rsidRPr="007511E8" w:rsidRDefault="008B19AC">
            <w:pPr>
              <w:jc w:val="center"/>
              <w:rPr>
                <w:sz w:val="18"/>
                <w:szCs w:val="18"/>
                <w:lang w:val="en-GB"/>
              </w:rPr>
            </w:pPr>
            <w:r>
              <w:rPr>
                <w:sz w:val="18"/>
                <w:szCs w:val="18"/>
                <w:lang w:val="en-GB"/>
              </w:rPr>
              <w:t>Private c</w:t>
            </w:r>
            <w:r w:rsidRPr="008B19AC">
              <w:rPr>
                <w:sz w:val="18"/>
                <w:szCs w:val="18"/>
                <w:lang w:val="en-GB"/>
              </w:rPr>
              <w:t xml:space="preserve">ompany </w:t>
            </w:r>
            <w:r>
              <w:rPr>
                <w:sz w:val="18"/>
                <w:szCs w:val="18"/>
                <w:lang w:val="en-GB"/>
              </w:rPr>
              <w:t>building</w:t>
            </w:r>
            <w:r w:rsidRPr="008B19AC">
              <w:rPr>
                <w:sz w:val="18"/>
                <w:szCs w:val="18"/>
                <w:lang w:val="en-GB"/>
              </w:rPr>
              <w:t xml:space="preserve"> renewable energy facilities</w:t>
            </w:r>
          </w:p>
        </w:tc>
        <w:tc>
          <w:tcPr>
            <w:tcW w:w="1417" w:type="dxa"/>
          </w:tcPr>
          <w:p w14:paraId="5646FA09" w14:textId="0FD7D34B" w:rsidR="00D83E97" w:rsidRPr="007511E8" w:rsidRDefault="5ACC106A">
            <w:pPr>
              <w:jc w:val="center"/>
              <w:rPr>
                <w:sz w:val="18"/>
                <w:szCs w:val="18"/>
                <w:lang w:val="en-GB"/>
              </w:rPr>
            </w:pPr>
            <w:r w:rsidRPr="7A0D34BA">
              <w:rPr>
                <w:sz w:val="18"/>
                <w:szCs w:val="18"/>
                <w:lang w:val="en-GB"/>
              </w:rPr>
              <w:t>On all levels</w:t>
            </w:r>
          </w:p>
        </w:tc>
        <w:tc>
          <w:tcPr>
            <w:tcW w:w="1417" w:type="dxa"/>
          </w:tcPr>
          <w:p w14:paraId="7BF2FEBC" w14:textId="26638E06" w:rsidR="00D83E97" w:rsidRPr="007511E8" w:rsidRDefault="000243DA">
            <w:pPr>
              <w:jc w:val="center"/>
              <w:rPr>
                <w:sz w:val="18"/>
                <w:szCs w:val="18"/>
                <w:lang w:val="en-GB"/>
              </w:rPr>
            </w:pPr>
            <w:r>
              <w:rPr>
                <w:sz w:val="18"/>
                <w:szCs w:val="18"/>
                <w:lang w:val="en-GB"/>
              </w:rPr>
              <w:t>yes</w:t>
            </w:r>
          </w:p>
        </w:tc>
        <w:tc>
          <w:tcPr>
            <w:tcW w:w="567" w:type="dxa"/>
          </w:tcPr>
          <w:p w14:paraId="34237FD6" w14:textId="77777777" w:rsidR="00D83E97" w:rsidRPr="007511E8" w:rsidRDefault="00D83E97">
            <w:pPr>
              <w:jc w:val="center"/>
              <w:rPr>
                <w:sz w:val="18"/>
                <w:szCs w:val="18"/>
                <w:lang w:val="en-GB"/>
              </w:rPr>
            </w:pPr>
          </w:p>
        </w:tc>
        <w:tc>
          <w:tcPr>
            <w:tcW w:w="567" w:type="dxa"/>
          </w:tcPr>
          <w:p w14:paraId="50EC133A" w14:textId="77777777" w:rsidR="00D83E97" w:rsidRPr="007511E8" w:rsidRDefault="00D83E97">
            <w:pPr>
              <w:jc w:val="center"/>
              <w:rPr>
                <w:sz w:val="18"/>
                <w:szCs w:val="18"/>
                <w:lang w:val="en-GB"/>
              </w:rPr>
            </w:pPr>
          </w:p>
        </w:tc>
        <w:tc>
          <w:tcPr>
            <w:tcW w:w="567" w:type="dxa"/>
          </w:tcPr>
          <w:p w14:paraId="0BAA73C9" w14:textId="77777777" w:rsidR="00D83E97" w:rsidRPr="007511E8" w:rsidRDefault="00D83E97">
            <w:pPr>
              <w:jc w:val="center"/>
              <w:rPr>
                <w:sz w:val="18"/>
                <w:szCs w:val="18"/>
                <w:lang w:val="en-GB"/>
              </w:rPr>
            </w:pPr>
          </w:p>
        </w:tc>
        <w:tc>
          <w:tcPr>
            <w:tcW w:w="567" w:type="dxa"/>
          </w:tcPr>
          <w:p w14:paraId="2528A616" w14:textId="01A51BF3" w:rsidR="00D83E97" w:rsidRPr="007511E8" w:rsidRDefault="00DD5603">
            <w:pPr>
              <w:jc w:val="center"/>
              <w:rPr>
                <w:sz w:val="18"/>
                <w:szCs w:val="18"/>
                <w:lang w:val="en-GB"/>
              </w:rPr>
            </w:pPr>
            <w:r>
              <w:rPr>
                <w:sz w:val="18"/>
                <w:szCs w:val="18"/>
                <w:lang w:val="en-GB"/>
              </w:rPr>
              <w:t>x</w:t>
            </w:r>
          </w:p>
        </w:tc>
        <w:tc>
          <w:tcPr>
            <w:tcW w:w="567" w:type="dxa"/>
          </w:tcPr>
          <w:p w14:paraId="23785915" w14:textId="77777777" w:rsidR="00D83E97" w:rsidRPr="007511E8" w:rsidRDefault="00D83E97">
            <w:pPr>
              <w:jc w:val="center"/>
              <w:rPr>
                <w:sz w:val="18"/>
                <w:szCs w:val="18"/>
                <w:lang w:val="en-GB"/>
              </w:rPr>
            </w:pPr>
          </w:p>
        </w:tc>
      </w:tr>
      <w:tr w:rsidR="00D83E97" w:rsidRPr="007511E8" w14:paraId="66E75170" w14:textId="77777777" w:rsidTr="007511E8">
        <w:trPr>
          <w:trHeight w:val="20"/>
          <w:jc w:val="center"/>
        </w:trPr>
        <w:tc>
          <w:tcPr>
            <w:tcW w:w="1431" w:type="dxa"/>
          </w:tcPr>
          <w:p w14:paraId="69A51525" w14:textId="6BD9472B" w:rsidR="00D83E97" w:rsidRPr="007511E8" w:rsidRDefault="0069301A">
            <w:pPr>
              <w:jc w:val="center"/>
              <w:rPr>
                <w:sz w:val="18"/>
                <w:szCs w:val="18"/>
                <w:lang w:val="en-GB"/>
              </w:rPr>
            </w:pPr>
            <w:r>
              <w:rPr>
                <w:sz w:val="18"/>
                <w:szCs w:val="18"/>
                <w:lang w:val="en-GB"/>
              </w:rPr>
              <w:t>Digitalisation expert (currently unemployed)</w:t>
            </w:r>
          </w:p>
        </w:tc>
        <w:tc>
          <w:tcPr>
            <w:tcW w:w="1416" w:type="dxa"/>
          </w:tcPr>
          <w:p w14:paraId="7D290E5F" w14:textId="520D8492" w:rsidR="00D83E97" w:rsidRPr="007511E8" w:rsidRDefault="00511414">
            <w:pPr>
              <w:jc w:val="center"/>
              <w:rPr>
                <w:sz w:val="18"/>
                <w:szCs w:val="18"/>
                <w:lang w:val="en-GB"/>
              </w:rPr>
            </w:pPr>
            <w:r>
              <w:rPr>
                <w:sz w:val="18"/>
                <w:szCs w:val="18"/>
                <w:lang w:val="en-GB"/>
              </w:rPr>
              <w:t>Woman</w:t>
            </w:r>
          </w:p>
        </w:tc>
        <w:tc>
          <w:tcPr>
            <w:tcW w:w="1416" w:type="dxa"/>
          </w:tcPr>
          <w:p w14:paraId="2B193BDD" w14:textId="7D98A5C2" w:rsidR="00D83E97" w:rsidRPr="007511E8" w:rsidRDefault="00A93E86">
            <w:pPr>
              <w:jc w:val="center"/>
              <w:rPr>
                <w:sz w:val="18"/>
                <w:szCs w:val="18"/>
                <w:lang w:val="en-GB"/>
              </w:rPr>
            </w:pPr>
            <w:r>
              <w:rPr>
                <w:sz w:val="18"/>
                <w:szCs w:val="18"/>
                <w:lang w:val="en-GB"/>
              </w:rPr>
              <w:t>No</w:t>
            </w:r>
          </w:p>
        </w:tc>
        <w:tc>
          <w:tcPr>
            <w:tcW w:w="1416" w:type="dxa"/>
          </w:tcPr>
          <w:p w14:paraId="021A4F9A" w14:textId="21F24C3D" w:rsidR="00D83E97" w:rsidRPr="007511E8" w:rsidRDefault="00B41FC4">
            <w:pPr>
              <w:jc w:val="center"/>
              <w:rPr>
                <w:sz w:val="18"/>
                <w:szCs w:val="18"/>
                <w:lang w:val="en-GB"/>
              </w:rPr>
            </w:pPr>
            <w:r>
              <w:rPr>
                <w:sz w:val="18"/>
                <w:szCs w:val="18"/>
                <w:lang w:val="en-GB"/>
              </w:rPr>
              <w:t>Housing</w:t>
            </w:r>
          </w:p>
        </w:tc>
        <w:tc>
          <w:tcPr>
            <w:tcW w:w="1416" w:type="dxa"/>
          </w:tcPr>
          <w:p w14:paraId="466C70E8" w14:textId="40EB385F" w:rsidR="00D83E97" w:rsidRPr="007511E8" w:rsidRDefault="6254C6D5">
            <w:pPr>
              <w:jc w:val="center"/>
              <w:rPr>
                <w:sz w:val="18"/>
                <w:szCs w:val="18"/>
                <w:lang w:val="en-GB"/>
              </w:rPr>
            </w:pPr>
            <w:r w:rsidRPr="0C1CD44D">
              <w:rPr>
                <w:sz w:val="18"/>
                <w:szCs w:val="18"/>
                <w:lang w:val="en-GB"/>
              </w:rPr>
              <w:t>-</w:t>
            </w:r>
          </w:p>
        </w:tc>
        <w:tc>
          <w:tcPr>
            <w:tcW w:w="1417" w:type="dxa"/>
          </w:tcPr>
          <w:p w14:paraId="49344355" w14:textId="3AF42D09" w:rsidR="00D83E97" w:rsidRPr="007511E8" w:rsidRDefault="60175A28">
            <w:pPr>
              <w:jc w:val="center"/>
              <w:rPr>
                <w:sz w:val="18"/>
                <w:szCs w:val="18"/>
                <w:lang w:val="en-GB"/>
              </w:rPr>
            </w:pPr>
            <w:r w:rsidRPr="57F45AF7">
              <w:rPr>
                <w:sz w:val="18"/>
                <w:szCs w:val="18"/>
                <w:lang w:val="en-GB"/>
              </w:rPr>
              <w:t>-</w:t>
            </w:r>
          </w:p>
        </w:tc>
        <w:tc>
          <w:tcPr>
            <w:tcW w:w="1417" w:type="dxa"/>
          </w:tcPr>
          <w:p w14:paraId="7507F68E" w14:textId="49AA254A" w:rsidR="00D83E97" w:rsidRPr="007511E8" w:rsidRDefault="00591FF3">
            <w:pPr>
              <w:jc w:val="center"/>
              <w:rPr>
                <w:sz w:val="18"/>
                <w:szCs w:val="18"/>
                <w:lang w:val="en-GB"/>
              </w:rPr>
            </w:pPr>
            <w:r>
              <w:rPr>
                <w:sz w:val="18"/>
                <w:szCs w:val="18"/>
                <w:lang w:val="en-GB"/>
              </w:rPr>
              <w:t>no</w:t>
            </w:r>
          </w:p>
        </w:tc>
        <w:tc>
          <w:tcPr>
            <w:tcW w:w="567" w:type="dxa"/>
          </w:tcPr>
          <w:p w14:paraId="4D8AAE41" w14:textId="77777777" w:rsidR="00D83E97" w:rsidRPr="007511E8" w:rsidRDefault="00D83E97">
            <w:pPr>
              <w:jc w:val="center"/>
              <w:rPr>
                <w:sz w:val="18"/>
                <w:szCs w:val="18"/>
                <w:lang w:val="en-GB"/>
              </w:rPr>
            </w:pPr>
          </w:p>
        </w:tc>
        <w:tc>
          <w:tcPr>
            <w:tcW w:w="567" w:type="dxa"/>
          </w:tcPr>
          <w:p w14:paraId="5C4BD970" w14:textId="77777777" w:rsidR="00D83E97" w:rsidRPr="007511E8" w:rsidRDefault="00D83E97">
            <w:pPr>
              <w:jc w:val="center"/>
              <w:rPr>
                <w:sz w:val="18"/>
                <w:szCs w:val="18"/>
                <w:lang w:val="en-GB"/>
              </w:rPr>
            </w:pPr>
          </w:p>
        </w:tc>
        <w:tc>
          <w:tcPr>
            <w:tcW w:w="567" w:type="dxa"/>
          </w:tcPr>
          <w:p w14:paraId="64E1981E" w14:textId="77777777" w:rsidR="00D83E97" w:rsidRPr="007511E8" w:rsidRDefault="00D83E97">
            <w:pPr>
              <w:jc w:val="center"/>
              <w:rPr>
                <w:sz w:val="18"/>
                <w:szCs w:val="18"/>
                <w:lang w:val="en-GB"/>
              </w:rPr>
            </w:pPr>
          </w:p>
        </w:tc>
        <w:tc>
          <w:tcPr>
            <w:tcW w:w="567" w:type="dxa"/>
          </w:tcPr>
          <w:p w14:paraId="3D95AF75" w14:textId="362DE842" w:rsidR="00D83E97" w:rsidRPr="007511E8" w:rsidRDefault="00DD5603">
            <w:pPr>
              <w:jc w:val="center"/>
              <w:rPr>
                <w:sz w:val="18"/>
                <w:szCs w:val="18"/>
                <w:lang w:val="en-GB"/>
              </w:rPr>
            </w:pPr>
            <w:r>
              <w:rPr>
                <w:sz w:val="18"/>
                <w:szCs w:val="18"/>
                <w:lang w:val="en-GB"/>
              </w:rPr>
              <w:t>x</w:t>
            </w:r>
          </w:p>
        </w:tc>
        <w:tc>
          <w:tcPr>
            <w:tcW w:w="567" w:type="dxa"/>
          </w:tcPr>
          <w:p w14:paraId="3278FF4F" w14:textId="77777777" w:rsidR="00D83E97" w:rsidRPr="007511E8" w:rsidRDefault="00D83E97">
            <w:pPr>
              <w:jc w:val="center"/>
              <w:rPr>
                <w:sz w:val="18"/>
                <w:szCs w:val="18"/>
                <w:lang w:val="en-GB"/>
              </w:rPr>
            </w:pPr>
          </w:p>
        </w:tc>
      </w:tr>
      <w:tr w:rsidR="00D83E97" w:rsidRPr="007511E8" w14:paraId="617865FA" w14:textId="77777777" w:rsidTr="007511E8">
        <w:trPr>
          <w:trHeight w:val="20"/>
          <w:jc w:val="center"/>
        </w:trPr>
        <w:tc>
          <w:tcPr>
            <w:tcW w:w="1431" w:type="dxa"/>
          </w:tcPr>
          <w:p w14:paraId="532C2A6D" w14:textId="72B9D8C6" w:rsidR="00D83E97" w:rsidRPr="003766AC" w:rsidRDefault="003766AC" w:rsidP="003766AC">
            <w:pPr>
              <w:spacing w:line="240" w:lineRule="auto"/>
              <w:jc w:val="center"/>
              <w:rPr>
                <w:rFonts w:ascii="Aptos Narrow" w:eastAsia="Times New Roman" w:hAnsi="Aptos Narrow" w:cs="Times New Roman"/>
                <w:color w:val="000000"/>
                <w:sz w:val="24"/>
                <w:szCs w:val="24"/>
                <w:lang w:val="de-DE" w:eastAsia="de-DE"/>
              </w:rPr>
            </w:pPr>
            <w:r w:rsidRPr="00334617">
              <w:rPr>
                <w:sz w:val="18"/>
                <w:szCs w:val="18"/>
                <w:lang w:val="en-GB"/>
              </w:rPr>
              <w:t>Institut Wohnen und Umwelt</w:t>
            </w:r>
          </w:p>
        </w:tc>
        <w:tc>
          <w:tcPr>
            <w:tcW w:w="1416" w:type="dxa"/>
          </w:tcPr>
          <w:p w14:paraId="60647149" w14:textId="1993E259" w:rsidR="00D83E97" w:rsidRPr="007511E8" w:rsidRDefault="00511414">
            <w:pPr>
              <w:jc w:val="center"/>
              <w:rPr>
                <w:sz w:val="18"/>
                <w:szCs w:val="18"/>
                <w:lang w:val="en-GB"/>
              </w:rPr>
            </w:pPr>
            <w:r>
              <w:rPr>
                <w:sz w:val="18"/>
                <w:szCs w:val="18"/>
                <w:lang w:val="en-GB"/>
              </w:rPr>
              <w:t>Woman, programme lead</w:t>
            </w:r>
          </w:p>
        </w:tc>
        <w:tc>
          <w:tcPr>
            <w:tcW w:w="1416" w:type="dxa"/>
          </w:tcPr>
          <w:p w14:paraId="085AE79F" w14:textId="20788AF6" w:rsidR="00D83E97" w:rsidRPr="007511E8" w:rsidRDefault="00A93E86">
            <w:pPr>
              <w:jc w:val="center"/>
              <w:rPr>
                <w:sz w:val="18"/>
                <w:szCs w:val="18"/>
                <w:lang w:val="en-GB"/>
              </w:rPr>
            </w:pPr>
            <w:r>
              <w:rPr>
                <w:sz w:val="18"/>
                <w:szCs w:val="18"/>
                <w:lang w:val="en-GB"/>
              </w:rPr>
              <w:t>No</w:t>
            </w:r>
          </w:p>
        </w:tc>
        <w:tc>
          <w:tcPr>
            <w:tcW w:w="1416" w:type="dxa"/>
          </w:tcPr>
          <w:p w14:paraId="22747A08" w14:textId="5ACAE906" w:rsidR="00D83E97" w:rsidRPr="007511E8" w:rsidRDefault="00B41FC4">
            <w:pPr>
              <w:jc w:val="center"/>
              <w:rPr>
                <w:sz w:val="18"/>
                <w:szCs w:val="18"/>
                <w:lang w:val="en-GB"/>
              </w:rPr>
            </w:pPr>
            <w:r>
              <w:rPr>
                <w:sz w:val="18"/>
                <w:szCs w:val="18"/>
                <w:lang w:val="en-GB"/>
              </w:rPr>
              <w:t>Housing</w:t>
            </w:r>
          </w:p>
        </w:tc>
        <w:tc>
          <w:tcPr>
            <w:tcW w:w="1416" w:type="dxa"/>
          </w:tcPr>
          <w:p w14:paraId="697A5261" w14:textId="7D583362" w:rsidR="00D83E97" w:rsidRPr="007511E8" w:rsidRDefault="00D3922C">
            <w:pPr>
              <w:jc w:val="center"/>
              <w:rPr>
                <w:sz w:val="18"/>
                <w:szCs w:val="18"/>
                <w:lang w:val="en-GB"/>
              </w:rPr>
            </w:pPr>
            <w:r w:rsidRPr="0C1CD44D">
              <w:rPr>
                <w:sz w:val="18"/>
                <w:szCs w:val="18"/>
                <w:lang w:val="en-GB"/>
              </w:rPr>
              <w:t>Research institute</w:t>
            </w:r>
          </w:p>
        </w:tc>
        <w:tc>
          <w:tcPr>
            <w:tcW w:w="1417" w:type="dxa"/>
          </w:tcPr>
          <w:p w14:paraId="14B74C66" w14:textId="0084A5A6" w:rsidR="00D83E97" w:rsidRPr="007511E8" w:rsidRDefault="00AF16F3">
            <w:pPr>
              <w:jc w:val="center"/>
              <w:rPr>
                <w:sz w:val="18"/>
                <w:szCs w:val="18"/>
                <w:lang w:val="en-GB"/>
              </w:rPr>
            </w:pPr>
            <w:r>
              <w:rPr>
                <w:sz w:val="18"/>
                <w:szCs w:val="18"/>
                <w:lang w:val="en-GB"/>
              </w:rPr>
              <w:t>national</w:t>
            </w:r>
          </w:p>
        </w:tc>
        <w:tc>
          <w:tcPr>
            <w:tcW w:w="1417" w:type="dxa"/>
          </w:tcPr>
          <w:p w14:paraId="56FAB3E1" w14:textId="69632187" w:rsidR="00D83E97" w:rsidRPr="007511E8" w:rsidRDefault="00AF16F3">
            <w:pPr>
              <w:jc w:val="center"/>
              <w:rPr>
                <w:sz w:val="18"/>
                <w:szCs w:val="18"/>
                <w:lang w:val="en-GB"/>
              </w:rPr>
            </w:pPr>
            <w:r>
              <w:rPr>
                <w:sz w:val="18"/>
                <w:szCs w:val="18"/>
                <w:lang w:val="en-GB"/>
              </w:rPr>
              <w:t>yes</w:t>
            </w:r>
          </w:p>
        </w:tc>
        <w:tc>
          <w:tcPr>
            <w:tcW w:w="567" w:type="dxa"/>
          </w:tcPr>
          <w:p w14:paraId="6AD39BDF" w14:textId="77777777" w:rsidR="00D83E97" w:rsidRPr="007511E8" w:rsidRDefault="00D83E97">
            <w:pPr>
              <w:jc w:val="center"/>
              <w:rPr>
                <w:sz w:val="18"/>
                <w:szCs w:val="18"/>
                <w:lang w:val="en-GB"/>
              </w:rPr>
            </w:pPr>
          </w:p>
        </w:tc>
        <w:tc>
          <w:tcPr>
            <w:tcW w:w="567" w:type="dxa"/>
          </w:tcPr>
          <w:p w14:paraId="530FB1BF" w14:textId="77777777" w:rsidR="00D83E97" w:rsidRPr="007511E8" w:rsidRDefault="00D83E97">
            <w:pPr>
              <w:jc w:val="center"/>
              <w:rPr>
                <w:sz w:val="18"/>
                <w:szCs w:val="18"/>
                <w:lang w:val="en-GB"/>
              </w:rPr>
            </w:pPr>
          </w:p>
        </w:tc>
        <w:tc>
          <w:tcPr>
            <w:tcW w:w="567" w:type="dxa"/>
          </w:tcPr>
          <w:p w14:paraId="1C22D045" w14:textId="77777777" w:rsidR="00D83E97" w:rsidRPr="007511E8" w:rsidRDefault="00D83E97">
            <w:pPr>
              <w:jc w:val="center"/>
              <w:rPr>
                <w:sz w:val="18"/>
                <w:szCs w:val="18"/>
                <w:lang w:val="en-GB"/>
              </w:rPr>
            </w:pPr>
          </w:p>
        </w:tc>
        <w:tc>
          <w:tcPr>
            <w:tcW w:w="567" w:type="dxa"/>
          </w:tcPr>
          <w:p w14:paraId="7E9C9F69" w14:textId="77777777" w:rsidR="00D83E97" w:rsidRPr="007511E8" w:rsidRDefault="00D83E97">
            <w:pPr>
              <w:jc w:val="center"/>
              <w:rPr>
                <w:sz w:val="18"/>
                <w:szCs w:val="18"/>
                <w:lang w:val="en-GB"/>
              </w:rPr>
            </w:pPr>
          </w:p>
        </w:tc>
        <w:tc>
          <w:tcPr>
            <w:tcW w:w="567" w:type="dxa"/>
          </w:tcPr>
          <w:p w14:paraId="599C6FC3" w14:textId="1A34018C" w:rsidR="00D83E97" w:rsidRPr="007511E8" w:rsidRDefault="00DD5603">
            <w:pPr>
              <w:jc w:val="center"/>
              <w:rPr>
                <w:sz w:val="18"/>
                <w:szCs w:val="18"/>
                <w:lang w:val="en-GB"/>
              </w:rPr>
            </w:pPr>
            <w:r>
              <w:rPr>
                <w:sz w:val="18"/>
                <w:szCs w:val="18"/>
                <w:lang w:val="en-GB"/>
              </w:rPr>
              <w:t>x</w:t>
            </w:r>
          </w:p>
        </w:tc>
      </w:tr>
      <w:tr w:rsidR="003766AC" w:rsidRPr="007511E8" w14:paraId="3E2873C9" w14:textId="77777777" w:rsidTr="007511E8">
        <w:trPr>
          <w:trHeight w:val="20"/>
          <w:jc w:val="center"/>
        </w:trPr>
        <w:tc>
          <w:tcPr>
            <w:tcW w:w="1431" w:type="dxa"/>
          </w:tcPr>
          <w:p w14:paraId="4EE0DCF5" w14:textId="56E19039" w:rsidR="003766AC" w:rsidRPr="002A1F82" w:rsidRDefault="002A1F82" w:rsidP="002A1F82">
            <w:pPr>
              <w:spacing w:line="240" w:lineRule="auto"/>
              <w:jc w:val="center"/>
              <w:rPr>
                <w:rFonts w:ascii="Aptos Narrow" w:eastAsia="Times New Roman" w:hAnsi="Aptos Narrow" w:cs="Times New Roman"/>
                <w:color w:val="000000"/>
                <w:sz w:val="24"/>
                <w:szCs w:val="24"/>
                <w:lang w:val="de-DE" w:eastAsia="de-DE"/>
              </w:rPr>
            </w:pPr>
            <w:r w:rsidRPr="00334617">
              <w:rPr>
                <w:sz w:val="18"/>
                <w:szCs w:val="18"/>
                <w:lang w:val="en-GB"/>
              </w:rPr>
              <w:t>Klima Allianz Deutschland</w:t>
            </w:r>
          </w:p>
        </w:tc>
        <w:tc>
          <w:tcPr>
            <w:tcW w:w="1416" w:type="dxa"/>
          </w:tcPr>
          <w:p w14:paraId="238985C3" w14:textId="2F8F0C01" w:rsidR="003766AC" w:rsidRPr="007511E8" w:rsidRDefault="00511414">
            <w:pPr>
              <w:jc w:val="center"/>
              <w:rPr>
                <w:sz w:val="18"/>
                <w:szCs w:val="18"/>
                <w:lang w:val="en-GB"/>
              </w:rPr>
            </w:pPr>
            <w:r>
              <w:rPr>
                <w:sz w:val="18"/>
                <w:szCs w:val="18"/>
                <w:lang w:val="en-GB"/>
              </w:rPr>
              <w:t>Man, department lead</w:t>
            </w:r>
          </w:p>
        </w:tc>
        <w:tc>
          <w:tcPr>
            <w:tcW w:w="1416" w:type="dxa"/>
          </w:tcPr>
          <w:p w14:paraId="6DDD4CC0" w14:textId="4DB5505E" w:rsidR="003766AC" w:rsidRPr="007511E8" w:rsidRDefault="00A93E86">
            <w:pPr>
              <w:jc w:val="center"/>
              <w:rPr>
                <w:sz w:val="18"/>
                <w:szCs w:val="18"/>
                <w:lang w:val="en-GB"/>
              </w:rPr>
            </w:pPr>
            <w:r>
              <w:rPr>
                <w:sz w:val="18"/>
                <w:szCs w:val="18"/>
                <w:lang w:val="en-GB"/>
              </w:rPr>
              <w:t>No</w:t>
            </w:r>
          </w:p>
        </w:tc>
        <w:tc>
          <w:tcPr>
            <w:tcW w:w="1416" w:type="dxa"/>
          </w:tcPr>
          <w:p w14:paraId="5DD64374" w14:textId="45F7F0F6" w:rsidR="003766AC" w:rsidRPr="007511E8" w:rsidRDefault="00B41FC4">
            <w:pPr>
              <w:jc w:val="center"/>
              <w:rPr>
                <w:sz w:val="18"/>
                <w:szCs w:val="18"/>
                <w:lang w:val="en-GB"/>
              </w:rPr>
            </w:pPr>
            <w:r>
              <w:rPr>
                <w:sz w:val="18"/>
                <w:szCs w:val="18"/>
                <w:lang w:val="en-GB"/>
              </w:rPr>
              <w:t>Energy&amp; Housing</w:t>
            </w:r>
          </w:p>
        </w:tc>
        <w:tc>
          <w:tcPr>
            <w:tcW w:w="1416" w:type="dxa"/>
          </w:tcPr>
          <w:p w14:paraId="7FE6B3F2" w14:textId="5E89DC9D" w:rsidR="003766AC" w:rsidRPr="007511E8" w:rsidRDefault="008B19AC">
            <w:pPr>
              <w:jc w:val="center"/>
              <w:rPr>
                <w:sz w:val="18"/>
                <w:szCs w:val="18"/>
                <w:lang w:val="en-GB"/>
              </w:rPr>
            </w:pPr>
            <w:r>
              <w:rPr>
                <w:sz w:val="18"/>
                <w:szCs w:val="18"/>
                <w:lang w:val="en-GB"/>
              </w:rPr>
              <w:t>U</w:t>
            </w:r>
            <w:r w:rsidRPr="008B19AC">
              <w:rPr>
                <w:sz w:val="18"/>
                <w:szCs w:val="18"/>
                <w:lang w:val="en-GB"/>
              </w:rPr>
              <w:t xml:space="preserve">mbrella association </w:t>
            </w:r>
            <w:r>
              <w:rPr>
                <w:sz w:val="18"/>
                <w:szCs w:val="18"/>
                <w:lang w:val="en-GB"/>
              </w:rPr>
              <w:t>of</w:t>
            </w:r>
            <w:r w:rsidRPr="008B19AC">
              <w:rPr>
                <w:sz w:val="18"/>
                <w:szCs w:val="18"/>
                <w:lang w:val="en-GB"/>
              </w:rPr>
              <w:t xml:space="preserve"> climate and environmental organisations</w:t>
            </w:r>
          </w:p>
        </w:tc>
        <w:tc>
          <w:tcPr>
            <w:tcW w:w="1417" w:type="dxa"/>
          </w:tcPr>
          <w:p w14:paraId="50923FF4" w14:textId="5D6BFE24" w:rsidR="003766AC" w:rsidRPr="007511E8" w:rsidRDefault="00AF16F3">
            <w:pPr>
              <w:jc w:val="center"/>
              <w:rPr>
                <w:sz w:val="18"/>
                <w:szCs w:val="18"/>
                <w:lang w:val="en-GB"/>
              </w:rPr>
            </w:pPr>
            <w:r>
              <w:rPr>
                <w:sz w:val="18"/>
                <w:szCs w:val="18"/>
                <w:lang w:val="en-GB"/>
              </w:rPr>
              <w:t>national</w:t>
            </w:r>
          </w:p>
        </w:tc>
        <w:tc>
          <w:tcPr>
            <w:tcW w:w="1417" w:type="dxa"/>
          </w:tcPr>
          <w:p w14:paraId="15AC42FE" w14:textId="2B2D4756" w:rsidR="003766AC" w:rsidRPr="007511E8" w:rsidRDefault="00AF16F3">
            <w:pPr>
              <w:jc w:val="center"/>
              <w:rPr>
                <w:sz w:val="18"/>
                <w:szCs w:val="18"/>
                <w:lang w:val="en-GB"/>
              </w:rPr>
            </w:pPr>
            <w:r>
              <w:rPr>
                <w:sz w:val="18"/>
                <w:szCs w:val="18"/>
                <w:lang w:val="en-GB"/>
              </w:rPr>
              <w:t>yes</w:t>
            </w:r>
          </w:p>
        </w:tc>
        <w:tc>
          <w:tcPr>
            <w:tcW w:w="567" w:type="dxa"/>
          </w:tcPr>
          <w:p w14:paraId="0C92CB77" w14:textId="77777777" w:rsidR="003766AC" w:rsidRPr="007511E8" w:rsidRDefault="003766AC">
            <w:pPr>
              <w:jc w:val="center"/>
              <w:rPr>
                <w:sz w:val="18"/>
                <w:szCs w:val="18"/>
                <w:lang w:val="en-GB"/>
              </w:rPr>
            </w:pPr>
          </w:p>
        </w:tc>
        <w:tc>
          <w:tcPr>
            <w:tcW w:w="567" w:type="dxa"/>
          </w:tcPr>
          <w:p w14:paraId="769448C1" w14:textId="582C276F" w:rsidR="003766AC" w:rsidRPr="007511E8" w:rsidRDefault="00DD5603">
            <w:pPr>
              <w:jc w:val="center"/>
              <w:rPr>
                <w:sz w:val="18"/>
                <w:szCs w:val="18"/>
                <w:lang w:val="en-GB"/>
              </w:rPr>
            </w:pPr>
            <w:r>
              <w:rPr>
                <w:sz w:val="18"/>
                <w:szCs w:val="18"/>
                <w:lang w:val="en-GB"/>
              </w:rPr>
              <w:t>x</w:t>
            </w:r>
          </w:p>
        </w:tc>
        <w:tc>
          <w:tcPr>
            <w:tcW w:w="567" w:type="dxa"/>
          </w:tcPr>
          <w:p w14:paraId="31B7FA9E" w14:textId="77777777" w:rsidR="003766AC" w:rsidRPr="007511E8" w:rsidRDefault="003766AC">
            <w:pPr>
              <w:jc w:val="center"/>
              <w:rPr>
                <w:sz w:val="18"/>
                <w:szCs w:val="18"/>
                <w:lang w:val="en-GB"/>
              </w:rPr>
            </w:pPr>
          </w:p>
        </w:tc>
        <w:tc>
          <w:tcPr>
            <w:tcW w:w="567" w:type="dxa"/>
          </w:tcPr>
          <w:p w14:paraId="7A164574" w14:textId="77777777" w:rsidR="003766AC" w:rsidRPr="007511E8" w:rsidRDefault="003766AC">
            <w:pPr>
              <w:jc w:val="center"/>
              <w:rPr>
                <w:sz w:val="18"/>
                <w:szCs w:val="18"/>
                <w:lang w:val="en-GB"/>
              </w:rPr>
            </w:pPr>
          </w:p>
        </w:tc>
        <w:tc>
          <w:tcPr>
            <w:tcW w:w="567" w:type="dxa"/>
          </w:tcPr>
          <w:p w14:paraId="43736CF9" w14:textId="30F1A36B" w:rsidR="003766AC" w:rsidRPr="007511E8" w:rsidRDefault="00DD5603">
            <w:pPr>
              <w:jc w:val="center"/>
              <w:rPr>
                <w:sz w:val="18"/>
                <w:szCs w:val="18"/>
                <w:lang w:val="en-GB"/>
              </w:rPr>
            </w:pPr>
            <w:r>
              <w:rPr>
                <w:sz w:val="18"/>
                <w:szCs w:val="18"/>
                <w:lang w:val="en-GB"/>
              </w:rPr>
              <w:t>x</w:t>
            </w:r>
          </w:p>
        </w:tc>
      </w:tr>
      <w:tr w:rsidR="003766AC" w:rsidRPr="007511E8" w14:paraId="46BCAF64" w14:textId="77777777" w:rsidTr="007511E8">
        <w:trPr>
          <w:trHeight w:val="20"/>
          <w:jc w:val="center"/>
        </w:trPr>
        <w:tc>
          <w:tcPr>
            <w:tcW w:w="1431" w:type="dxa"/>
          </w:tcPr>
          <w:p w14:paraId="7E5479A0" w14:textId="77777777" w:rsidR="003766AC" w:rsidRDefault="00675A59" w:rsidP="00675A59">
            <w:pPr>
              <w:spacing w:line="240" w:lineRule="auto"/>
              <w:jc w:val="center"/>
              <w:rPr>
                <w:sz w:val="18"/>
                <w:szCs w:val="18"/>
                <w:lang w:val="en-GB"/>
              </w:rPr>
            </w:pPr>
            <w:r w:rsidRPr="00334617">
              <w:rPr>
                <w:sz w:val="18"/>
                <w:szCs w:val="18"/>
                <w:lang w:val="en-GB"/>
              </w:rPr>
              <w:lastRenderedPageBreak/>
              <w:t>Epico</w:t>
            </w:r>
            <w:r w:rsidR="008B19AC" w:rsidRPr="00334617">
              <w:rPr>
                <w:sz w:val="18"/>
                <w:szCs w:val="18"/>
                <w:lang w:val="en-GB"/>
              </w:rPr>
              <w:t xml:space="preserve"> GmbH</w:t>
            </w:r>
          </w:p>
          <w:p w14:paraId="6B8BE2EB" w14:textId="09CAE405" w:rsidR="00336377" w:rsidRPr="00336377" w:rsidRDefault="00336377" w:rsidP="00675A59">
            <w:pPr>
              <w:spacing w:line="240" w:lineRule="auto"/>
              <w:jc w:val="center"/>
              <w:rPr>
                <w:rFonts w:ascii="Aptos Narrow" w:eastAsia="Times New Roman" w:hAnsi="Aptos Narrow" w:cs="Times New Roman"/>
                <w:color w:val="000000"/>
                <w:sz w:val="24"/>
                <w:szCs w:val="24"/>
                <w:lang w:val="en-US" w:eastAsia="de-DE"/>
              </w:rPr>
            </w:pPr>
            <w:r w:rsidRPr="00C54F64">
              <w:rPr>
                <w:sz w:val="18"/>
                <w:szCs w:val="18"/>
                <w:lang w:val="en-US"/>
              </w:rPr>
              <w:t>(does not w</w:t>
            </w:r>
            <w:r>
              <w:rPr>
                <w:sz w:val="18"/>
                <w:szCs w:val="18"/>
                <w:lang w:val="en-US"/>
              </w:rPr>
              <w:t>ant to be publicly named)</w:t>
            </w:r>
          </w:p>
        </w:tc>
        <w:tc>
          <w:tcPr>
            <w:tcW w:w="1416" w:type="dxa"/>
          </w:tcPr>
          <w:p w14:paraId="708D395E" w14:textId="46950C60" w:rsidR="003766AC" w:rsidRPr="007511E8" w:rsidRDefault="00511414">
            <w:pPr>
              <w:jc w:val="center"/>
              <w:rPr>
                <w:sz w:val="18"/>
                <w:szCs w:val="18"/>
                <w:lang w:val="en-GB"/>
              </w:rPr>
            </w:pPr>
            <w:r>
              <w:rPr>
                <w:sz w:val="18"/>
                <w:szCs w:val="18"/>
                <w:lang w:val="en-GB"/>
              </w:rPr>
              <w:t>Man</w:t>
            </w:r>
          </w:p>
        </w:tc>
        <w:tc>
          <w:tcPr>
            <w:tcW w:w="1416" w:type="dxa"/>
          </w:tcPr>
          <w:p w14:paraId="74DECFD8" w14:textId="048DAB51" w:rsidR="003766AC" w:rsidRPr="007511E8" w:rsidRDefault="00A93E86">
            <w:pPr>
              <w:jc w:val="center"/>
              <w:rPr>
                <w:sz w:val="18"/>
                <w:szCs w:val="18"/>
                <w:lang w:val="en-GB"/>
              </w:rPr>
            </w:pPr>
            <w:r>
              <w:rPr>
                <w:sz w:val="18"/>
                <w:szCs w:val="18"/>
                <w:lang w:val="en-GB"/>
              </w:rPr>
              <w:t>No</w:t>
            </w:r>
          </w:p>
        </w:tc>
        <w:tc>
          <w:tcPr>
            <w:tcW w:w="1416" w:type="dxa"/>
          </w:tcPr>
          <w:p w14:paraId="22D885AF" w14:textId="750815E6" w:rsidR="003766AC" w:rsidRPr="007511E8" w:rsidRDefault="00B41FC4">
            <w:pPr>
              <w:jc w:val="center"/>
              <w:rPr>
                <w:sz w:val="18"/>
                <w:szCs w:val="18"/>
                <w:lang w:val="en-GB"/>
              </w:rPr>
            </w:pPr>
            <w:r>
              <w:rPr>
                <w:sz w:val="18"/>
                <w:szCs w:val="18"/>
                <w:lang w:val="en-GB"/>
              </w:rPr>
              <w:t>Energy</w:t>
            </w:r>
          </w:p>
        </w:tc>
        <w:tc>
          <w:tcPr>
            <w:tcW w:w="1416" w:type="dxa"/>
          </w:tcPr>
          <w:p w14:paraId="678D59EC" w14:textId="6A8B9B0E" w:rsidR="003766AC" w:rsidRPr="007511E8" w:rsidRDefault="008B19AC">
            <w:pPr>
              <w:jc w:val="center"/>
              <w:rPr>
                <w:sz w:val="18"/>
                <w:szCs w:val="18"/>
                <w:lang w:val="en-GB"/>
              </w:rPr>
            </w:pPr>
            <w:r w:rsidRPr="008B19AC">
              <w:rPr>
                <w:sz w:val="18"/>
                <w:szCs w:val="18"/>
                <w:lang w:val="en-GB"/>
              </w:rPr>
              <w:t>Energy and Climate Policy and Innovation Council</w:t>
            </w:r>
          </w:p>
        </w:tc>
        <w:tc>
          <w:tcPr>
            <w:tcW w:w="1417" w:type="dxa"/>
          </w:tcPr>
          <w:p w14:paraId="34BF9A49" w14:textId="3975BDFF" w:rsidR="003766AC" w:rsidRPr="007511E8" w:rsidRDefault="00AF16F3">
            <w:pPr>
              <w:jc w:val="center"/>
              <w:rPr>
                <w:sz w:val="18"/>
                <w:szCs w:val="18"/>
                <w:lang w:val="en-GB"/>
              </w:rPr>
            </w:pPr>
            <w:r>
              <w:rPr>
                <w:sz w:val="18"/>
                <w:szCs w:val="18"/>
                <w:lang w:val="en-GB"/>
              </w:rPr>
              <w:t>national</w:t>
            </w:r>
          </w:p>
        </w:tc>
        <w:tc>
          <w:tcPr>
            <w:tcW w:w="1417" w:type="dxa"/>
          </w:tcPr>
          <w:p w14:paraId="358EBD69" w14:textId="120AB417" w:rsidR="003766AC" w:rsidRPr="007511E8" w:rsidRDefault="0093587E" w:rsidP="009D637B">
            <w:pPr>
              <w:jc w:val="center"/>
              <w:rPr>
                <w:sz w:val="18"/>
                <w:szCs w:val="18"/>
                <w:lang w:val="en-GB"/>
              </w:rPr>
            </w:pPr>
            <w:r w:rsidRPr="009D637B">
              <w:rPr>
                <w:sz w:val="18"/>
                <w:szCs w:val="18"/>
                <w:lang w:val="en-GB"/>
              </w:rPr>
              <w:t>yes</w:t>
            </w:r>
          </w:p>
        </w:tc>
        <w:tc>
          <w:tcPr>
            <w:tcW w:w="567" w:type="dxa"/>
          </w:tcPr>
          <w:p w14:paraId="40052549" w14:textId="77777777" w:rsidR="003766AC" w:rsidRPr="007511E8" w:rsidRDefault="003766AC">
            <w:pPr>
              <w:jc w:val="center"/>
              <w:rPr>
                <w:sz w:val="18"/>
                <w:szCs w:val="18"/>
                <w:lang w:val="en-GB"/>
              </w:rPr>
            </w:pPr>
          </w:p>
        </w:tc>
        <w:tc>
          <w:tcPr>
            <w:tcW w:w="567" w:type="dxa"/>
          </w:tcPr>
          <w:p w14:paraId="20742794" w14:textId="41170E65" w:rsidR="003766AC" w:rsidRPr="007511E8" w:rsidRDefault="00DD5603">
            <w:pPr>
              <w:jc w:val="center"/>
              <w:rPr>
                <w:sz w:val="18"/>
                <w:szCs w:val="18"/>
                <w:lang w:val="en-GB"/>
              </w:rPr>
            </w:pPr>
            <w:r>
              <w:rPr>
                <w:sz w:val="18"/>
                <w:szCs w:val="18"/>
                <w:lang w:val="en-GB"/>
              </w:rPr>
              <w:t>x</w:t>
            </w:r>
          </w:p>
        </w:tc>
        <w:tc>
          <w:tcPr>
            <w:tcW w:w="567" w:type="dxa"/>
          </w:tcPr>
          <w:p w14:paraId="231F2C3D" w14:textId="77777777" w:rsidR="003766AC" w:rsidRPr="007511E8" w:rsidRDefault="003766AC">
            <w:pPr>
              <w:jc w:val="center"/>
              <w:rPr>
                <w:sz w:val="18"/>
                <w:szCs w:val="18"/>
                <w:lang w:val="en-GB"/>
              </w:rPr>
            </w:pPr>
          </w:p>
        </w:tc>
        <w:tc>
          <w:tcPr>
            <w:tcW w:w="567" w:type="dxa"/>
          </w:tcPr>
          <w:p w14:paraId="7DF0E0F8" w14:textId="77777777" w:rsidR="003766AC" w:rsidRPr="007511E8" w:rsidRDefault="003766AC">
            <w:pPr>
              <w:jc w:val="center"/>
              <w:rPr>
                <w:sz w:val="18"/>
                <w:szCs w:val="18"/>
                <w:lang w:val="en-GB"/>
              </w:rPr>
            </w:pPr>
          </w:p>
        </w:tc>
        <w:tc>
          <w:tcPr>
            <w:tcW w:w="567" w:type="dxa"/>
          </w:tcPr>
          <w:p w14:paraId="1CF38EDF" w14:textId="77777777" w:rsidR="003766AC" w:rsidRPr="007511E8" w:rsidRDefault="003766AC">
            <w:pPr>
              <w:jc w:val="center"/>
              <w:rPr>
                <w:sz w:val="18"/>
                <w:szCs w:val="18"/>
                <w:lang w:val="en-GB"/>
              </w:rPr>
            </w:pPr>
          </w:p>
        </w:tc>
      </w:tr>
      <w:tr w:rsidR="003766AC" w:rsidRPr="007511E8" w14:paraId="47289EB7" w14:textId="77777777" w:rsidTr="007511E8">
        <w:trPr>
          <w:trHeight w:val="20"/>
          <w:jc w:val="center"/>
        </w:trPr>
        <w:tc>
          <w:tcPr>
            <w:tcW w:w="1431" w:type="dxa"/>
          </w:tcPr>
          <w:p w14:paraId="435F2032" w14:textId="3FACB97E" w:rsidR="003766AC" w:rsidRPr="00AC73E0" w:rsidRDefault="00AC73E0" w:rsidP="00AC73E0">
            <w:pPr>
              <w:spacing w:line="240" w:lineRule="auto"/>
              <w:jc w:val="center"/>
              <w:rPr>
                <w:rFonts w:ascii="Aptos Narrow" w:eastAsia="Times New Roman" w:hAnsi="Aptos Narrow" w:cs="Times New Roman"/>
                <w:color w:val="000000"/>
                <w:sz w:val="24"/>
                <w:szCs w:val="24"/>
                <w:lang w:val="de-DE" w:eastAsia="de-DE"/>
              </w:rPr>
            </w:pPr>
            <w:r w:rsidRPr="00336377">
              <w:rPr>
                <w:sz w:val="18"/>
                <w:szCs w:val="18"/>
                <w:lang w:val="en-GB"/>
              </w:rPr>
              <w:t>Öko-Institut</w:t>
            </w:r>
          </w:p>
        </w:tc>
        <w:tc>
          <w:tcPr>
            <w:tcW w:w="1416" w:type="dxa"/>
          </w:tcPr>
          <w:p w14:paraId="3362EE0A" w14:textId="6F420B84" w:rsidR="003766AC" w:rsidRPr="007511E8" w:rsidRDefault="00511414">
            <w:pPr>
              <w:jc w:val="center"/>
              <w:rPr>
                <w:sz w:val="18"/>
                <w:szCs w:val="18"/>
                <w:lang w:val="en-GB"/>
              </w:rPr>
            </w:pPr>
            <w:r>
              <w:rPr>
                <w:sz w:val="18"/>
                <w:szCs w:val="18"/>
                <w:lang w:val="en-GB"/>
              </w:rPr>
              <w:t>Women</w:t>
            </w:r>
          </w:p>
        </w:tc>
        <w:tc>
          <w:tcPr>
            <w:tcW w:w="1416" w:type="dxa"/>
          </w:tcPr>
          <w:p w14:paraId="7552C13C" w14:textId="33B9AF4A" w:rsidR="003766AC" w:rsidRPr="007511E8" w:rsidRDefault="00A93E86">
            <w:pPr>
              <w:jc w:val="center"/>
              <w:rPr>
                <w:sz w:val="18"/>
                <w:szCs w:val="18"/>
                <w:lang w:val="en-GB"/>
              </w:rPr>
            </w:pPr>
            <w:r>
              <w:rPr>
                <w:sz w:val="18"/>
                <w:szCs w:val="18"/>
                <w:lang w:val="en-GB"/>
              </w:rPr>
              <w:t>No</w:t>
            </w:r>
          </w:p>
        </w:tc>
        <w:tc>
          <w:tcPr>
            <w:tcW w:w="1416" w:type="dxa"/>
          </w:tcPr>
          <w:p w14:paraId="02CBFF34" w14:textId="317E7CBA" w:rsidR="003766AC" w:rsidRPr="007511E8" w:rsidRDefault="00B41FC4">
            <w:pPr>
              <w:jc w:val="center"/>
              <w:rPr>
                <w:sz w:val="18"/>
                <w:szCs w:val="18"/>
                <w:lang w:val="en-GB"/>
              </w:rPr>
            </w:pPr>
            <w:r>
              <w:rPr>
                <w:sz w:val="18"/>
                <w:szCs w:val="18"/>
                <w:lang w:val="en-GB"/>
              </w:rPr>
              <w:t>Housing</w:t>
            </w:r>
          </w:p>
        </w:tc>
        <w:tc>
          <w:tcPr>
            <w:tcW w:w="1416" w:type="dxa"/>
          </w:tcPr>
          <w:p w14:paraId="670A30A6" w14:textId="3FED8808" w:rsidR="003766AC" w:rsidRPr="007511E8" w:rsidRDefault="008C6B40">
            <w:pPr>
              <w:jc w:val="center"/>
              <w:rPr>
                <w:sz w:val="18"/>
                <w:szCs w:val="18"/>
                <w:lang w:val="en-GB"/>
              </w:rPr>
            </w:pPr>
            <w:r>
              <w:rPr>
                <w:sz w:val="18"/>
                <w:szCs w:val="18"/>
                <w:lang w:val="en-GB"/>
              </w:rPr>
              <w:t>N</w:t>
            </w:r>
            <w:r w:rsidRPr="008C6B40">
              <w:rPr>
                <w:sz w:val="18"/>
                <w:szCs w:val="18"/>
                <w:lang w:val="en-GB"/>
              </w:rPr>
              <w:t>on-profit, private-sector environmental research institute</w:t>
            </w:r>
          </w:p>
        </w:tc>
        <w:tc>
          <w:tcPr>
            <w:tcW w:w="1417" w:type="dxa"/>
          </w:tcPr>
          <w:p w14:paraId="0CF94A72" w14:textId="76E46A4A" w:rsidR="003766AC" w:rsidRPr="007511E8" w:rsidRDefault="00AF16F3">
            <w:pPr>
              <w:jc w:val="center"/>
              <w:rPr>
                <w:sz w:val="18"/>
                <w:szCs w:val="18"/>
                <w:lang w:val="en-GB"/>
              </w:rPr>
            </w:pPr>
            <w:r>
              <w:rPr>
                <w:sz w:val="18"/>
                <w:szCs w:val="18"/>
                <w:lang w:val="en-GB"/>
              </w:rPr>
              <w:t>national</w:t>
            </w:r>
          </w:p>
        </w:tc>
        <w:tc>
          <w:tcPr>
            <w:tcW w:w="1417" w:type="dxa"/>
          </w:tcPr>
          <w:p w14:paraId="52A99E60" w14:textId="7713275A" w:rsidR="003766AC" w:rsidRPr="007511E8" w:rsidRDefault="00AF16F3">
            <w:pPr>
              <w:jc w:val="center"/>
              <w:rPr>
                <w:sz w:val="18"/>
                <w:szCs w:val="18"/>
                <w:lang w:val="en-GB"/>
              </w:rPr>
            </w:pPr>
            <w:r>
              <w:rPr>
                <w:sz w:val="18"/>
                <w:szCs w:val="18"/>
                <w:lang w:val="en-GB"/>
              </w:rPr>
              <w:t>yes</w:t>
            </w:r>
          </w:p>
        </w:tc>
        <w:tc>
          <w:tcPr>
            <w:tcW w:w="567" w:type="dxa"/>
          </w:tcPr>
          <w:p w14:paraId="502DB419" w14:textId="77777777" w:rsidR="003766AC" w:rsidRPr="007511E8" w:rsidRDefault="003766AC">
            <w:pPr>
              <w:jc w:val="center"/>
              <w:rPr>
                <w:sz w:val="18"/>
                <w:szCs w:val="18"/>
                <w:lang w:val="en-GB"/>
              </w:rPr>
            </w:pPr>
          </w:p>
        </w:tc>
        <w:tc>
          <w:tcPr>
            <w:tcW w:w="567" w:type="dxa"/>
          </w:tcPr>
          <w:p w14:paraId="0462FA27" w14:textId="2C902052" w:rsidR="003766AC" w:rsidRPr="007511E8" w:rsidRDefault="00DD5603">
            <w:pPr>
              <w:jc w:val="center"/>
              <w:rPr>
                <w:sz w:val="18"/>
                <w:szCs w:val="18"/>
                <w:lang w:val="en-GB"/>
              </w:rPr>
            </w:pPr>
            <w:r>
              <w:rPr>
                <w:sz w:val="18"/>
                <w:szCs w:val="18"/>
                <w:lang w:val="en-GB"/>
              </w:rPr>
              <w:t>x</w:t>
            </w:r>
          </w:p>
        </w:tc>
        <w:tc>
          <w:tcPr>
            <w:tcW w:w="567" w:type="dxa"/>
          </w:tcPr>
          <w:p w14:paraId="64236030" w14:textId="77777777" w:rsidR="003766AC" w:rsidRPr="007511E8" w:rsidRDefault="003766AC">
            <w:pPr>
              <w:jc w:val="center"/>
              <w:rPr>
                <w:sz w:val="18"/>
                <w:szCs w:val="18"/>
                <w:lang w:val="en-GB"/>
              </w:rPr>
            </w:pPr>
          </w:p>
        </w:tc>
        <w:tc>
          <w:tcPr>
            <w:tcW w:w="567" w:type="dxa"/>
          </w:tcPr>
          <w:p w14:paraId="3C2E1037" w14:textId="77777777" w:rsidR="003766AC" w:rsidRPr="007511E8" w:rsidRDefault="003766AC">
            <w:pPr>
              <w:jc w:val="center"/>
              <w:rPr>
                <w:sz w:val="18"/>
                <w:szCs w:val="18"/>
                <w:lang w:val="en-GB"/>
              </w:rPr>
            </w:pPr>
          </w:p>
        </w:tc>
        <w:tc>
          <w:tcPr>
            <w:tcW w:w="567" w:type="dxa"/>
          </w:tcPr>
          <w:p w14:paraId="4E30F4B5" w14:textId="77777777" w:rsidR="003766AC" w:rsidRPr="007511E8" w:rsidRDefault="003766AC">
            <w:pPr>
              <w:jc w:val="center"/>
              <w:rPr>
                <w:sz w:val="18"/>
                <w:szCs w:val="18"/>
                <w:lang w:val="en-GB"/>
              </w:rPr>
            </w:pPr>
          </w:p>
        </w:tc>
      </w:tr>
      <w:tr w:rsidR="003766AC" w:rsidRPr="007511E8" w14:paraId="1A45FE2C" w14:textId="77777777" w:rsidTr="007511E8">
        <w:trPr>
          <w:trHeight w:val="20"/>
          <w:jc w:val="center"/>
        </w:trPr>
        <w:tc>
          <w:tcPr>
            <w:tcW w:w="1431" w:type="dxa"/>
          </w:tcPr>
          <w:p w14:paraId="04745C82" w14:textId="77777777" w:rsidR="003766AC" w:rsidRPr="00336377" w:rsidRDefault="002404DE" w:rsidP="002404DE">
            <w:pPr>
              <w:spacing w:line="240" w:lineRule="auto"/>
              <w:jc w:val="center"/>
              <w:rPr>
                <w:sz w:val="18"/>
                <w:szCs w:val="18"/>
                <w:lang w:val="en-GB"/>
              </w:rPr>
            </w:pPr>
            <w:r w:rsidRPr="00336377">
              <w:rPr>
                <w:sz w:val="18"/>
                <w:szCs w:val="18"/>
                <w:lang w:val="en-GB"/>
              </w:rPr>
              <w:t>Deutscher Mieterbund</w:t>
            </w:r>
          </w:p>
          <w:p w14:paraId="7DFEB398" w14:textId="7F0D9FF2" w:rsidR="00336377" w:rsidRPr="00336377" w:rsidRDefault="00336377" w:rsidP="002404DE">
            <w:pPr>
              <w:spacing w:line="240" w:lineRule="auto"/>
              <w:jc w:val="center"/>
              <w:rPr>
                <w:rFonts w:ascii="Aptos Narrow" w:eastAsia="Times New Roman" w:hAnsi="Aptos Narrow" w:cs="Times New Roman"/>
                <w:color w:val="000000"/>
                <w:sz w:val="24"/>
                <w:szCs w:val="24"/>
                <w:lang w:val="en-US" w:eastAsia="de-DE"/>
              </w:rPr>
            </w:pPr>
            <w:r w:rsidRPr="00C54F64">
              <w:rPr>
                <w:sz w:val="18"/>
                <w:szCs w:val="18"/>
                <w:lang w:val="en-US"/>
              </w:rPr>
              <w:t>(does not w</w:t>
            </w:r>
            <w:r>
              <w:rPr>
                <w:sz w:val="18"/>
                <w:szCs w:val="18"/>
                <w:lang w:val="en-US"/>
              </w:rPr>
              <w:t>ant to be publicly named)</w:t>
            </w:r>
          </w:p>
        </w:tc>
        <w:tc>
          <w:tcPr>
            <w:tcW w:w="1416" w:type="dxa"/>
          </w:tcPr>
          <w:p w14:paraId="2F3CD491" w14:textId="6F205F8D" w:rsidR="003766AC" w:rsidRPr="007511E8" w:rsidRDefault="00511414">
            <w:pPr>
              <w:jc w:val="center"/>
              <w:rPr>
                <w:sz w:val="18"/>
                <w:szCs w:val="18"/>
                <w:lang w:val="en-GB"/>
              </w:rPr>
            </w:pPr>
            <w:r>
              <w:rPr>
                <w:sz w:val="18"/>
                <w:szCs w:val="18"/>
                <w:lang w:val="en-GB"/>
              </w:rPr>
              <w:t>Women, policy expert</w:t>
            </w:r>
          </w:p>
        </w:tc>
        <w:tc>
          <w:tcPr>
            <w:tcW w:w="1416" w:type="dxa"/>
          </w:tcPr>
          <w:p w14:paraId="4BB39AC3" w14:textId="043697AF" w:rsidR="003766AC" w:rsidRPr="007511E8" w:rsidRDefault="00A93E86">
            <w:pPr>
              <w:jc w:val="center"/>
              <w:rPr>
                <w:sz w:val="18"/>
                <w:szCs w:val="18"/>
                <w:lang w:val="en-GB"/>
              </w:rPr>
            </w:pPr>
            <w:r>
              <w:rPr>
                <w:sz w:val="18"/>
                <w:szCs w:val="18"/>
                <w:lang w:val="en-GB"/>
              </w:rPr>
              <w:t>Yes, tenants</w:t>
            </w:r>
          </w:p>
        </w:tc>
        <w:tc>
          <w:tcPr>
            <w:tcW w:w="1416" w:type="dxa"/>
          </w:tcPr>
          <w:p w14:paraId="44450DBF" w14:textId="46EEEAD0" w:rsidR="003766AC" w:rsidRPr="007511E8" w:rsidRDefault="00B41FC4">
            <w:pPr>
              <w:jc w:val="center"/>
              <w:rPr>
                <w:sz w:val="18"/>
                <w:szCs w:val="18"/>
                <w:lang w:val="en-GB"/>
              </w:rPr>
            </w:pPr>
            <w:r>
              <w:rPr>
                <w:sz w:val="18"/>
                <w:szCs w:val="18"/>
                <w:lang w:val="en-GB"/>
              </w:rPr>
              <w:t>Housing</w:t>
            </w:r>
          </w:p>
        </w:tc>
        <w:tc>
          <w:tcPr>
            <w:tcW w:w="1416" w:type="dxa"/>
          </w:tcPr>
          <w:p w14:paraId="282D293C" w14:textId="35120508" w:rsidR="003766AC" w:rsidRPr="007511E8" w:rsidRDefault="3C572885">
            <w:pPr>
              <w:jc w:val="center"/>
              <w:rPr>
                <w:sz w:val="18"/>
                <w:szCs w:val="18"/>
                <w:lang w:val="en-GB"/>
              </w:rPr>
            </w:pPr>
            <w:r w:rsidRPr="0C1CD44D">
              <w:rPr>
                <w:sz w:val="18"/>
                <w:szCs w:val="18"/>
                <w:lang w:val="en-GB"/>
              </w:rPr>
              <w:t>Umbrella organisation</w:t>
            </w:r>
          </w:p>
        </w:tc>
        <w:tc>
          <w:tcPr>
            <w:tcW w:w="1417" w:type="dxa"/>
          </w:tcPr>
          <w:p w14:paraId="6793BC42" w14:textId="4D641F70" w:rsidR="003766AC" w:rsidRPr="007511E8" w:rsidRDefault="00AF16F3">
            <w:pPr>
              <w:jc w:val="center"/>
              <w:rPr>
                <w:sz w:val="18"/>
                <w:szCs w:val="18"/>
                <w:lang w:val="en-GB"/>
              </w:rPr>
            </w:pPr>
            <w:r>
              <w:rPr>
                <w:sz w:val="18"/>
                <w:szCs w:val="18"/>
                <w:lang w:val="en-GB"/>
              </w:rPr>
              <w:t>national</w:t>
            </w:r>
          </w:p>
        </w:tc>
        <w:tc>
          <w:tcPr>
            <w:tcW w:w="1417" w:type="dxa"/>
          </w:tcPr>
          <w:p w14:paraId="29AA2B89" w14:textId="6FEC39DE" w:rsidR="003766AC" w:rsidRPr="007511E8" w:rsidRDefault="00AF16F3">
            <w:pPr>
              <w:jc w:val="center"/>
              <w:rPr>
                <w:sz w:val="18"/>
                <w:szCs w:val="18"/>
                <w:lang w:val="en-GB"/>
              </w:rPr>
            </w:pPr>
            <w:r>
              <w:rPr>
                <w:sz w:val="18"/>
                <w:szCs w:val="18"/>
                <w:lang w:val="en-GB"/>
              </w:rPr>
              <w:t>yes</w:t>
            </w:r>
          </w:p>
        </w:tc>
        <w:tc>
          <w:tcPr>
            <w:tcW w:w="567" w:type="dxa"/>
          </w:tcPr>
          <w:p w14:paraId="0054EE68" w14:textId="77777777" w:rsidR="003766AC" w:rsidRPr="007511E8" w:rsidRDefault="003766AC">
            <w:pPr>
              <w:jc w:val="center"/>
              <w:rPr>
                <w:sz w:val="18"/>
                <w:szCs w:val="18"/>
                <w:lang w:val="en-GB"/>
              </w:rPr>
            </w:pPr>
          </w:p>
        </w:tc>
        <w:tc>
          <w:tcPr>
            <w:tcW w:w="567" w:type="dxa"/>
          </w:tcPr>
          <w:p w14:paraId="554AB1C5" w14:textId="77777777" w:rsidR="003766AC" w:rsidRPr="007511E8" w:rsidRDefault="003766AC">
            <w:pPr>
              <w:jc w:val="center"/>
              <w:rPr>
                <w:sz w:val="18"/>
                <w:szCs w:val="18"/>
                <w:lang w:val="en-GB"/>
              </w:rPr>
            </w:pPr>
          </w:p>
        </w:tc>
        <w:tc>
          <w:tcPr>
            <w:tcW w:w="567" w:type="dxa"/>
          </w:tcPr>
          <w:p w14:paraId="2D92AFEE" w14:textId="77777777" w:rsidR="003766AC" w:rsidRPr="007511E8" w:rsidRDefault="003766AC">
            <w:pPr>
              <w:jc w:val="center"/>
              <w:rPr>
                <w:sz w:val="18"/>
                <w:szCs w:val="18"/>
                <w:lang w:val="en-GB"/>
              </w:rPr>
            </w:pPr>
          </w:p>
        </w:tc>
        <w:tc>
          <w:tcPr>
            <w:tcW w:w="567" w:type="dxa"/>
          </w:tcPr>
          <w:p w14:paraId="6F740BC2" w14:textId="77777777" w:rsidR="003766AC" w:rsidRPr="007511E8" w:rsidRDefault="003766AC">
            <w:pPr>
              <w:jc w:val="center"/>
              <w:rPr>
                <w:sz w:val="18"/>
                <w:szCs w:val="18"/>
                <w:lang w:val="en-GB"/>
              </w:rPr>
            </w:pPr>
          </w:p>
        </w:tc>
        <w:tc>
          <w:tcPr>
            <w:tcW w:w="567" w:type="dxa"/>
          </w:tcPr>
          <w:p w14:paraId="51F40A8F" w14:textId="48697D91" w:rsidR="003766AC" w:rsidRPr="007511E8" w:rsidRDefault="00DD5603">
            <w:pPr>
              <w:jc w:val="center"/>
              <w:rPr>
                <w:sz w:val="18"/>
                <w:szCs w:val="18"/>
                <w:lang w:val="en-GB"/>
              </w:rPr>
            </w:pPr>
            <w:r>
              <w:rPr>
                <w:sz w:val="18"/>
                <w:szCs w:val="18"/>
                <w:lang w:val="en-GB"/>
              </w:rPr>
              <w:t>x</w:t>
            </w:r>
          </w:p>
        </w:tc>
      </w:tr>
      <w:tr w:rsidR="003766AC" w:rsidRPr="007511E8" w14:paraId="6F65F09D" w14:textId="77777777" w:rsidTr="007511E8">
        <w:trPr>
          <w:trHeight w:val="20"/>
          <w:jc w:val="center"/>
        </w:trPr>
        <w:tc>
          <w:tcPr>
            <w:tcW w:w="1431" w:type="dxa"/>
          </w:tcPr>
          <w:p w14:paraId="4BB45297" w14:textId="384963D5" w:rsidR="003766AC" w:rsidRPr="00391EA4" w:rsidRDefault="00391EA4" w:rsidP="00391EA4">
            <w:pPr>
              <w:spacing w:line="240" w:lineRule="auto"/>
              <w:jc w:val="center"/>
              <w:rPr>
                <w:rFonts w:ascii="Aptos Narrow" w:eastAsia="Times New Roman" w:hAnsi="Aptos Narrow" w:cs="Times New Roman"/>
                <w:color w:val="000000"/>
                <w:sz w:val="24"/>
                <w:szCs w:val="24"/>
                <w:lang w:val="de-DE" w:eastAsia="de-DE"/>
              </w:rPr>
            </w:pPr>
            <w:r w:rsidRPr="00336377">
              <w:rPr>
                <w:sz w:val="18"/>
                <w:szCs w:val="18"/>
                <w:lang w:val="en-GB"/>
              </w:rPr>
              <w:t>Fraunhofer ISI</w:t>
            </w:r>
          </w:p>
        </w:tc>
        <w:tc>
          <w:tcPr>
            <w:tcW w:w="1416" w:type="dxa"/>
          </w:tcPr>
          <w:p w14:paraId="5FD159AC" w14:textId="1E5C2848" w:rsidR="003766AC" w:rsidRPr="007511E8" w:rsidRDefault="00511414">
            <w:pPr>
              <w:jc w:val="center"/>
              <w:rPr>
                <w:sz w:val="18"/>
                <w:szCs w:val="18"/>
                <w:lang w:val="en-GB"/>
              </w:rPr>
            </w:pPr>
            <w:r>
              <w:rPr>
                <w:sz w:val="18"/>
                <w:szCs w:val="18"/>
                <w:lang w:val="en-GB"/>
              </w:rPr>
              <w:t xml:space="preserve">Man, </w:t>
            </w:r>
            <w:r w:rsidR="00502999">
              <w:rPr>
                <w:sz w:val="18"/>
                <w:szCs w:val="18"/>
                <w:lang w:val="en-GB"/>
              </w:rPr>
              <w:t>department lead</w:t>
            </w:r>
          </w:p>
        </w:tc>
        <w:tc>
          <w:tcPr>
            <w:tcW w:w="1416" w:type="dxa"/>
          </w:tcPr>
          <w:p w14:paraId="7D6A0E1F" w14:textId="06B255A3" w:rsidR="003766AC" w:rsidRPr="007511E8" w:rsidRDefault="00A93E86">
            <w:pPr>
              <w:jc w:val="center"/>
              <w:rPr>
                <w:sz w:val="18"/>
                <w:szCs w:val="18"/>
                <w:lang w:val="en-GB"/>
              </w:rPr>
            </w:pPr>
            <w:r>
              <w:rPr>
                <w:sz w:val="18"/>
                <w:szCs w:val="18"/>
                <w:lang w:val="en-GB"/>
              </w:rPr>
              <w:t>No</w:t>
            </w:r>
          </w:p>
        </w:tc>
        <w:tc>
          <w:tcPr>
            <w:tcW w:w="1416" w:type="dxa"/>
          </w:tcPr>
          <w:p w14:paraId="68ACB804" w14:textId="487815CF" w:rsidR="003766AC" w:rsidRPr="007511E8" w:rsidRDefault="00B41FC4">
            <w:pPr>
              <w:jc w:val="center"/>
              <w:rPr>
                <w:sz w:val="18"/>
                <w:szCs w:val="18"/>
                <w:lang w:val="en-GB"/>
              </w:rPr>
            </w:pPr>
            <w:r>
              <w:rPr>
                <w:sz w:val="18"/>
                <w:szCs w:val="18"/>
                <w:lang w:val="en-GB"/>
              </w:rPr>
              <w:t>Energy</w:t>
            </w:r>
          </w:p>
        </w:tc>
        <w:tc>
          <w:tcPr>
            <w:tcW w:w="1416" w:type="dxa"/>
          </w:tcPr>
          <w:p w14:paraId="451C5BED" w14:textId="3BEE1B21" w:rsidR="003766AC" w:rsidRPr="007511E8" w:rsidRDefault="009D35B2">
            <w:pPr>
              <w:jc w:val="center"/>
              <w:rPr>
                <w:sz w:val="18"/>
                <w:szCs w:val="18"/>
                <w:lang w:val="en-GB"/>
              </w:rPr>
            </w:pPr>
            <w:r w:rsidRPr="009D35B2">
              <w:rPr>
                <w:sz w:val="18"/>
                <w:szCs w:val="18"/>
                <w:lang w:val="en-GB"/>
              </w:rPr>
              <w:t>Institute for research on systems and innovations</w:t>
            </w:r>
          </w:p>
        </w:tc>
        <w:tc>
          <w:tcPr>
            <w:tcW w:w="1417" w:type="dxa"/>
          </w:tcPr>
          <w:p w14:paraId="6BFF7135" w14:textId="595A3DCD" w:rsidR="003766AC" w:rsidRPr="007511E8" w:rsidRDefault="00AF16F3">
            <w:pPr>
              <w:jc w:val="center"/>
              <w:rPr>
                <w:sz w:val="18"/>
                <w:szCs w:val="18"/>
                <w:lang w:val="en-GB"/>
              </w:rPr>
            </w:pPr>
            <w:r>
              <w:rPr>
                <w:sz w:val="18"/>
                <w:szCs w:val="18"/>
                <w:lang w:val="en-GB"/>
              </w:rPr>
              <w:t>national</w:t>
            </w:r>
          </w:p>
        </w:tc>
        <w:tc>
          <w:tcPr>
            <w:tcW w:w="1417" w:type="dxa"/>
          </w:tcPr>
          <w:p w14:paraId="41A6DD7D" w14:textId="59D3303D" w:rsidR="003766AC" w:rsidRPr="007511E8" w:rsidRDefault="00AF16F3">
            <w:pPr>
              <w:jc w:val="center"/>
              <w:rPr>
                <w:sz w:val="18"/>
                <w:szCs w:val="18"/>
                <w:lang w:val="en-GB"/>
              </w:rPr>
            </w:pPr>
            <w:r>
              <w:rPr>
                <w:sz w:val="18"/>
                <w:szCs w:val="18"/>
                <w:lang w:val="en-GB"/>
              </w:rPr>
              <w:t>yes</w:t>
            </w:r>
          </w:p>
        </w:tc>
        <w:tc>
          <w:tcPr>
            <w:tcW w:w="567" w:type="dxa"/>
          </w:tcPr>
          <w:p w14:paraId="398BD928" w14:textId="77777777" w:rsidR="003766AC" w:rsidRPr="007511E8" w:rsidRDefault="003766AC">
            <w:pPr>
              <w:jc w:val="center"/>
              <w:rPr>
                <w:sz w:val="18"/>
                <w:szCs w:val="18"/>
                <w:lang w:val="en-GB"/>
              </w:rPr>
            </w:pPr>
          </w:p>
        </w:tc>
        <w:tc>
          <w:tcPr>
            <w:tcW w:w="567" w:type="dxa"/>
          </w:tcPr>
          <w:p w14:paraId="451697B7" w14:textId="77777777" w:rsidR="003766AC" w:rsidRPr="007511E8" w:rsidRDefault="003766AC">
            <w:pPr>
              <w:jc w:val="center"/>
              <w:rPr>
                <w:sz w:val="18"/>
                <w:szCs w:val="18"/>
                <w:lang w:val="en-GB"/>
              </w:rPr>
            </w:pPr>
          </w:p>
        </w:tc>
        <w:tc>
          <w:tcPr>
            <w:tcW w:w="567" w:type="dxa"/>
          </w:tcPr>
          <w:p w14:paraId="0EC72C90" w14:textId="77777777" w:rsidR="003766AC" w:rsidRPr="007511E8" w:rsidRDefault="003766AC">
            <w:pPr>
              <w:jc w:val="center"/>
              <w:rPr>
                <w:sz w:val="18"/>
                <w:szCs w:val="18"/>
                <w:lang w:val="en-GB"/>
              </w:rPr>
            </w:pPr>
          </w:p>
        </w:tc>
        <w:tc>
          <w:tcPr>
            <w:tcW w:w="567" w:type="dxa"/>
          </w:tcPr>
          <w:p w14:paraId="0A054511" w14:textId="77777777" w:rsidR="003766AC" w:rsidRPr="007511E8" w:rsidRDefault="003766AC">
            <w:pPr>
              <w:jc w:val="center"/>
              <w:rPr>
                <w:sz w:val="18"/>
                <w:szCs w:val="18"/>
                <w:lang w:val="en-GB"/>
              </w:rPr>
            </w:pPr>
          </w:p>
        </w:tc>
        <w:tc>
          <w:tcPr>
            <w:tcW w:w="567" w:type="dxa"/>
          </w:tcPr>
          <w:p w14:paraId="07374BDC" w14:textId="1202F3A1" w:rsidR="003766AC" w:rsidRPr="007511E8" w:rsidRDefault="00DD5603">
            <w:pPr>
              <w:jc w:val="center"/>
              <w:rPr>
                <w:sz w:val="18"/>
                <w:szCs w:val="18"/>
                <w:lang w:val="en-GB"/>
              </w:rPr>
            </w:pPr>
            <w:r>
              <w:rPr>
                <w:sz w:val="18"/>
                <w:szCs w:val="18"/>
                <w:lang w:val="en-GB"/>
              </w:rPr>
              <w:t>x</w:t>
            </w:r>
          </w:p>
        </w:tc>
      </w:tr>
      <w:tr w:rsidR="00391EA4" w:rsidRPr="007511E8" w14:paraId="173BA51D" w14:textId="77777777" w:rsidTr="007511E8">
        <w:trPr>
          <w:trHeight w:val="20"/>
          <w:jc w:val="center"/>
        </w:trPr>
        <w:tc>
          <w:tcPr>
            <w:tcW w:w="1431" w:type="dxa"/>
          </w:tcPr>
          <w:p w14:paraId="436DB469" w14:textId="1301A3A7" w:rsidR="00391EA4" w:rsidRDefault="0012401F" w:rsidP="00391EA4">
            <w:pPr>
              <w:spacing w:line="240" w:lineRule="auto"/>
              <w:jc w:val="center"/>
              <w:rPr>
                <w:rFonts w:ascii="Aptos Narrow" w:hAnsi="Aptos Narrow"/>
                <w:color w:val="000000"/>
                <w:lang w:val="en-US"/>
              </w:rPr>
            </w:pPr>
            <w:r w:rsidRPr="00336377">
              <w:rPr>
                <w:sz w:val="18"/>
                <w:szCs w:val="18"/>
                <w:lang w:val="en-GB"/>
              </w:rPr>
              <w:t>Prognos</w:t>
            </w:r>
            <w:r w:rsidR="009D35B2" w:rsidRPr="00336377">
              <w:rPr>
                <w:sz w:val="18"/>
                <w:szCs w:val="18"/>
                <w:lang w:val="en-GB"/>
              </w:rPr>
              <w:t xml:space="preserve"> AG</w:t>
            </w:r>
          </w:p>
        </w:tc>
        <w:tc>
          <w:tcPr>
            <w:tcW w:w="1416" w:type="dxa"/>
          </w:tcPr>
          <w:p w14:paraId="62AEE5C0" w14:textId="2189DDDD" w:rsidR="00391EA4" w:rsidRPr="007511E8" w:rsidRDefault="00502999">
            <w:pPr>
              <w:jc w:val="center"/>
              <w:rPr>
                <w:sz w:val="18"/>
                <w:szCs w:val="18"/>
                <w:lang w:val="en-GB"/>
              </w:rPr>
            </w:pPr>
            <w:r>
              <w:rPr>
                <w:sz w:val="18"/>
                <w:szCs w:val="18"/>
                <w:lang w:val="en-GB"/>
              </w:rPr>
              <w:t xml:space="preserve">Man, </w:t>
            </w:r>
          </w:p>
        </w:tc>
        <w:tc>
          <w:tcPr>
            <w:tcW w:w="1416" w:type="dxa"/>
          </w:tcPr>
          <w:p w14:paraId="6AB0ED22" w14:textId="50A26F8A" w:rsidR="00391EA4" w:rsidRPr="007511E8" w:rsidRDefault="00A93E86">
            <w:pPr>
              <w:jc w:val="center"/>
              <w:rPr>
                <w:sz w:val="18"/>
                <w:szCs w:val="18"/>
                <w:lang w:val="en-GB"/>
              </w:rPr>
            </w:pPr>
            <w:r>
              <w:rPr>
                <w:sz w:val="18"/>
                <w:szCs w:val="18"/>
                <w:lang w:val="en-GB"/>
              </w:rPr>
              <w:t>No</w:t>
            </w:r>
          </w:p>
        </w:tc>
        <w:tc>
          <w:tcPr>
            <w:tcW w:w="1416" w:type="dxa"/>
          </w:tcPr>
          <w:p w14:paraId="20863142" w14:textId="460B81D1" w:rsidR="00391EA4" w:rsidRPr="007511E8" w:rsidRDefault="00B41FC4">
            <w:pPr>
              <w:jc w:val="center"/>
              <w:rPr>
                <w:sz w:val="18"/>
                <w:szCs w:val="18"/>
                <w:lang w:val="en-GB"/>
              </w:rPr>
            </w:pPr>
            <w:r>
              <w:rPr>
                <w:sz w:val="18"/>
                <w:szCs w:val="18"/>
                <w:lang w:val="en-GB"/>
              </w:rPr>
              <w:t>Energy</w:t>
            </w:r>
          </w:p>
        </w:tc>
        <w:tc>
          <w:tcPr>
            <w:tcW w:w="1416" w:type="dxa"/>
          </w:tcPr>
          <w:p w14:paraId="571C66C6" w14:textId="4D0656DC" w:rsidR="00391EA4" w:rsidRPr="007511E8" w:rsidRDefault="009D35B2">
            <w:pPr>
              <w:jc w:val="center"/>
              <w:rPr>
                <w:sz w:val="18"/>
                <w:szCs w:val="18"/>
                <w:lang w:val="en-GB"/>
              </w:rPr>
            </w:pPr>
            <w:r>
              <w:rPr>
                <w:sz w:val="18"/>
                <w:szCs w:val="18"/>
                <w:lang w:val="en-GB"/>
              </w:rPr>
              <w:t>R</w:t>
            </w:r>
            <w:r w:rsidRPr="009D35B2">
              <w:rPr>
                <w:sz w:val="18"/>
                <w:szCs w:val="18"/>
                <w:lang w:val="en-GB"/>
              </w:rPr>
              <w:t>esearch and consulting firm</w:t>
            </w:r>
          </w:p>
        </w:tc>
        <w:tc>
          <w:tcPr>
            <w:tcW w:w="1417" w:type="dxa"/>
          </w:tcPr>
          <w:p w14:paraId="779FA3CD" w14:textId="6E68E464" w:rsidR="00391EA4" w:rsidRPr="007511E8" w:rsidRDefault="00AF16F3">
            <w:pPr>
              <w:jc w:val="center"/>
              <w:rPr>
                <w:sz w:val="18"/>
                <w:szCs w:val="18"/>
                <w:lang w:val="en-GB"/>
              </w:rPr>
            </w:pPr>
            <w:r>
              <w:rPr>
                <w:sz w:val="18"/>
                <w:szCs w:val="18"/>
                <w:lang w:val="en-GB"/>
              </w:rPr>
              <w:t>national</w:t>
            </w:r>
          </w:p>
        </w:tc>
        <w:tc>
          <w:tcPr>
            <w:tcW w:w="1417" w:type="dxa"/>
          </w:tcPr>
          <w:p w14:paraId="425BE290" w14:textId="1CB455AE" w:rsidR="00391EA4" w:rsidRPr="007511E8" w:rsidRDefault="0093587E">
            <w:pPr>
              <w:jc w:val="center"/>
              <w:rPr>
                <w:sz w:val="18"/>
                <w:szCs w:val="18"/>
                <w:lang w:val="en-GB"/>
              </w:rPr>
            </w:pPr>
            <w:r w:rsidRPr="009D637B">
              <w:rPr>
                <w:sz w:val="18"/>
                <w:szCs w:val="18"/>
                <w:lang w:val="en-GB"/>
              </w:rPr>
              <w:t>yes</w:t>
            </w:r>
          </w:p>
        </w:tc>
        <w:tc>
          <w:tcPr>
            <w:tcW w:w="567" w:type="dxa"/>
          </w:tcPr>
          <w:p w14:paraId="5A0F8826" w14:textId="77777777" w:rsidR="00391EA4" w:rsidRPr="007511E8" w:rsidRDefault="00391EA4">
            <w:pPr>
              <w:jc w:val="center"/>
              <w:rPr>
                <w:sz w:val="18"/>
                <w:szCs w:val="18"/>
                <w:lang w:val="en-GB"/>
              </w:rPr>
            </w:pPr>
          </w:p>
        </w:tc>
        <w:tc>
          <w:tcPr>
            <w:tcW w:w="567" w:type="dxa"/>
          </w:tcPr>
          <w:p w14:paraId="20E711D8" w14:textId="77777777" w:rsidR="00391EA4" w:rsidRPr="007511E8" w:rsidRDefault="00391EA4">
            <w:pPr>
              <w:jc w:val="center"/>
              <w:rPr>
                <w:sz w:val="18"/>
                <w:szCs w:val="18"/>
                <w:lang w:val="en-GB"/>
              </w:rPr>
            </w:pPr>
          </w:p>
        </w:tc>
        <w:tc>
          <w:tcPr>
            <w:tcW w:w="567" w:type="dxa"/>
          </w:tcPr>
          <w:p w14:paraId="5BA43E7E" w14:textId="77777777" w:rsidR="00391EA4" w:rsidRPr="007511E8" w:rsidRDefault="00391EA4">
            <w:pPr>
              <w:jc w:val="center"/>
              <w:rPr>
                <w:sz w:val="18"/>
                <w:szCs w:val="18"/>
                <w:lang w:val="en-GB"/>
              </w:rPr>
            </w:pPr>
          </w:p>
        </w:tc>
        <w:tc>
          <w:tcPr>
            <w:tcW w:w="567" w:type="dxa"/>
          </w:tcPr>
          <w:p w14:paraId="46FE5C5D" w14:textId="77777777" w:rsidR="00391EA4" w:rsidRPr="007511E8" w:rsidRDefault="00391EA4">
            <w:pPr>
              <w:jc w:val="center"/>
              <w:rPr>
                <w:sz w:val="18"/>
                <w:szCs w:val="18"/>
                <w:lang w:val="en-GB"/>
              </w:rPr>
            </w:pPr>
          </w:p>
        </w:tc>
        <w:tc>
          <w:tcPr>
            <w:tcW w:w="567" w:type="dxa"/>
          </w:tcPr>
          <w:p w14:paraId="272A278A" w14:textId="4AFCD5B1" w:rsidR="00391EA4" w:rsidRPr="007511E8" w:rsidRDefault="00DD5603">
            <w:pPr>
              <w:jc w:val="center"/>
              <w:rPr>
                <w:sz w:val="18"/>
                <w:szCs w:val="18"/>
                <w:lang w:val="en-GB"/>
              </w:rPr>
            </w:pPr>
            <w:r>
              <w:rPr>
                <w:sz w:val="18"/>
                <w:szCs w:val="18"/>
                <w:lang w:val="en-GB"/>
              </w:rPr>
              <w:t>x</w:t>
            </w:r>
          </w:p>
        </w:tc>
      </w:tr>
      <w:tr w:rsidR="00DC1559" w:rsidRPr="007511E8" w14:paraId="3F3B196C" w14:textId="77777777" w:rsidTr="007511E8">
        <w:trPr>
          <w:trHeight w:val="20"/>
          <w:jc w:val="center"/>
        </w:trPr>
        <w:tc>
          <w:tcPr>
            <w:tcW w:w="1431" w:type="dxa"/>
          </w:tcPr>
          <w:p w14:paraId="594B142F" w14:textId="3E734F35" w:rsidR="00DC1559" w:rsidRPr="00336377" w:rsidRDefault="00DC1559" w:rsidP="00336377">
            <w:pPr>
              <w:pBdr>
                <w:top w:val="nil"/>
                <w:left w:val="nil"/>
                <w:bottom w:val="nil"/>
                <w:right w:val="nil"/>
                <w:between w:val="nil"/>
              </w:pBdr>
              <w:spacing w:line="240" w:lineRule="auto"/>
              <w:jc w:val="center"/>
              <w:rPr>
                <w:sz w:val="18"/>
                <w:szCs w:val="18"/>
                <w:lang w:val="en-GB"/>
              </w:rPr>
            </w:pPr>
            <w:r w:rsidRPr="00336377">
              <w:rPr>
                <w:sz w:val="18"/>
                <w:szCs w:val="18"/>
                <w:lang w:val="en-GB"/>
              </w:rPr>
              <w:t xml:space="preserve">Bayernwerk </w:t>
            </w:r>
          </w:p>
          <w:p w14:paraId="4E9B0614" w14:textId="77777777" w:rsidR="00DC1559" w:rsidRPr="43F71DC0" w:rsidRDefault="00DC1559" w:rsidP="00391EA4">
            <w:pPr>
              <w:spacing w:line="240" w:lineRule="auto"/>
              <w:jc w:val="center"/>
              <w:rPr>
                <w:rFonts w:ascii="Aptos Narrow" w:hAnsi="Aptos Narrow"/>
                <w:color w:val="000000" w:themeColor="text1"/>
                <w:lang w:val="en-US"/>
              </w:rPr>
            </w:pPr>
          </w:p>
        </w:tc>
        <w:tc>
          <w:tcPr>
            <w:tcW w:w="1416" w:type="dxa"/>
          </w:tcPr>
          <w:p w14:paraId="2C4508D4" w14:textId="7862DD32" w:rsidR="00DC1559" w:rsidRDefault="00DC1559">
            <w:pPr>
              <w:jc w:val="center"/>
              <w:rPr>
                <w:sz w:val="18"/>
                <w:szCs w:val="18"/>
                <w:lang w:val="en-GB"/>
              </w:rPr>
            </w:pPr>
            <w:r>
              <w:rPr>
                <w:sz w:val="18"/>
                <w:szCs w:val="18"/>
                <w:lang w:val="en-GB"/>
              </w:rPr>
              <w:t>Man</w:t>
            </w:r>
          </w:p>
        </w:tc>
        <w:tc>
          <w:tcPr>
            <w:tcW w:w="1416" w:type="dxa"/>
          </w:tcPr>
          <w:p w14:paraId="6F708581" w14:textId="469007F9" w:rsidR="00DC1559" w:rsidRDefault="00DC1559">
            <w:pPr>
              <w:jc w:val="center"/>
              <w:rPr>
                <w:sz w:val="18"/>
                <w:szCs w:val="18"/>
                <w:lang w:val="en-GB"/>
              </w:rPr>
            </w:pPr>
            <w:r>
              <w:rPr>
                <w:sz w:val="18"/>
                <w:szCs w:val="18"/>
                <w:lang w:val="en-GB"/>
              </w:rPr>
              <w:t>No</w:t>
            </w:r>
          </w:p>
        </w:tc>
        <w:tc>
          <w:tcPr>
            <w:tcW w:w="1416" w:type="dxa"/>
          </w:tcPr>
          <w:p w14:paraId="4ABE938F" w14:textId="41341A19" w:rsidR="00DC1559" w:rsidRDefault="00DC1559">
            <w:pPr>
              <w:jc w:val="center"/>
              <w:rPr>
                <w:sz w:val="18"/>
                <w:szCs w:val="18"/>
                <w:lang w:val="en-GB"/>
              </w:rPr>
            </w:pPr>
            <w:r>
              <w:rPr>
                <w:sz w:val="18"/>
                <w:szCs w:val="18"/>
                <w:lang w:val="en-GB"/>
              </w:rPr>
              <w:t>Energy</w:t>
            </w:r>
          </w:p>
        </w:tc>
        <w:tc>
          <w:tcPr>
            <w:tcW w:w="1416" w:type="dxa"/>
          </w:tcPr>
          <w:p w14:paraId="0C2FABCB" w14:textId="39C453B7" w:rsidR="00DC1559" w:rsidRPr="007511E8" w:rsidRDefault="00DC1559">
            <w:pPr>
              <w:jc w:val="center"/>
              <w:rPr>
                <w:sz w:val="18"/>
                <w:szCs w:val="18"/>
                <w:lang w:val="en-GB"/>
              </w:rPr>
            </w:pPr>
            <w:r w:rsidRPr="009D35B2">
              <w:rPr>
                <w:sz w:val="18"/>
                <w:szCs w:val="18"/>
                <w:lang w:val="en-GB"/>
              </w:rPr>
              <w:t>Network operator</w:t>
            </w:r>
          </w:p>
        </w:tc>
        <w:tc>
          <w:tcPr>
            <w:tcW w:w="1417" w:type="dxa"/>
          </w:tcPr>
          <w:p w14:paraId="1BDE523B" w14:textId="1CB9D504" w:rsidR="00DC1559" w:rsidRDefault="00DC1559">
            <w:pPr>
              <w:jc w:val="center"/>
              <w:rPr>
                <w:sz w:val="18"/>
                <w:szCs w:val="18"/>
                <w:lang w:val="en-GB"/>
              </w:rPr>
            </w:pPr>
            <w:r>
              <w:rPr>
                <w:sz w:val="18"/>
                <w:szCs w:val="18"/>
                <w:lang w:val="en-GB"/>
              </w:rPr>
              <w:t>regional</w:t>
            </w:r>
          </w:p>
        </w:tc>
        <w:tc>
          <w:tcPr>
            <w:tcW w:w="1417" w:type="dxa"/>
          </w:tcPr>
          <w:p w14:paraId="3B055FD9" w14:textId="146AAA25" w:rsidR="00DC1559" w:rsidRPr="00DD5603" w:rsidRDefault="00DC1559">
            <w:pPr>
              <w:jc w:val="center"/>
              <w:rPr>
                <w:sz w:val="18"/>
                <w:szCs w:val="18"/>
                <w:lang w:val="en-GB"/>
              </w:rPr>
            </w:pPr>
            <w:r w:rsidRPr="007441A9">
              <w:rPr>
                <w:sz w:val="18"/>
                <w:szCs w:val="18"/>
                <w:lang w:val="en-GB"/>
              </w:rPr>
              <w:t>no</w:t>
            </w:r>
          </w:p>
        </w:tc>
        <w:tc>
          <w:tcPr>
            <w:tcW w:w="567" w:type="dxa"/>
          </w:tcPr>
          <w:p w14:paraId="583AED6F" w14:textId="77777777" w:rsidR="00DC1559" w:rsidRPr="007511E8" w:rsidRDefault="00DC1559">
            <w:pPr>
              <w:jc w:val="center"/>
              <w:rPr>
                <w:sz w:val="18"/>
                <w:szCs w:val="18"/>
                <w:lang w:val="en-GB"/>
              </w:rPr>
            </w:pPr>
          </w:p>
        </w:tc>
        <w:tc>
          <w:tcPr>
            <w:tcW w:w="567" w:type="dxa"/>
          </w:tcPr>
          <w:p w14:paraId="67B3A0DA" w14:textId="77777777" w:rsidR="00DC1559" w:rsidRPr="007511E8" w:rsidRDefault="00DC1559">
            <w:pPr>
              <w:jc w:val="center"/>
              <w:rPr>
                <w:sz w:val="18"/>
                <w:szCs w:val="18"/>
                <w:lang w:val="en-GB"/>
              </w:rPr>
            </w:pPr>
          </w:p>
        </w:tc>
        <w:tc>
          <w:tcPr>
            <w:tcW w:w="567" w:type="dxa"/>
          </w:tcPr>
          <w:p w14:paraId="712EA9C1" w14:textId="77777777" w:rsidR="00DC1559" w:rsidRPr="007511E8" w:rsidRDefault="00DC1559">
            <w:pPr>
              <w:jc w:val="center"/>
              <w:rPr>
                <w:sz w:val="18"/>
                <w:szCs w:val="18"/>
                <w:lang w:val="en-GB"/>
              </w:rPr>
            </w:pPr>
          </w:p>
        </w:tc>
        <w:tc>
          <w:tcPr>
            <w:tcW w:w="567" w:type="dxa"/>
          </w:tcPr>
          <w:p w14:paraId="263333CC" w14:textId="5B0DFB72" w:rsidR="00DC1559" w:rsidRPr="007511E8" w:rsidRDefault="00DC1559">
            <w:pPr>
              <w:jc w:val="center"/>
              <w:rPr>
                <w:sz w:val="18"/>
                <w:szCs w:val="18"/>
                <w:lang w:val="en-GB"/>
              </w:rPr>
            </w:pPr>
            <w:r>
              <w:rPr>
                <w:sz w:val="18"/>
                <w:szCs w:val="18"/>
                <w:lang w:val="en-GB"/>
              </w:rPr>
              <w:t>x</w:t>
            </w:r>
          </w:p>
        </w:tc>
        <w:tc>
          <w:tcPr>
            <w:tcW w:w="567" w:type="dxa"/>
          </w:tcPr>
          <w:p w14:paraId="1556D521" w14:textId="77777777" w:rsidR="00DC1559" w:rsidRDefault="00DC1559">
            <w:pPr>
              <w:jc w:val="center"/>
              <w:rPr>
                <w:sz w:val="18"/>
                <w:szCs w:val="18"/>
                <w:lang w:val="en-GB"/>
              </w:rPr>
            </w:pPr>
          </w:p>
        </w:tc>
      </w:tr>
    </w:tbl>
    <w:p w14:paraId="62ED155D" w14:textId="170B19FD" w:rsidR="00D83E97" w:rsidRPr="007511E8" w:rsidRDefault="00D83E97" w:rsidP="00D83E97">
      <w:pPr>
        <w:pStyle w:val="Beschriftung"/>
        <w:rPr>
          <w:i w:val="0"/>
          <w:color w:val="44546A"/>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2</w:t>
      </w:r>
      <w:r w:rsidRPr="007511E8">
        <w:rPr>
          <w:noProof/>
          <w:lang w:val="en-GB"/>
        </w:rPr>
        <w:fldChar w:fldCharType="end"/>
      </w:r>
      <w:r w:rsidRPr="007511E8">
        <w:rPr>
          <w:lang w:val="en-GB"/>
        </w:rPr>
        <w:t>:</w:t>
      </w:r>
      <w:r w:rsidRPr="007511E8">
        <w:rPr>
          <w:color w:val="44546A"/>
          <w:lang w:val="en-GB"/>
        </w:rPr>
        <w:t xml:space="preserve"> List of organisations participating in the lab.</w:t>
      </w:r>
    </w:p>
    <w:p w14:paraId="3C59800E" w14:textId="5C5ACFD1" w:rsidR="00D83E97" w:rsidRPr="007511E8" w:rsidRDefault="00E07B57" w:rsidP="00D83E97">
      <w:pPr>
        <w:jc w:val="both"/>
        <w:rPr>
          <w:i/>
          <w:iCs/>
          <w:color w:val="156082" w:themeColor="accent1"/>
          <w:lang w:val="en-GB"/>
        </w:rPr>
      </w:pPr>
      <w:r w:rsidRPr="007511E8">
        <w:rPr>
          <w:i/>
          <w:iCs/>
          <w:color w:val="156082" w:themeColor="accent1"/>
          <w:lang w:val="en-GB"/>
        </w:rPr>
        <w:t xml:space="preserve">Note: </w:t>
      </w:r>
      <w:r w:rsidR="00D83E97" w:rsidRPr="007511E8">
        <w:rPr>
          <w:i/>
          <w:iCs/>
          <w:color w:val="156082" w:themeColor="accent1"/>
          <w:lang w:val="en-GB"/>
        </w:rPr>
        <w:t>On the policy makers category</w:t>
      </w:r>
      <w:r w:rsidR="00B50B11">
        <w:rPr>
          <w:i/>
          <w:iCs/>
          <w:color w:val="156082" w:themeColor="accent1"/>
          <w:lang w:val="en-GB"/>
        </w:rPr>
        <w:t>,</w:t>
      </w:r>
      <w:r w:rsidR="00D83E97" w:rsidRPr="007511E8">
        <w:rPr>
          <w:i/>
          <w:iCs/>
          <w:color w:val="156082" w:themeColor="accent1"/>
          <w:lang w:val="en-GB"/>
        </w:rPr>
        <w:t xml:space="preserve"> we defined policy makers any individuals working in public institutions, think tanks, research bodies and other organisations focusing on public policy research, not elected representatives.</w:t>
      </w:r>
      <w:r w:rsidRPr="007511E8">
        <w:rPr>
          <w:i/>
          <w:iCs/>
          <w:color w:val="156082" w:themeColor="accent1"/>
          <w:lang w:val="en-GB"/>
        </w:rPr>
        <w:t xml:space="preserve"> In this sense, also policy experts could be involved in the lab.</w:t>
      </w:r>
    </w:p>
    <w:p w14:paraId="23298D5F" w14:textId="77777777" w:rsidR="007511E8" w:rsidRPr="00B457E0" w:rsidRDefault="007511E8" w:rsidP="00D83E97">
      <w:pPr>
        <w:jc w:val="both"/>
        <w:rPr>
          <w:b/>
          <w:bCs/>
          <w:sz w:val="24"/>
          <w:szCs w:val="24"/>
          <w:lang w:val="en-GB"/>
        </w:rPr>
      </w:pPr>
    </w:p>
    <w:p w14:paraId="0118D5AD" w14:textId="23229B8A" w:rsidR="007B0C85" w:rsidRPr="00B457E0" w:rsidRDefault="00337571" w:rsidP="009B782A">
      <w:pPr>
        <w:pStyle w:val="Listenabsatz"/>
        <w:numPr>
          <w:ilvl w:val="0"/>
          <w:numId w:val="45"/>
        </w:numPr>
        <w:rPr>
          <w:sz w:val="24"/>
          <w:szCs w:val="24"/>
          <w:lang w:val="en-US"/>
        </w:rPr>
      </w:pPr>
      <w:r w:rsidRPr="00B457E0">
        <w:rPr>
          <w:sz w:val="24"/>
          <w:szCs w:val="24"/>
          <w:lang w:val="en-US"/>
        </w:rPr>
        <w:t xml:space="preserve">In terms of gender, the overall participation was balanced </w:t>
      </w:r>
      <w:r w:rsidR="00004CBA" w:rsidRPr="00B457E0">
        <w:rPr>
          <w:sz w:val="24"/>
          <w:szCs w:val="24"/>
          <w:lang w:val="en-US"/>
        </w:rPr>
        <w:t xml:space="preserve">between men and women, but no gender diverse people were present. </w:t>
      </w:r>
      <w:r w:rsidR="00B378F8" w:rsidRPr="00B457E0">
        <w:rPr>
          <w:sz w:val="24"/>
          <w:szCs w:val="24"/>
          <w:lang w:val="en-US"/>
        </w:rPr>
        <w:t xml:space="preserve">In terms of the dynamics, especially </w:t>
      </w:r>
      <w:r w:rsidR="00295B26" w:rsidRPr="00B457E0">
        <w:rPr>
          <w:sz w:val="24"/>
          <w:szCs w:val="24"/>
          <w:lang w:val="en-US"/>
        </w:rPr>
        <w:t>two older men</w:t>
      </w:r>
      <w:r w:rsidR="00146C32" w:rsidRPr="00B457E0">
        <w:rPr>
          <w:sz w:val="24"/>
          <w:szCs w:val="24"/>
          <w:lang w:val="en-US"/>
        </w:rPr>
        <w:t xml:space="preserve">, one in presence and one online, needed to be reminded of </w:t>
      </w:r>
      <w:r w:rsidR="007933AB" w:rsidRPr="00B457E0">
        <w:rPr>
          <w:sz w:val="24"/>
          <w:szCs w:val="24"/>
          <w:lang w:val="en-US"/>
        </w:rPr>
        <w:t>not taking to</w:t>
      </w:r>
      <w:r w:rsidR="006E3D71">
        <w:rPr>
          <w:sz w:val="24"/>
          <w:szCs w:val="24"/>
          <w:lang w:val="en-US"/>
        </w:rPr>
        <w:t>o</w:t>
      </w:r>
      <w:r w:rsidR="007933AB" w:rsidRPr="00B457E0">
        <w:rPr>
          <w:sz w:val="24"/>
          <w:szCs w:val="24"/>
          <w:lang w:val="en-US"/>
        </w:rPr>
        <w:t xml:space="preserve"> much space through talking very long and often.</w:t>
      </w:r>
      <w:r w:rsidR="007D64B7" w:rsidRPr="00B457E0">
        <w:rPr>
          <w:sz w:val="24"/>
          <w:szCs w:val="24"/>
          <w:lang w:val="en-US"/>
        </w:rPr>
        <w:t xml:space="preserve"> However, overall participants all were engaging actively, letting each other finish their sentences and </w:t>
      </w:r>
      <w:r w:rsidR="0017238E" w:rsidRPr="00B457E0">
        <w:rPr>
          <w:sz w:val="24"/>
          <w:szCs w:val="24"/>
          <w:lang w:val="en-US"/>
        </w:rPr>
        <w:t>listening and responding to each other’s inputs/ideas/opinions.</w:t>
      </w:r>
    </w:p>
    <w:p w14:paraId="6A7767F9" w14:textId="4E6CBE60" w:rsidR="00A738BF" w:rsidRDefault="00F263BF" w:rsidP="009B782A">
      <w:pPr>
        <w:pStyle w:val="Listenabsatz"/>
        <w:numPr>
          <w:ilvl w:val="0"/>
          <w:numId w:val="45"/>
        </w:numPr>
        <w:rPr>
          <w:sz w:val="24"/>
          <w:szCs w:val="24"/>
          <w:lang w:val="en-US"/>
        </w:rPr>
      </w:pPr>
      <w:r w:rsidRPr="00B457E0">
        <w:rPr>
          <w:sz w:val="24"/>
          <w:szCs w:val="24"/>
          <w:lang w:val="en-US"/>
        </w:rPr>
        <w:t>Since the 2. In presence workshop took place with only 3 organisations, there was no gender balance, but only 3 men attending.</w:t>
      </w:r>
    </w:p>
    <w:p w14:paraId="5A77F592" w14:textId="71F8AE4E" w:rsidR="00D7452B" w:rsidRPr="00B457E0" w:rsidRDefault="00D7452B" w:rsidP="009B782A">
      <w:pPr>
        <w:pStyle w:val="Listenabsatz"/>
        <w:numPr>
          <w:ilvl w:val="0"/>
          <w:numId w:val="45"/>
        </w:numPr>
        <w:rPr>
          <w:sz w:val="24"/>
          <w:szCs w:val="24"/>
          <w:lang w:val="en-US"/>
        </w:rPr>
      </w:pPr>
      <w:r>
        <w:rPr>
          <w:sz w:val="24"/>
          <w:szCs w:val="24"/>
          <w:lang w:val="en-US"/>
        </w:rPr>
        <w:t xml:space="preserve">During the 1. and 5. Lab the energy sector group was </w:t>
      </w:r>
      <w:r w:rsidR="00F07D40">
        <w:rPr>
          <w:sz w:val="24"/>
          <w:szCs w:val="24"/>
          <w:lang w:val="en-US"/>
        </w:rPr>
        <w:t>only attended by men.</w:t>
      </w:r>
    </w:p>
    <w:p w14:paraId="7813E308" w14:textId="2948A9E1" w:rsidR="00A738BF" w:rsidRPr="009C5916" w:rsidRDefault="002847A4" w:rsidP="009B782A">
      <w:pPr>
        <w:pStyle w:val="Listenabsatz"/>
        <w:numPr>
          <w:ilvl w:val="0"/>
          <w:numId w:val="45"/>
        </w:numPr>
        <w:rPr>
          <w:sz w:val="24"/>
          <w:szCs w:val="24"/>
          <w:highlight w:val="yellow"/>
          <w:lang w:val="en-US"/>
        </w:rPr>
      </w:pPr>
      <w:r w:rsidRPr="00B457E0">
        <w:rPr>
          <w:sz w:val="24"/>
          <w:szCs w:val="24"/>
          <w:lang w:val="en-US"/>
        </w:rPr>
        <w:t xml:space="preserve">There was </w:t>
      </w:r>
      <w:r w:rsidRPr="009C5916">
        <w:rPr>
          <w:sz w:val="24"/>
          <w:szCs w:val="24"/>
          <w:highlight w:val="yellow"/>
          <w:lang w:val="en-US"/>
        </w:rPr>
        <w:t xml:space="preserve">however a discrepancy between </w:t>
      </w:r>
      <w:r w:rsidR="000E46D7" w:rsidRPr="009C5916">
        <w:rPr>
          <w:sz w:val="24"/>
          <w:szCs w:val="24"/>
          <w:highlight w:val="yellow"/>
          <w:lang w:val="en-US"/>
        </w:rPr>
        <w:t xml:space="preserve"> geographical scope, since we were not successful in inviting national experts to the in-presence sessions</w:t>
      </w:r>
      <w:r w:rsidR="00A71A0E" w:rsidRPr="009C5916">
        <w:rPr>
          <w:sz w:val="24"/>
          <w:szCs w:val="24"/>
          <w:highlight w:val="yellow"/>
          <w:lang w:val="en-US"/>
        </w:rPr>
        <w:t xml:space="preserve"> and mainly local and regionally active </w:t>
      </w:r>
      <w:r w:rsidR="009F3FC9" w:rsidRPr="009C5916">
        <w:rPr>
          <w:sz w:val="24"/>
          <w:szCs w:val="24"/>
          <w:highlight w:val="yellow"/>
          <w:lang w:val="en-US"/>
        </w:rPr>
        <w:t>organizations</w:t>
      </w:r>
      <w:r w:rsidR="00A71A0E" w:rsidRPr="009C5916">
        <w:rPr>
          <w:sz w:val="24"/>
          <w:szCs w:val="24"/>
          <w:highlight w:val="yellow"/>
          <w:lang w:val="en-US"/>
        </w:rPr>
        <w:t xml:space="preserve"> attended. </w:t>
      </w:r>
    </w:p>
    <w:p w14:paraId="6F6C5D8A" w14:textId="581A4A0E" w:rsidR="002847A4" w:rsidRPr="00B457E0" w:rsidRDefault="00A71A0E" w:rsidP="009B782A">
      <w:pPr>
        <w:pStyle w:val="Listenabsatz"/>
        <w:numPr>
          <w:ilvl w:val="0"/>
          <w:numId w:val="45"/>
        </w:numPr>
        <w:rPr>
          <w:sz w:val="24"/>
          <w:szCs w:val="24"/>
          <w:lang w:val="en-US"/>
        </w:rPr>
      </w:pPr>
      <w:r w:rsidRPr="00B457E0">
        <w:rPr>
          <w:sz w:val="24"/>
          <w:szCs w:val="24"/>
          <w:lang w:val="en-US"/>
        </w:rPr>
        <w:lastRenderedPageBreak/>
        <w:t xml:space="preserve">Further, all actors were </w:t>
      </w:r>
      <w:r w:rsidR="00723659" w:rsidRPr="00B457E0">
        <w:rPr>
          <w:sz w:val="24"/>
          <w:szCs w:val="24"/>
          <w:lang w:val="en-US"/>
        </w:rPr>
        <w:t>working more closely with urban realities</w:t>
      </w:r>
      <w:r w:rsidR="0096398D" w:rsidRPr="00B457E0">
        <w:rPr>
          <w:sz w:val="24"/>
          <w:szCs w:val="24"/>
          <w:lang w:val="en-US"/>
        </w:rPr>
        <w:t xml:space="preserve">, which is mostly </w:t>
      </w:r>
      <w:r w:rsidR="00FD00CB" w:rsidRPr="00B457E0">
        <w:rPr>
          <w:sz w:val="24"/>
          <w:szCs w:val="24"/>
          <w:lang w:val="en-US"/>
        </w:rPr>
        <w:t xml:space="preserve">connected to </w:t>
      </w:r>
      <w:r w:rsidR="003920C8" w:rsidRPr="00B457E0">
        <w:rPr>
          <w:sz w:val="24"/>
          <w:szCs w:val="24"/>
          <w:lang w:val="en-US"/>
        </w:rPr>
        <w:t xml:space="preserve">the sectors </w:t>
      </w:r>
      <w:r w:rsidR="00A07F9D" w:rsidRPr="00B457E0">
        <w:rPr>
          <w:sz w:val="24"/>
          <w:szCs w:val="24"/>
          <w:lang w:val="en-US"/>
        </w:rPr>
        <w:t>focus being much more discussed for urban centers</w:t>
      </w:r>
      <w:r w:rsidR="00277E08" w:rsidRPr="00B457E0">
        <w:rPr>
          <w:sz w:val="24"/>
          <w:szCs w:val="24"/>
          <w:lang w:val="en-US"/>
        </w:rPr>
        <w:t>- especially when concentrating on ownership versus tenancy as one mayor line of inequality.</w:t>
      </w:r>
    </w:p>
    <w:p w14:paraId="707F99DB" w14:textId="483CF5E6" w:rsidR="00AE101D" w:rsidRDefault="002D403E" w:rsidP="009B782A">
      <w:pPr>
        <w:pStyle w:val="Listenabsatz"/>
        <w:numPr>
          <w:ilvl w:val="0"/>
          <w:numId w:val="45"/>
        </w:numPr>
        <w:rPr>
          <w:sz w:val="24"/>
          <w:szCs w:val="24"/>
          <w:lang w:val="en-US"/>
        </w:rPr>
      </w:pPr>
      <w:r w:rsidRPr="00B457E0">
        <w:rPr>
          <w:sz w:val="24"/>
          <w:szCs w:val="24"/>
          <w:lang w:val="en-US"/>
        </w:rPr>
        <w:t xml:space="preserve">Another discrepancy was the </w:t>
      </w:r>
      <w:r w:rsidR="002229D9" w:rsidRPr="00B457E0">
        <w:rPr>
          <w:sz w:val="24"/>
          <w:szCs w:val="24"/>
          <w:lang w:val="en-US"/>
        </w:rPr>
        <w:t xml:space="preserve">assumption that </w:t>
      </w:r>
      <w:r w:rsidR="00984D81" w:rsidRPr="00B457E0">
        <w:rPr>
          <w:sz w:val="24"/>
          <w:szCs w:val="24"/>
          <w:lang w:val="en-US"/>
        </w:rPr>
        <w:t>representatives of structurally disadvantaged groups would have time and/or interest for this kind of voluntary exchange. Only a few people could be recruited, mostly with knowledge on specific angles of the sectoral policies, but no</w:t>
      </w:r>
      <w:r w:rsidR="004C556C" w:rsidRPr="00B457E0">
        <w:rPr>
          <w:sz w:val="24"/>
          <w:szCs w:val="24"/>
          <w:lang w:val="en-US"/>
        </w:rPr>
        <w:t>t the</w:t>
      </w:r>
      <w:r w:rsidR="00984D81" w:rsidRPr="00B457E0">
        <w:rPr>
          <w:sz w:val="24"/>
          <w:szCs w:val="24"/>
          <w:lang w:val="en-US"/>
        </w:rPr>
        <w:t xml:space="preserve"> over</w:t>
      </w:r>
      <w:r w:rsidR="007D46E9" w:rsidRPr="00B457E0">
        <w:rPr>
          <w:sz w:val="24"/>
          <w:szCs w:val="24"/>
          <w:lang w:val="en-US"/>
        </w:rPr>
        <w:t>view</w:t>
      </w:r>
      <w:r w:rsidR="004C556C" w:rsidRPr="00B457E0">
        <w:rPr>
          <w:sz w:val="24"/>
          <w:szCs w:val="24"/>
          <w:lang w:val="en-US"/>
        </w:rPr>
        <w:t xml:space="preserve"> necessary to discuss policies in depth.</w:t>
      </w:r>
    </w:p>
    <w:p w14:paraId="7D119FEA" w14:textId="404AB65C" w:rsidR="00B33AD9" w:rsidRPr="00B457E0" w:rsidRDefault="00B33AD9" w:rsidP="009B782A">
      <w:pPr>
        <w:pStyle w:val="Listenabsatz"/>
        <w:numPr>
          <w:ilvl w:val="0"/>
          <w:numId w:val="45"/>
        </w:numPr>
        <w:rPr>
          <w:sz w:val="24"/>
          <w:szCs w:val="24"/>
          <w:lang w:val="en-US"/>
        </w:rPr>
      </w:pPr>
      <w:r>
        <w:rPr>
          <w:sz w:val="24"/>
          <w:szCs w:val="24"/>
          <w:lang w:val="en-US"/>
        </w:rPr>
        <w:t xml:space="preserve">In terms of expertise on the energy and housing sector, it was </w:t>
      </w:r>
      <w:r w:rsidR="007E696B">
        <w:rPr>
          <w:sz w:val="24"/>
          <w:szCs w:val="24"/>
          <w:lang w:val="en-US"/>
        </w:rPr>
        <w:t xml:space="preserve">easier to discuss housing issues than energy topics with participants and it was generally difficult to distinguish </w:t>
      </w:r>
      <w:r w:rsidR="00E74BF4">
        <w:rPr>
          <w:sz w:val="24"/>
          <w:szCs w:val="24"/>
          <w:lang w:val="en-US"/>
        </w:rPr>
        <w:t>both sectors since vulnerability of consumers are often aligned.</w:t>
      </w:r>
      <w:r w:rsidR="00DC1559">
        <w:rPr>
          <w:sz w:val="24"/>
          <w:szCs w:val="24"/>
          <w:lang w:val="en-US"/>
        </w:rPr>
        <w:t xml:space="preserve"> </w:t>
      </w:r>
    </w:p>
    <w:p w14:paraId="53640CF5" w14:textId="77777777" w:rsidR="00277E08" w:rsidRDefault="00277E08" w:rsidP="002847A4">
      <w:pPr>
        <w:rPr>
          <w:sz w:val="18"/>
          <w:szCs w:val="18"/>
          <w:lang w:val="en-US"/>
        </w:rPr>
      </w:pPr>
    </w:p>
    <w:p w14:paraId="616FEA72" w14:textId="234DFCC1" w:rsidR="00277E08" w:rsidRPr="00337571" w:rsidRDefault="00277E08" w:rsidP="002847A4">
      <w:pPr>
        <w:rPr>
          <w:lang w:val="en-US"/>
        </w:rPr>
        <w:sectPr w:rsidR="00277E08" w:rsidRPr="00337571" w:rsidSect="00D83E97">
          <w:pgSz w:w="16838" w:h="11906" w:orient="landscape"/>
          <w:pgMar w:top="1196" w:right="1417" w:bottom="1260" w:left="1417" w:header="708" w:footer="708" w:gutter="0"/>
          <w:cols w:space="720"/>
          <w:titlePg/>
          <w:docGrid w:linePitch="299"/>
        </w:sectPr>
      </w:pPr>
    </w:p>
    <w:p w14:paraId="39064E35" w14:textId="77777777" w:rsidR="007511E8" w:rsidRPr="007511E8" w:rsidRDefault="007511E8" w:rsidP="007511E8">
      <w:pPr>
        <w:jc w:val="both"/>
        <w:rPr>
          <w:lang w:val="en-GB"/>
        </w:rPr>
      </w:pPr>
      <w:r w:rsidRPr="007511E8">
        <w:rPr>
          <w:b/>
          <w:bCs/>
          <w:lang w:val="en-GB"/>
        </w:rPr>
        <w:lastRenderedPageBreak/>
        <w:t>S</w:t>
      </w:r>
      <w:r w:rsidRPr="007511E8">
        <w:rPr>
          <w:b/>
          <w:lang w:val="en-GB"/>
        </w:rPr>
        <w:t>ectoral focus</w:t>
      </w:r>
    </w:p>
    <w:p w14:paraId="41F32331" w14:textId="77777777" w:rsidR="007511E8" w:rsidRPr="007511E8" w:rsidRDefault="007511E8" w:rsidP="177611C2">
      <w:pPr>
        <w:jc w:val="both"/>
        <w:rPr>
          <w:i/>
          <w:iCs/>
          <w:lang w:val="en-GB"/>
        </w:rPr>
      </w:pPr>
      <w:r w:rsidRPr="177611C2">
        <w:rPr>
          <w:i/>
          <w:iCs/>
          <w:lang w:val="en-GB"/>
        </w:rPr>
        <w:t>Please provide details on how you addressed the sectoral focus throughout the sessions, how many sector-oriented subgroups were formed in each session, and detail the organisations taking part in each thematic subgroup:</w:t>
      </w:r>
    </w:p>
    <w:p w14:paraId="4AFA17FF" w14:textId="6330C012" w:rsidR="2C2B839F" w:rsidRDefault="0579FABA" w:rsidP="6663C912">
      <w:pPr>
        <w:jc w:val="both"/>
        <w:rPr>
          <w:lang w:val="en-GB"/>
        </w:rPr>
      </w:pPr>
      <w:r w:rsidRPr="177611C2">
        <w:rPr>
          <w:lang w:val="en-GB"/>
        </w:rPr>
        <w:t xml:space="preserve">Besides </w:t>
      </w:r>
      <w:r w:rsidR="126C8E0B" w:rsidRPr="177611C2">
        <w:rPr>
          <w:lang w:val="en-GB"/>
        </w:rPr>
        <w:t xml:space="preserve">the second in-presence lab, all sessions </w:t>
      </w:r>
      <w:r w:rsidR="38B01BFF" w:rsidRPr="177611C2">
        <w:rPr>
          <w:lang w:val="en-GB"/>
        </w:rPr>
        <w:t>involved separating the participants into two group</w:t>
      </w:r>
      <w:r w:rsidR="387614D5" w:rsidRPr="177611C2">
        <w:rPr>
          <w:lang w:val="en-GB"/>
        </w:rPr>
        <w:t>s</w:t>
      </w:r>
      <w:r w:rsidR="38B01BFF" w:rsidRPr="177611C2">
        <w:rPr>
          <w:lang w:val="en-GB"/>
        </w:rPr>
        <w:t xml:space="preserve">, one working on the energy sector, one on the housing sector. Due to the relatively small number of participants, </w:t>
      </w:r>
      <w:r w:rsidR="5E67CE2B" w:rsidRPr="177611C2">
        <w:rPr>
          <w:lang w:val="en-GB"/>
        </w:rPr>
        <w:t xml:space="preserve">only two subgroups were formed. </w:t>
      </w:r>
      <w:r w:rsidR="4E64D6CC" w:rsidRPr="177611C2">
        <w:rPr>
          <w:lang w:val="en-GB"/>
        </w:rPr>
        <w:t>The participants had been invited based on their expertise, either working on climate, energy or housing topics or representing groups in vulnerable situations/DGs.</w:t>
      </w:r>
    </w:p>
    <w:p w14:paraId="6F8EF4A1" w14:textId="16F22E86" w:rsidR="007511E8" w:rsidRDefault="007511E8" w:rsidP="6663C912">
      <w:pPr>
        <w:pBdr>
          <w:top w:val="nil"/>
          <w:left w:val="nil"/>
          <w:bottom w:val="nil"/>
          <w:right w:val="nil"/>
          <w:between w:val="nil"/>
        </w:pBdr>
        <w:jc w:val="both"/>
        <w:rPr>
          <w:b/>
          <w:bCs/>
          <w:color w:val="000000" w:themeColor="text1"/>
          <w:lang w:val="en-GB"/>
        </w:rPr>
      </w:pPr>
      <w:r w:rsidRPr="6663C912">
        <w:rPr>
          <w:b/>
          <w:bCs/>
          <w:color w:val="000000" w:themeColor="text1"/>
          <w:lang w:val="en-GB"/>
        </w:rPr>
        <w:t>First online sessio</w:t>
      </w:r>
      <w:r w:rsidR="23771BCE" w:rsidRPr="6663C912">
        <w:rPr>
          <w:b/>
          <w:bCs/>
          <w:color w:val="000000" w:themeColor="text1"/>
          <w:lang w:val="en-GB"/>
        </w:rPr>
        <w:t>n</w:t>
      </w:r>
    </w:p>
    <w:p w14:paraId="55C3D5A8" w14:textId="77777777" w:rsidR="007511E8" w:rsidRDefault="007511E8" w:rsidP="00E05EF8">
      <w:pPr>
        <w:numPr>
          <w:ilvl w:val="0"/>
          <w:numId w:val="4"/>
        </w:numPr>
        <w:pBdr>
          <w:top w:val="nil"/>
          <w:left w:val="nil"/>
          <w:bottom w:val="nil"/>
          <w:right w:val="nil"/>
          <w:between w:val="nil"/>
        </w:pBdr>
        <w:spacing w:after="0"/>
        <w:jc w:val="both"/>
        <w:rPr>
          <w:color w:val="000000"/>
          <w:lang w:val="en-GB"/>
        </w:rPr>
      </w:pPr>
      <w:r w:rsidRPr="007511E8">
        <w:rPr>
          <w:color w:val="000000"/>
          <w:lang w:val="en-GB"/>
        </w:rPr>
        <w:t>List of organisations working in energy</w:t>
      </w:r>
    </w:p>
    <w:p w14:paraId="7142902B" w14:textId="2ECCADD6" w:rsidR="007B09F7" w:rsidRDefault="007B09F7" w:rsidP="00E05EF8">
      <w:pPr>
        <w:numPr>
          <w:ilvl w:val="1"/>
          <w:numId w:val="4"/>
        </w:numPr>
        <w:pBdr>
          <w:top w:val="nil"/>
          <w:left w:val="nil"/>
          <w:bottom w:val="nil"/>
          <w:right w:val="nil"/>
          <w:between w:val="nil"/>
        </w:pBdr>
        <w:spacing w:after="0"/>
        <w:jc w:val="both"/>
        <w:rPr>
          <w:color w:val="000000"/>
          <w:lang w:val="en-GB"/>
        </w:rPr>
      </w:pPr>
      <w:r w:rsidRPr="177611C2">
        <w:rPr>
          <w:color w:val="000000" w:themeColor="text1"/>
          <w:lang w:val="en-GB"/>
        </w:rPr>
        <w:t>Caritas Stromsparcheck</w:t>
      </w:r>
      <w:r w:rsidR="5A406A84" w:rsidRPr="177611C2">
        <w:rPr>
          <w:color w:val="000000" w:themeColor="text1"/>
          <w:lang w:val="en-GB"/>
        </w:rPr>
        <w:t xml:space="preserve"> (organisation working on consumer rights in regard to electricity)</w:t>
      </w:r>
    </w:p>
    <w:p w14:paraId="09C0C320" w14:textId="4826A98A" w:rsidR="007B09F7" w:rsidRPr="007511E8" w:rsidRDefault="007B09F7" w:rsidP="00E05EF8">
      <w:pPr>
        <w:numPr>
          <w:ilvl w:val="1"/>
          <w:numId w:val="4"/>
        </w:numPr>
        <w:pBdr>
          <w:top w:val="nil"/>
          <w:left w:val="nil"/>
          <w:bottom w:val="nil"/>
          <w:right w:val="nil"/>
          <w:between w:val="nil"/>
        </w:pBdr>
        <w:spacing w:after="0"/>
        <w:jc w:val="both"/>
        <w:rPr>
          <w:color w:val="000000"/>
          <w:lang w:val="en-GB"/>
        </w:rPr>
      </w:pPr>
      <w:r w:rsidRPr="177611C2">
        <w:rPr>
          <w:color w:val="000000" w:themeColor="text1"/>
          <w:lang w:val="en-GB"/>
        </w:rPr>
        <w:t>Epico GmbH</w:t>
      </w:r>
      <w:r w:rsidR="13DC61EB" w:rsidRPr="177611C2">
        <w:rPr>
          <w:color w:val="000000" w:themeColor="text1"/>
          <w:lang w:val="en-GB"/>
        </w:rPr>
        <w:t xml:space="preserve"> (Energy and Climate Policy and Innovation Council)</w:t>
      </w:r>
    </w:p>
    <w:p w14:paraId="54E866BF" w14:textId="6313DF86" w:rsidR="007511E8" w:rsidRDefault="007511E8" w:rsidP="00E05EF8">
      <w:pPr>
        <w:numPr>
          <w:ilvl w:val="0"/>
          <w:numId w:val="4"/>
        </w:numPr>
        <w:pBdr>
          <w:top w:val="nil"/>
          <w:left w:val="nil"/>
          <w:bottom w:val="nil"/>
          <w:right w:val="nil"/>
          <w:between w:val="nil"/>
        </w:pBdr>
        <w:jc w:val="both"/>
        <w:rPr>
          <w:color w:val="000000"/>
          <w:lang w:val="en-GB"/>
        </w:rPr>
      </w:pPr>
      <w:r w:rsidRPr="007511E8">
        <w:rPr>
          <w:color w:val="000000"/>
          <w:lang w:val="en-GB"/>
        </w:rPr>
        <w:t xml:space="preserve">List of organisations working in housing </w:t>
      </w:r>
    </w:p>
    <w:p w14:paraId="2EA3CF3A" w14:textId="39BE5B6B" w:rsidR="007B09F7" w:rsidRDefault="00C32436" w:rsidP="00E05EF8">
      <w:pPr>
        <w:numPr>
          <w:ilvl w:val="1"/>
          <w:numId w:val="4"/>
        </w:numPr>
        <w:pBdr>
          <w:top w:val="nil"/>
          <w:left w:val="nil"/>
          <w:bottom w:val="nil"/>
          <w:right w:val="nil"/>
          <w:between w:val="nil"/>
        </w:pBdr>
        <w:spacing w:after="0" w:line="240" w:lineRule="auto"/>
        <w:jc w:val="both"/>
        <w:rPr>
          <w:color w:val="000000"/>
          <w:lang w:val="en-GB"/>
        </w:rPr>
      </w:pPr>
      <w:r w:rsidRPr="177611C2">
        <w:rPr>
          <w:color w:val="000000" w:themeColor="text1"/>
          <w:lang w:val="en-GB"/>
        </w:rPr>
        <w:t>Klima</w:t>
      </w:r>
      <w:r w:rsidR="3DBEEE83" w:rsidRPr="177611C2">
        <w:rPr>
          <w:color w:val="000000" w:themeColor="text1"/>
          <w:lang w:val="en-GB"/>
        </w:rPr>
        <w:t>-A</w:t>
      </w:r>
      <w:r w:rsidRPr="177611C2">
        <w:rPr>
          <w:color w:val="000000" w:themeColor="text1"/>
          <w:lang w:val="en-GB"/>
        </w:rPr>
        <w:t>llianz</w:t>
      </w:r>
      <w:r w:rsidR="072AFBBA" w:rsidRPr="177611C2">
        <w:rPr>
          <w:color w:val="000000" w:themeColor="text1"/>
          <w:lang w:val="en-GB"/>
        </w:rPr>
        <w:t xml:space="preserve"> (umbrella association </w:t>
      </w:r>
      <w:r w:rsidR="008B19AC">
        <w:rPr>
          <w:color w:val="000000" w:themeColor="text1"/>
          <w:lang w:val="en-GB"/>
        </w:rPr>
        <w:t>of</w:t>
      </w:r>
      <w:r w:rsidR="072AFBBA" w:rsidRPr="177611C2">
        <w:rPr>
          <w:color w:val="000000" w:themeColor="text1"/>
          <w:lang w:val="en-GB"/>
        </w:rPr>
        <w:t xml:space="preserve"> climate and environmental organisations)</w:t>
      </w:r>
    </w:p>
    <w:p w14:paraId="5669E44C" w14:textId="56C5DC5B" w:rsidR="00C32436" w:rsidRPr="007511E8" w:rsidRDefault="72DBE426" w:rsidP="00E05EF8">
      <w:pPr>
        <w:numPr>
          <w:ilvl w:val="1"/>
          <w:numId w:val="4"/>
        </w:numPr>
        <w:pBdr>
          <w:top w:val="nil"/>
          <w:left w:val="nil"/>
          <w:bottom w:val="nil"/>
          <w:right w:val="nil"/>
          <w:between w:val="nil"/>
        </w:pBdr>
        <w:spacing w:after="0" w:line="240" w:lineRule="auto"/>
        <w:jc w:val="both"/>
        <w:rPr>
          <w:rFonts w:ascii="Arial" w:eastAsia="Arial" w:hAnsi="Arial" w:cs="Arial"/>
          <w:color w:val="1F1F1F"/>
          <w:sz w:val="21"/>
          <w:szCs w:val="21"/>
          <w:lang w:val="en-GB"/>
        </w:rPr>
      </w:pPr>
      <w:r w:rsidRPr="177611C2">
        <w:rPr>
          <w:color w:val="000000" w:themeColor="text1"/>
          <w:lang w:val="en-GB"/>
        </w:rPr>
        <w:t>Öko-Institut</w:t>
      </w:r>
      <w:r w:rsidR="320C9FC0" w:rsidRPr="177611C2">
        <w:rPr>
          <w:color w:val="000000" w:themeColor="text1"/>
          <w:lang w:val="en-GB"/>
        </w:rPr>
        <w:t xml:space="preserve"> (non-profit, private-sector environmental research institute) </w:t>
      </w:r>
    </w:p>
    <w:p w14:paraId="0EDAFE5E" w14:textId="30A45294" w:rsidR="177611C2" w:rsidRDefault="177611C2" w:rsidP="177611C2">
      <w:pPr>
        <w:pBdr>
          <w:top w:val="nil"/>
          <w:left w:val="nil"/>
          <w:bottom w:val="nil"/>
          <w:right w:val="nil"/>
          <w:between w:val="nil"/>
        </w:pBdr>
        <w:spacing w:after="0" w:line="240" w:lineRule="auto"/>
        <w:ind w:left="1440"/>
        <w:jc w:val="both"/>
        <w:rPr>
          <w:color w:val="000000" w:themeColor="text1"/>
          <w:lang w:val="en-GB"/>
        </w:rPr>
      </w:pPr>
    </w:p>
    <w:p w14:paraId="72BA899F" w14:textId="77777777" w:rsidR="007511E8" w:rsidRPr="007511E8" w:rsidRDefault="007511E8" w:rsidP="007511E8">
      <w:pPr>
        <w:pBdr>
          <w:top w:val="nil"/>
          <w:left w:val="nil"/>
          <w:bottom w:val="nil"/>
          <w:right w:val="nil"/>
          <w:between w:val="nil"/>
        </w:pBdr>
        <w:jc w:val="both"/>
        <w:rPr>
          <w:b/>
          <w:bCs/>
          <w:color w:val="000000"/>
          <w:lang w:val="en-GB"/>
        </w:rPr>
      </w:pPr>
      <w:r w:rsidRPr="177611C2">
        <w:rPr>
          <w:b/>
          <w:bCs/>
          <w:color w:val="000000" w:themeColor="text1"/>
          <w:lang w:val="en-GB"/>
        </w:rPr>
        <w:t>Second in-presence lab</w:t>
      </w:r>
    </w:p>
    <w:p w14:paraId="0F9F2CCE" w14:textId="4C4A3BAB" w:rsidR="6F715AF7" w:rsidRDefault="6F715AF7" w:rsidP="177611C2">
      <w:pPr>
        <w:pBdr>
          <w:top w:val="nil"/>
          <w:left w:val="nil"/>
          <w:bottom w:val="nil"/>
          <w:right w:val="nil"/>
          <w:between w:val="nil"/>
        </w:pBdr>
        <w:jc w:val="both"/>
        <w:rPr>
          <w:color w:val="000000" w:themeColor="text1"/>
          <w:lang w:val="en-GB"/>
        </w:rPr>
      </w:pPr>
      <w:r w:rsidRPr="177611C2">
        <w:rPr>
          <w:color w:val="000000" w:themeColor="text1"/>
          <w:lang w:val="en-GB"/>
        </w:rPr>
        <w:t>During this</w:t>
      </w:r>
      <w:r w:rsidR="0BD5648E" w:rsidRPr="177611C2">
        <w:rPr>
          <w:color w:val="000000" w:themeColor="text1"/>
          <w:lang w:val="en-GB"/>
        </w:rPr>
        <w:t xml:space="preserve"> session, only three participants joined. In consequence, WECF</w:t>
      </w:r>
      <w:r w:rsidR="00C23E8B">
        <w:rPr>
          <w:color w:val="000000" w:themeColor="text1"/>
          <w:lang w:val="en-GB"/>
        </w:rPr>
        <w:t xml:space="preserve">, </w:t>
      </w:r>
      <w:r w:rsidR="00FE691A">
        <w:rPr>
          <w:color w:val="000000" w:themeColor="text1"/>
          <w:lang w:val="en-GB"/>
        </w:rPr>
        <w:t>in consultation with SV,</w:t>
      </w:r>
      <w:r w:rsidR="0BD5648E" w:rsidRPr="177611C2">
        <w:rPr>
          <w:color w:val="000000" w:themeColor="text1"/>
          <w:lang w:val="en-GB"/>
        </w:rPr>
        <w:t xml:space="preserve"> decided to focus on housing since the experts were representatives of the housing sector and two of them had already joined the first in-presence session. </w:t>
      </w:r>
      <w:r w:rsidR="712CE010" w:rsidRPr="177611C2">
        <w:rPr>
          <w:color w:val="000000" w:themeColor="text1"/>
          <w:lang w:val="en-GB"/>
        </w:rPr>
        <w:t xml:space="preserve">For more information on the experts, you can also have a look at the first report. </w:t>
      </w:r>
    </w:p>
    <w:p w14:paraId="6F31C7E9" w14:textId="4731C492" w:rsidR="007511E8" w:rsidRDefault="007511E8" w:rsidP="00E05EF8">
      <w:pPr>
        <w:numPr>
          <w:ilvl w:val="0"/>
          <w:numId w:val="4"/>
        </w:numPr>
        <w:pBdr>
          <w:top w:val="nil"/>
          <w:left w:val="nil"/>
          <w:bottom w:val="nil"/>
          <w:right w:val="nil"/>
          <w:between w:val="nil"/>
        </w:pBdr>
        <w:jc w:val="both"/>
        <w:rPr>
          <w:color w:val="000000"/>
          <w:lang w:val="en-GB"/>
        </w:rPr>
      </w:pPr>
      <w:r w:rsidRPr="007511E8">
        <w:rPr>
          <w:color w:val="000000"/>
          <w:lang w:val="en-GB"/>
        </w:rPr>
        <w:t>List of organisations working in housing</w:t>
      </w:r>
    </w:p>
    <w:p w14:paraId="06C074F0" w14:textId="65CBC33C" w:rsidR="007B09F7" w:rsidRPr="00B50B11" w:rsidRDefault="007B09F7" w:rsidP="00E05EF8">
      <w:pPr>
        <w:numPr>
          <w:ilvl w:val="1"/>
          <w:numId w:val="4"/>
        </w:numPr>
        <w:pBdr>
          <w:top w:val="nil"/>
          <w:left w:val="nil"/>
          <w:bottom w:val="nil"/>
          <w:right w:val="nil"/>
          <w:between w:val="nil"/>
        </w:pBdr>
        <w:spacing w:after="0" w:line="240" w:lineRule="auto"/>
        <w:ind w:left="1434" w:hanging="357"/>
        <w:jc w:val="both"/>
        <w:rPr>
          <w:color w:val="000000"/>
          <w:lang w:val="en-US"/>
        </w:rPr>
      </w:pPr>
      <w:r w:rsidRPr="00B50B11">
        <w:rPr>
          <w:color w:val="000000" w:themeColor="text1"/>
          <w:lang w:val="en-US"/>
        </w:rPr>
        <w:t>Münchner Wohnen GmbH</w:t>
      </w:r>
      <w:r w:rsidR="646BC7D7" w:rsidRPr="00B50B11">
        <w:rPr>
          <w:color w:val="000000" w:themeColor="text1"/>
          <w:lang w:val="en-US"/>
        </w:rPr>
        <w:t xml:space="preserve"> </w:t>
      </w:r>
      <w:r w:rsidR="6A694A72" w:rsidRPr="00B50B11">
        <w:rPr>
          <w:color w:val="000000" w:themeColor="text1"/>
          <w:lang w:val="en-US"/>
        </w:rPr>
        <w:t>(municipal housing association)</w:t>
      </w:r>
    </w:p>
    <w:p w14:paraId="4F258472" w14:textId="74756326" w:rsidR="007B09F7" w:rsidRDefault="00C32436" w:rsidP="00E05EF8">
      <w:pPr>
        <w:numPr>
          <w:ilvl w:val="1"/>
          <w:numId w:val="4"/>
        </w:numPr>
        <w:pBdr>
          <w:top w:val="nil"/>
          <w:left w:val="nil"/>
          <w:bottom w:val="nil"/>
          <w:right w:val="nil"/>
          <w:between w:val="nil"/>
        </w:pBdr>
        <w:spacing w:after="0" w:line="240" w:lineRule="auto"/>
        <w:ind w:left="1434" w:hanging="357"/>
        <w:jc w:val="both"/>
        <w:rPr>
          <w:color w:val="000000"/>
          <w:lang w:val="en-GB"/>
        </w:rPr>
      </w:pPr>
      <w:r w:rsidRPr="177611C2">
        <w:rPr>
          <w:color w:val="000000" w:themeColor="text1"/>
          <w:lang w:val="en-GB"/>
        </w:rPr>
        <w:t>Mieterverein München</w:t>
      </w:r>
      <w:r w:rsidR="48CA0FFB" w:rsidRPr="177611C2">
        <w:rPr>
          <w:color w:val="000000" w:themeColor="text1"/>
          <w:lang w:val="en-GB"/>
        </w:rPr>
        <w:t xml:space="preserve"> (tenant association)</w:t>
      </w:r>
    </w:p>
    <w:p w14:paraId="380BFF10" w14:textId="47269628" w:rsidR="007B09F7" w:rsidRPr="007511E8" w:rsidRDefault="00C32436" w:rsidP="00E05EF8">
      <w:pPr>
        <w:numPr>
          <w:ilvl w:val="1"/>
          <w:numId w:val="4"/>
        </w:numPr>
        <w:pBdr>
          <w:top w:val="nil"/>
          <w:left w:val="nil"/>
          <w:bottom w:val="nil"/>
          <w:right w:val="nil"/>
          <w:between w:val="nil"/>
        </w:pBdr>
        <w:jc w:val="both"/>
        <w:rPr>
          <w:color w:val="000000"/>
          <w:lang w:val="en-GB"/>
        </w:rPr>
      </w:pPr>
      <w:r w:rsidRPr="177611C2">
        <w:rPr>
          <w:color w:val="000000" w:themeColor="text1"/>
          <w:lang w:val="en-GB"/>
        </w:rPr>
        <w:t xml:space="preserve">GreenCity München </w:t>
      </w:r>
      <w:r w:rsidR="033A8E79" w:rsidRPr="177611C2">
        <w:rPr>
          <w:color w:val="000000" w:themeColor="text1"/>
          <w:lang w:val="en-GB"/>
        </w:rPr>
        <w:t xml:space="preserve">(environmental association) </w:t>
      </w:r>
    </w:p>
    <w:p w14:paraId="63CF364B" w14:textId="77777777" w:rsidR="007511E8" w:rsidRPr="007511E8" w:rsidRDefault="007511E8" w:rsidP="007511E8">
      <w:pPr>
        <w:pBdr>
          <w:top w:val="nil"/>
          <w:left w:val="nil"/>
          <w:bottom w:val="nil"/>
          <w:right w:val="nil"/>
          <w:between w:val="nil"/>
        </w:pBdr>
        <w:jc w:val="both"/>
        <w:rPr>
          <w:b/>
          <w:bCs/>
          <w:color w:val="000000"/>
          <w:lang w:val="en-GB"/>
        </w:rPr>
      </w:pPr>
      <w:r w:rsidRPr="007511E8">
        <w:rPr>
          <w:b/>
          <w:bCs/>
          <w:color w:val="000000"/>
          <w:lang w:val="en-GB"/>
        </w:rPr>
        <w:t>Third in-presence lab</w:t>
      </w:r>
    </w:p>
    <w:p w14:paraId="1F62D6CE" w14:textId="77777777" w:rsidR="007511E8" w:rsidRDefault="007511E8" w:rsidP="00E05EF8">
      <w:pPr>
        <w:numPr>
          <w:ilvl w:val="0"/>
          <w:numId w:val="4"/>
        </w:numPr>
        <w:pBdr>
          <w:top w:val="nil"/>
          <w:left w:val="nil"/>
          <w:bottom w:val="nil"/>
          <w:right w:val="nil"/>
          <w:between w:val="nil"/>
        </w:pBdr>
        <w:spacing w:after="0"/>
        <w:jc w:val="both"/>
        <w:rPr>
          <w:color w:val="000000"/>
          <w:lang w:val="en-GB"/>
        </w:rPr>
      </w:pPr>
      <w:r w:rsidRPr="007511E8">
        <w:rPr>
          <w:color w:val="000000"/>
          <w:lang w:val="en-GB"/>
        </w:rPr>
        <w:t>List of organisations working in energy</w:t>
      </w:r>
    </w:p>
    <w:p w14:paraId="20772D48" w14:textId="1F0B05B4" w:rsidR="007B09F7" w:rsidRDefault="007B09F7" w:rsidP="00196D8B">
      <w:pPr>
        <w:numPr>
          <w:ilvl w:val="1"/>
          <w:numId w:val="4"/>
        </w:numPr>
        <w:pBdr>
          <w:top w:val="nil"/>
          <w:left w:val="nil"/>
          <w:bottom w:val="nil"/>
          <w:right w:val="nil"/>
          <w:between w:val="nil"/>
        </w:pBdr>
        <w:spacing w:after="0"/>
        <w:jc w:val="both"/>
        <w:rPr>
          <w:color w:val="000000"/>
          <w:lang w:val="en-GB"/>
        </w:rPr>
      </w:pPr>
      <w:r w:rsidRPr="177611C2">
        <w:rPr>
          <w:color w:val="000000" w:themeColor="text1"/>
          <w:lang w:val="en-GB"/>
        </w:rPr>
        <w:t>Bayernwerk</w:t>
      </w:r>
      <w:r w:rsidR="5F744B3F" w:rsidRPr="177611C2">
        <w:rPr>
          <w:color w:val="000000" w:themeColor="text1"/>
          <w:lang w:val="en-GB"/>
        </w:rPr>
        <w:t xml:space="preserve"> (Network operator) </w:t>
      </w:r>
    </w:p>
    <w:p w14:paraId="05AF97C7" w14:textId="0469FBD7" w:rsidR="007B09F7" w:rsidRDefault="007B09F7" w:rsidP="00196D8B">
      <w:pPr>
        <w:numPr>
          <w:ilvl w:val="1"/>
          <w:numId w:val="4"/>
        </w:numPr>
        <w:pBdr>
          <w:top w:val="nil"/>
          <w:left w:val="nil"/>
          <w:bottom w:val="nil"/>
          <w:right w:val="nil"/>
          <w:between w:val="nil"/>
        </w:pBdr>
        <w:spacing w:after="0"/>
        <w:jc w:val="both"/>
        <w:rPr>
          <w:color w:val="000000"/>
          <w:lang w:val="en-GB"/>
        </w:rPr>
      </w:pPr>
      <w:r w:rsidRPr="177611C2">
        <w:rPr>
          <w:color w:val="000000" w:themeColor="text1"/>
          <w:lang w:val="en-GB"/>
        </w:rPr>
        <w:t>BayFOR</w:t>
      </w:r>
      <w:r w:rsidR="3941B612" w:rsidRPr="177611C2">
        <w:rPr>
          <w:color w:val="000000" w:themeColor="text1"/>
          <w:lang w:val="en-GB"/>
        </w:rPr>
        <w:t xml:space="preserve"> (Bavarian research organisation)</w:t>
      </w:r>
    </w:p>
    <w:p w14:paraId="46DA685C" w14:textId="77777777" w:rsidR="00196D8B" w:rsidRDefault="00C32436" w:rsidP="00196D8B">
      <w:pPr>
        <w:numPr>
          <w:ilvl w:val="1"/>
          <w:numId w:val="4"/>
        </w:numPr>
        <w:pBdr>
          <w:top w:val="nil"/>
          <w:left w:val="nil"/>
          <w:bottom w:val="nil"/>
          <w:right w:val="nil"/>
          <w:between w:val="nil"/>
        </w:pBdr>
        <w:spacing w:after="0"/>
        <w:jc w:val="both"/>
        <w:rPr>
          <w:color w:val="000000"/>
          <w:lang w:val="en-GB"/>
        </w:rPr>
      </w:pPr>
      <w:r w:rsidRPr="177611C2">
        <w:rPr>
          <w:color w:val="000000" w:themeColor="text1"/>
          <w:lang w:val="en-GB"/>
        </w:rPr>
        <w:t>JUWI Group</w:t>
      </w:r>
      <w:r w:rsidR="19D305BE" w:rsidRPr="177611C2">
        <w:rPr>
          <w:color w:val="000000" w:themeColor="text1"/>
          <w:lang w:val="en-GB"/>
        </w:rPr>
        <w:t xml:space="preserve"> (company which </w:t>
      </w:r>
      <w:r w:rsidR="6F4BADC5" w:rsidRPr="177611C2">
        <w:rPr>
          <w:color w:val="000000" w:themeColor="text1"/>
          <w:lang w:val="en-GB"/>
        </w:rPr>
        <w:t xml:space="preserve">builds renewable energy facilities) </w:t>
      </w:r>
    </w:p>
    <w:p w14:paraId="39A8EB70" w14:textId="00BF52DC" w:rsidR="009D35B2" w:rsidRPr="00196D8B" w:rsidRDefault="009D35B2" w:rsidP="00196D8B">
      <w:pPr>
        <w:numPr>
          <w:ilvl w:val="1"/>
          <w:numId w:val="4"/>
        </w:numPr>
        <w:pBdr>
          <w:top w:val="nil"/>
          <w:left w:val="nil"/>
          <w:bottom w:val="nil"/>
          <w:right w:val="nil"/>
          <w:between w:val="nil"/>
        </w:pBdr>
        <w:spacing w:after="0"/>
        <w:jc w:val="both"/>
        <w:rPr>
          <w:color w:val="000000"/>
          <w:lang w:val="en-GB"/>
        </w:rPr>
      </w:pPr>
      <w:r w:rsidRPr="00196D8B">
        <w:rPr>
          <w:color w:val="000000" w:themeColor="text1"/>
          <w:lang w:val="en-GB"/>
        </w:rPr>
        <w:t>T</w:t>
      </w:r>
      <w:r w:rsidR="00A800D7" w:rsidRPr="00196D8B">
        <w:rPr>
          <w:color w:val="000000" w:themeColor="text1"/>
          <w:lang w:val="en-GB"/>
        </w:rPr>
        <w:t>ogether4Ukraine</w:t>
      </w:r>
      <w:r w:rsidR="00336377" w:rsidRPr="00196D8B">
        <w:rPr>
          <w:color w:val="000000" w:themeColor="text1"/>
          <w:lang w:val="en-GB"/>
        </w:rPr>
        <w:t xml:space="preserve"> (support </w:t>
      </w:r>
      <w:r w:rsidR="00196D8B" w:rsidRPr="00196D8B">
        <w:rPr>
          <w:color w:val="000000" w:themeColor="text1"/>
          <w:lang w:val="en-GB"/>
        </w:rPr>
        <w:t>organisation for Ukraine)</w:t>
      </w:r>
    </w:p>
    <w:p w14:paraId="5FFD5CEF" w14:textId="0A4128A8" w:rsidR="177611C2" w:rsidRDefault="177611C2" w:rsidP="177611C2">
      <w:pPr>
        <w:pBdr>
          <w:top w:val="nil"/>
          <w:left w:val="nil"/>
          <w:bottom w:val="nil"/>
          <w:right w:val="nil"/>
          <w:between w:val="nil"/>
        </w:pBdr>
        <w:spacing w:after="0"/>
        <w:ind w:left="1440"/>
        <w:jc w:val="both"/>
        <w:rPr>
          <w:color w:val="000000" w:themeColor="text1"/>
          <w:lang w:val="en-GB"/>
        </w:rPr>
      </w:pPr>
    </w:p>
    <w:p w14:paraId="2DD76478" w14:textId="5B4EF3AC" w:rsidR="007511E8" w:rsidRDefault="007511E8" w:rsidP="00E05EF8">
      <w:pPr>
        <w:numPr>
          <w:ilvl w:val="0"/>
          <w:numId w:val="4"/>
        </w:numPr>
        <w:pBdr>
          <w:top w:val="nil"/>
          <w:left w:val="nil"/>
          <w:bottom w:val="nil"/>
          <w:right w:val="nil"/>
          <w:between w:val="nil"/>
        </w:pBdr>
        <w:jc w:val="both"/>
        <w:rPr>
          <w:color w:val="000000"/>
          <w:lang w:val="en-GB"/>
        </w:rPr>
      </w:pPr>
      <w:r w:rsidRPr="007511E8">
        <w:rPr>
          <w:color w:val="000000"/>
          <w:lang w:val="en-GB"/>
        </w:rPr>
        <w:t xml:space="preserve">List of organisations working in housing </w:t>
      </w:r>
    </w:p>
    <w:p w14:paraId="2660732A" w14:textId="04F2300D" w:rsidR="00C32436" w:rsidRPr="00B50B11" w:rsidRDefault="00C32436" w:rsidP="00E05EF8">
      <w:pPr>
        <w:numPr>
          <w:ilvl w:val="1"/>
          <w:numId w:val="4"/>
        </w:numPr>
        <w:pBdr>
          <w:top w:val="nil"/>
          <w:left w:val="nil"/>
          <w:bottom w:val="nil"/>
          <w:right w:val="nil"/>
          <w:between w:val="nil"/>
        </w:pBdr>
        <w:spacing w:after="0" w:line="240" w:lineRule="auto"/>
        <w:ind w:left="1434" w:hanging="357"/>
        <w:jc w:val="both"/>
        <w:rPr>
          <w:color w:val="000000"/>
          <w:lang w:val="de-DE"/>
        </w:rPr>
      </w:pPr>
      <w:r w:rsidRPr="00B50B11">
        <w:rPr>
          <w:color w:val="000000" w:themeColor="text1"/>
          <w:lang w:val="de-DE"/>
        </w:rPr>
        <w:t>Münchner Wohnen GmbH</w:t>
      </w:r>
      <w:r w:rsidR="24B8E0B5" w:rsidRPr="00B50B11">
        <w:rPr>
          <w:color w:val="000000" w:themeColor="text1"/>
          <w:lang w:val="de-DE"/>
        </w:rPr>
        <w:t xml:space="preserve"> (see above)</w:t>
      </w:r>
    </w:p>
    <w:p w14:paraId="221C761E" w14:textId="735CFD67" w:rsidR="00C32436" w:rsidRDefault="00C32436" w:rsidP="00E05EF8">
      <w:pPr>
        <w:numPr>
          <w:ilvl w:val="1"/>
          <w:numId w:val="4"/>
        </w:numPr>
        <w:pBdr>
          <w:top w:val="nil"/>
          <w:left w:val="nil"/>
          <w:bottom w:val="nil"/>
          <w:right w:val="nil"/>
          <w:between w:val="nil"/>
        </w:pBdr>
        <w:spacing w:after="0" w:line="240" w:lineRule="auto"/>
        <w:ind w:left="1434" w:hanging="357"/>
        <w:jc w:val="both"/>
        <w:rPr>
          <w:color w:val="000000"/>
          <w:lang w:val="en-GB"/>
        </w:rPr>
      </w:pPr>
      <w:r w:rsidRPr="177611C2">
        <w:rPr>
          <w:color w:val="000000" w:themeColor="text1"/>
          <w:lang w:val="en-GB"/>
        </w:rPr>
        <w:t>Mieterverein München</w:t>
      </w:r>
      <w:r w:rsidR="4E956F46" w:rsidRPr="177611C2">
        <w:rPr>
          <w:color w:val="000000" w:themeColor="text1"/>
          <w:lang w:val="en-GB"/>
        </w:rPr>
        <w:t xml:space="preserve"> (see above)</w:t>
      </w:r>
    </w:p>
    <w:p w14:paraId="43B665CC" w14:textId="64EA9CCA" w:rsidR="00C32436" w:rsidRPr="007511E8" w:rsidRDefault="1C66BF5D" w:rsidP="00E05EF8">
      <w:pPr>
        <w:numPr>
          <w:ilvl w:val="1"/>
          <w:numId w:val="4"/>
        </w:numPr>
        <w:pBdr>
          <w:top w:val="nil"/>
          <w:left w:val="nil"/>
          <w:bottom w:val="nil"/>
          <w:right w:val="nil"/>
          <w:between w:val="nil"/>
        </w:pBdr>
        <w:spacing w:after="0" w:line="240" w:lineRule="auto"/>
        <w:ind w:left="1434" w:hanging="357"/>
        <w:jc w:val="both"/>
        <w:rPr>
          <w:color w:val="000000"/>
          <w:lang w:val="en-GB"/>
        </w:rPr>
      </w:pPr>
      <w:r w:rsidRPr="177611C2">
        <w:rPr>
          <w:color w:val="000000" w:themeColor="text1"/>
          <w:lang w:val="en-GB"/>
        </w:rPr>
        <w:t xml:space="preserve">Münchner </w:t>
      </w:r>
      <w:r w:rsidR="00C32436" w:rsidRPr="177611C2">
        <w:rPr>
          <w:color w:val="000000" w:themeColor="text1"/>
          <w:lang w:val="en-GB"/>
        </w:rPr>
        <w:t xml:space="preserve">Flüchtlingsrat </w:t>
      </w:r>
      <w:r w:rsidR="2E3840E4" w:rsidRPr="177611C2">
        <w:rPr>
          <w:color w:val="000000" w:themeColor="text1"/>
          <w:lang w:val="en-GB"/>
        </w:rPr>
        <w:t xml:space="preserve">(council working on refugee topics) </w:t>
      </w:r>
    </w:p>
    <w:p w14:paraId="3B361BF2" w14:textId="77777777" w:rsidR="007511E8" w:rsidRPr="007511E8" w:rsidRDefault="007511E8" w:rsidP="007511E8">
      <w:pPr>
        <w:pBdr>
          <w:top w:val="nil"/>
          <w:left w:val="nil"/>
          <w:bottom w:val="nil"/>
          <w:right w:val="nil"/>
          <w:between w:val="nil"/>
        </w:pBdr>
        <w:jc w:val="both"/>
        <w:rPr>
          <w:b/>
          <w:bCs/>
          <w:color w:val="000000"/>
          <w:lang w:val="en-GB"/>
        </w:rPr>
      </w:pPr>
      <w:r w:rsidRPr="007511E8">
        <w:rPr>
          <w:b/>
          <w:bCs/>
          <w:color w:val="000000"/>
          <w:lang w:val="en-GB"/>
        </w:rPr>
        <w:t>Second online session</w:t>
      </w:r>
    </w:p>
    <w:p w14:paraId="25DAF047" w14:textId="77777777" w:rsidR="007511E8" w:rsidRPr="007511E8" w:rsidRDefault="007511E8" w:rsidP="00E05EF8">
      <w:pPr>
        <w:numPr>
          <w:ilvl w:val="0"/>
          <w:numId w:val="4"/>
        </w:numPr>
        <w:pBdr>
          <w:top w:val="nil"/>
          <w:left w:val="nil"/>
          <w:bottom w:val="nil"/>
          <w:right w:val="nil"/>
          <w:between w:val="nil"/>
        </w:pBdr>
        <w:spacing w:after="0"/>
        <w:jc w:val="both"/>
        <w:rPr>
          <w:color w:val="000000"/>
          <w:lang w:val="en-GB"/>
        </w:rPr>
      </w:pPr>
      <w:r w:rsidRPr="177611C2">
        <w:rPr>
          <w:color w:val="000000" w:themeColor="text1"/>
          <w:lang w:val="en-GB"/>
        </w:rPr>
        <w:t>List of organisations working in energy</w:t>
      </w:r>
    </w:p>
    <w:p w14:paraId="5028BDB8" w14:textId="11960095" w:rsidR="11C5EBD8" w:rsidRDefault="11C5EBD8" w:rsidP="00E05EF8">
      <w:pPr>
        <w:numPr>
          <w:ilvl w:val="1"/>
          <w:numId w:val="4"/>
        </w:numPr>
        <w:pBdr>
          <w:top w:val="nil"/>
          <w:left w:val="nil"/>
          <w:bottom w:val="nil"/>
          <w:right w:val="nil"/>
          <w:between w:val="nil"/>
        </w:pBdr>
        <w:spacing w:after="0"/>
        <w:jc w:val="both"/>
        <w:rPr>
          <w:color w:val="000000" w:themeColor="text1"/>
          <w:lang w:val="en-GB"/>
        </w:rPr>
      </w:pPr>
      <w:r w:rsidRPr="177611C2">
        <w:rPr>
          <w:color w:val="000000" w:themeColor="text1"/>
          <w:lang w:val="en-GB"/>
        </w:rPr>
        <w:t>Prognos AG</w:t>
      </w:r>
      <w:r w:rsidR="5AA56B8C" w:rsidRPr="177611C2">
        <w:rPr>
          <w:color w:val="000000" w:themeColor="text1"/>
          <w:lang w:val="en-GB"/>
        </w:rPr>
        <w:t xml:space="preserve"> (research and consulting firm) </w:t>
      </w:r>
    </w:p>
    <w:p w14:paraId="24AA42A2" w14:textId="18D952A0" w:rsidR="5AA56B8C" w:rsidRDefault="5AA56B8C" w:rsidP="00E05EF8">
      <w:pPr>
        <w:numPr>
          <w:ilvl w:val="1"/>
          <w:numId w:val="4"/>
        </w:numPr>
        <w:pBdr>
          <w:top w:val="nil"/>
          <w:left w:val="nil"/>
          <w:bottom w:val="nil"/>
          <w:right w:val="nil"/>
          <w:between w:val="nil"/>
        </w:pBdr>
        <w:spacing w:after="0"/>
        <w:jc w:val="both"/>
        <w:rPr>
          <w:color w:val="000000" w:themeColor="text1"/>
          <w:lang w:val="en-GB"/>
        </w:rPr>
      </w:pPr>
      <w:r w:rsidRPr="177611C2">
        <w:rPr>
          <w:color w:val="000000" w:themeColor="text1"/>
          <w:lang w:val="en-GB"/>
        </w:rPr>
        <w:t xml:space="preserve">Fraunhofer ISI (Institute for research on systems and innovations) </w:t>
      </w:r>
    </w:p>
    <w:p w14:paraId="4881CAA2" w14:textId="345A540D" w:rsidR="003C7492" w:rsidRPr="006A1080" w:rsidRDefault="003C7492" w:rsidP="00E05EF8">
      <w:pPr>
        <w:numPr>
          <w:ilvl w:val="1"/>
          <w:numId w:val="4"/>
        </w:numPr>
        <w:pBdr>
          <w:top w:val="nil"/>
          <w:left w:val="nil"/>
          <w:bottom w:val="nil"/>
          <w:right w:val="nil"/>
          <w:between w:val="nil"/>
        </w:pBdr>
        <w:spacing w:after="0"/>
        <w:jc w:val="both"/>
        <w:rPr>
          <w:color w:val="000000" w:themeColor="text1"/>
          <w:lang w:val="en-GB"/>
        </w:rPr>
      </w:pPr>
      <w:r w:rsidRPr="006A1080">
        <w:rPr>
          <w:color w:val="000000" w:themeColor="text1"/>
          <w:lang w:val="en-GB"/>
        </w:rPr>
        <w:t>BayFOR (see above)</w:t>
      </w:r>
    </w:p>
    <w:p w14:paraId="30AF042B" w14:textId="729F36DB" w:rsidR="177611C2" w:rsidRDefault="177611C2" w:rsidP="177611C2">
      <w:pPr>
        <w:pBdr>
          <w:top w:val="nil"/>
          <w:left w:val="nil"/>
          <w:bottom w:val="nil"/>
          <w:right w:val="nil"/>
          <w:between w:val="nil"/>
        </w:pBdr>
        <w:spacing w:after="0"/>
        <w:ind w:left="1440"/>
        <w:jc w:val="both"/>
        <w:rPr>
          <w:color w:val="000000" w:themeColor="text1"/>
          <w:lang w:val="en-GB"/>
        </w:rPr>
      </w:pPr>
    </w:p>
    <w:p w14:paraId="5B4093B5" w14:textId="011AC149" w:rsidR="007511E8" w:rsidRPr="007511E8" w:rsidRDefault="007511E8" w:rsidP="00E05EF8">
      <w:pPr>
        <w:numPr>
          <w:ilvl w:val="0"/>
          <w:numId w:val="4"/>
        </w:numPr>
        <w:pBdr>
          <w:top w:val="nil"/>
          <w:left w:val="nil"/>
          <w:bottom w:val="nil"/>
          <w:right w:val="nil"/>
          <w:between w:val="nil"/>
        </w:pBdr>
        <w:jc w:val="both"/>
        <w:rPr>
          <w:color w:val="000000"/>
          <w:lang w:val="en-GB"/>
        </w:rPr>
      </w:pPr>
      <w:r w:rsidRPr="177611C2">
        <w:rPr>
          <w:color w:val="000000" w:themeColor="text1"/>
          <w:lang w:val="en-GB"/>
        </w:rPr>
        <w:lastRenderedPageBreak/>
        <w:t xml:space="preserve">List of organisations working in housing </w:t>
      </w:r>
    </w:p>
    <w:p w14:paraId="390C254B" w14:textId="61653C79" w:rsidR="7ABA793D" w:rsidRDefault="7ABA793D" w:rsidP="00E05EF8">
      <w:pPr>
        <w:numPr>
          <w:ilvl w:val="1"/>
          <w:numId w:val="4"/>
        </w:numPr>
        <w:pBdr>
          <w:top w:val="nil"/>
          <w:left w:val="nil"/>
          <w:bottom w:val="nil"/>
          <w:right w:val="nil"/>
          <w:between w:val="nil"/>
        </w:pBdr>
        <w:spacing w:after="0"/>
        <w:jc w:val="both"/>
        <w:rPr>
          <w:color w:val="000000" w:themeColor="text1"/>
          <w:lang w:val="en-GB"/>
        </w:rPr>
      </w:pPr>
      <w:r w:rsidRPr="177611C2">
        <w:rPr>
          <w:color w:val="000000" w:themeColor="text1"/>
          <w:lang w:val="en-GB"/>
        </w:rPr>
        <w:t>Mieterverein München (see above)</w:t>
      </w:r>
    </w:p>
    <w:p w14:paraId="2DB74EA4" w14:textId="26EA398D" w:rsidR="00F8C4DE" w:rsidRDefault="00F8C4DE" w:rsidP="00E05EF8">
      <w:pPr>
        <w:numPr>
          <w:ilvl w:val="1"/>
          <w:numId w:val="4"/>
        </w:numPr>
        <w:pBdr>
          <w:top w:val="nil"/>
          <w:left w:val="nil"/>
          <w:bottom w:val="nil"/>
          <w:right w:val="nil"/>
          <w:between w:val="nil"/>
        </w:pBdr>
        <w:spacing w:after="0"/>
        <w:jc w:val="both"/>
        <w:rPr>
          <w:color w:val="000000" w:themeColor="text1"/>
          <w:lang w:val="en-GB"/>
        </w:rPr>
      </w:pPr>
      <w:r w:rsidRPr="6BB70719">
        <w:rPr>
          <w:color w:val="000000" w:themeColor="text1"/>
          <w:lang w:val="en-GB"/>
        </w:rPr>
        <w:t>Klima-Allianz (see above)</w:t>
      </w:r>
    </w:p>
    <w:p w14:paraId="0939B517" w14:textId="614F2FE3" w:rsidR="177611C2" w:rsidRDefault="72D5DFF6" w:rsidP="00E05EF8">
      <w:pPr>
        <w:numPr>
          <w:ilvl w:val="1"/>
          <w:numId w:val="4"/>
        </w:numPr>
        <w:pBdr>
          <w:top w:val="nil"/>
          <w:left w:val="nil"/>
          <w:bottom w:val="nil"/>
          <w:right w:val="nil"/>
          <w:between w:val="nil"/>
        </w:pBdr>
        <w:jc w:val="both"/>
        <w:rPr>
          <w:color w:val="000000" w:themeColor="text1"/>
          <w:lang w:val="de-DE"/>
        </w:rPr>
      </w:pPr>
      <w:r w:rsidRPr="238AEBF5">
        <w:rPr>
          <w:color w:val="000000" w:themeColor="text1"/>
          <w:lang w:val="de-DE"/>
        </w:rPr>
        <w:t xml:space="preserve">Institut Wohnen und Umwelt GmbH (working on housing and environment) </w:t>
      </w:r>
    </w:p>
    <w:p w14:paraId="6F0C8CA2" w14:textId="5840FCF5" w:rsidR="00A800D7" w:rsidRPr="000866DB" w:rsidRDefault="00A800D7" w:rsidP="00E05EF8">
      <w:pPr>
        <w:numPr>
          <w:ilvl w:val="1"/>
          <w:numId w:val="4"/>
        </w:numPr>
        <w:pBdr>
          <w:top w:val="nil"/>
          <w:left w:val="nil"/>
          <w:bottom w:val="nil"/>
          <w:right w:val="nil"/>
          <w:between w:val="nil"/>
        </w:pBdr>
        <w:jc w:val="both"/>
        <w:rPr>
          <w:color w:val="000000" w:themeColor="text1"/>
          <w:lang w:val="en-US"/>
        </w:rPr>
      </w:pPr>
      <w:r w:rsidRPr="000866DB">
        <w:rPr>
          <w:color w:val="000000" w:themeColor="text1"/>
          <w:lang w:val="en-US"/>
        </w:rPr>
        <w:t>Deutscher Mieterbund</w:t>
      </w:r>
      <w:r w:rsidR="00196D8B" w:rsidRPr="000866DB">
        <w:rPr>
          <w:color w:val="000000" w:themeColor="text1"/>
          <w:lang w:val="en-US"/>
        </w:rPr>
        <w:t xml:space="preserve"> (</w:t>
      </w:r>
      <w:r w:rsidR="000866DB" w:rsidRPr="000866DB">
        <w:rPr>
          <w:color w:val="000000" w:themeColor="text1"/>
          <w:lang w:val="en-US"/>
        </w:rPr>
        <w:t>Umbrella organisation of 15 regional associations and over 300 local tenants' associations)</w:t>
      </w:r>
    </w:p>
    <w:p w14:paraId="3B34CF49" w14:textId="77777777" w:rsidR="007511E8" w:rsidRPr="007511E8" w:rsidRDefault="007511E8" w:rsidP="007511E8">
      <w:pPr>
        <w:rPr>
          <w:lang w:val="en-GB"/>
        </w:rPr>
      </w:pPr>
    </w:p>
    <w:p w14:paraId="1D81FDFE" w14:textId="4E2D4ECC" w:rsidR="00D83E97" w:rsidRPr="007511E8" w:rsidRDefault="00D83E97" w:rsidP="006317E8">
      <w:pPr>
        <w:pStyle w:val="berschrift1"/>
      </w:pPr>
      <w:r>
        <w:t>Variations to the proposed co-creation methodology</w:t>
      </w:r>
    </w:p>
    <w:p w14:paraId="1EF9C64D" w14:textId="1C01ECD1" w:rsidR="00D83E97" w:rsidRPr="007511E8" w:rsidRDefault="00D83E97" w:rsidP="00D83E97">
      <w:pPr>
        <w:jc w:val="both"/>
        <w:rPr>
          <w:i/>
          <w:iCs/>
          <w:color w:val="156082" w:themeColor="accent1"/>
          <w:lang w:val="en-GB"/>
        </w:rPr>
      </w:pPr>
      <w:r w:rsidRPr="007511E8">
        <w:rPr>
          <w:i/>
          <w:iCs/>
          <w:color w:val="156082" w:themeColor="accent1"/>
          <w:lang w:val="en-GB"/>
        </w:rPr>
        <w:t xml:space="preserve">Detail </w:t>
      </w:r>
      <w:r w:rsidR="00E07B57" w:rsidRPr="007511E8">
        <w:rPr>
          <w:i/>
          <w:iCs/>
          <w:color w:val="156082" w:themeColor="accent1"/>
          <w:lang w:val="en-GB"/>
        </w:rPr>
        <w:t xml:space="preserve">in short paragraphs </w:t>
      </w:r>
      <w:r w:rsidRPr="007511E8">
        <w:rPr>
          <w:i/>
          <w:iCs/>
          <w:color w:val="156082" w:themeColor="accent1"/>
          <w:lang w:val="en-GB"/>
        </w:rPr>
        <w:t>if in any of the sessions there were any discrepancies and/or adjustments in relation to the agenda and the co-creation techniques proposed as part of the methodology. If any modifications were implemented, please include the final version of the agenda and add short justifications for the changes or adaptations.</w:t>
      </w:r>
    </w:p>
    <w:p w14:paraId="6F394752" w14:textId="77777777" w:rsidR="00D83E97" w:rsidRDefault="00D83E97" w:rsidP="00D83E97">
      <w:pPr>
        <w:pBdr>
          <w:top w:val="nil"/>
          <w:left w:val="nil"/>
          <w:bottom w:val="nil"/>
          <w:right w:val="nil"/>
          <w:between w:val="nil"/>
        </w:pBdr>
        <w:jc w:val="both"/>
        <w:rPr>
          <w:b/>
          <w:bCs/>
          <w:color w:val="000000"/>
          <w:lang w:val="en-GB"/>
        </w:rPr>
      </w:pPr>
      <w:r w:rsidRPr="04707382">
        <w:rPr>
          <w:b/>
          <w:bCs/>
          <w:color w:val="000000" w:themeColor="text1"/>
          <w:lang w:val="en-GB"/>
        </w:rPr>
        <w:t>First online session</w:t>
      </w:r>
    </w:p>
    <w:p w14:paraId="619242E2" w14:textId="35D791BB" w:rsidR="434ADBB4" w:rsidRDefault="434ADBB4" w:rsidP="009B782A">
      <w:pPr>
        <w:pStyle w:val="Listenabsatz"/>
        <w:numPr>
          <w:ilvl w:val="0"/>
          <w:numId w:val="11"/>
        </w:numPr>
        <w:jc w:val="both"/>
        <w:rPr>
          <w:lang w:val="en-GB"/>
        </w:rPr>
      </w:pPr>
      <w:r w:rsidRPr="04707382">
        <w:rPr>
          <w:lang w:val="en-GB"/>
        </w:rPr>
        <w:t>To incentivise discussion, set the room and engage participants, WECF incorporated a Mentimeter questionnaire featuring three questions on twin transition approaches in housing and energy, with a particular focus on tenancy issues</w:t>
      </w:r>
      <w:r w:rsidR="3249BFDE" w:rsidRPr="7FFAA2CA">
        <w:rPr>
          <w:lang w:val="en-GB"/>
        </w:rPr>
        <w:t xml:space="preserve">: </w:t>
      </w:r>
    </w:p>
    <w:p w14:paraId="338BB102" w14:textId="2B5DD6C8" w:rsidR="3249BFDE" w:rsidRDefault="3249BFDE" w:rsidP="009B782A">
      <w:pPr>
        <w:pStyle w:val="Listenabsatz"/>
        <w:numPr>
          <w:ilvl w:val="1"/>
          <w:numId w:val="11"/>
        </w:numPr>
        <w:jc w:val="both"/>
        <w:rPr>
          <w:lang w:val="en-GB"/>
        </w:rPr>
      </w:pPr>
      <w:r w:rsidRPr="7FFAA2CA">
        <w:rPr>
          <w:lang w:val="en-GB"/>
        </w:rPr>
        <w:t>What political strategy comes to mind when you think about rents</w:t>
      </w:r>
      <w:r w:rsidR="6766A8B8" w:rsidRPr="4451DA17">
        <w:rPr>
          <w:lang w:val="en-GB"/>
        </w:rPr>
        <w:t>/tenancy</w:t>
      </w:r>
      <w:r w:rsidRPr="7FFAA2CA">
        <w:rPr>
          <w:lang w:val="en-GB"/>
        </w:rPr>
        <w:t>?</w:t>
      </w:r>
    </w:p>
    <w:p w14:paraId="708512FA" w14:textId="17302851" w:rsidR="3249BFDE" w:rsidRDefault="3249BFDE" w:rsidP="009B782A">
      <w:pPr>
        <w:pStyle w:val="Listenabsatz"/>
        <w:numPr>
          <w:ilvl w:val="1"/>
          <w:numId w:val="11"/>
        </w:numPr>
        <w:jc w:val="both"/>
        <w:rPr>
          <w:lang w:val="en-GB"/>
        </w:rPr>
      </w:pPr>
      <w:r w:rsidRPr="7FFAA2CA">
        <w:rPr>
          <w:lang w:val="en-GB"/>
        </w:rPr>
        <w:t>What comes to mind when you think about digitalisation in the building and energy sector?</w:t>
      </w:r>
    </w:p>
    <w:p w14:paraId="52B35374" w14:textId="19C898DF" w:rsidR="3249BFDE" w:rsidRDefault="3249BFDE" w:rsidP="009B782A">
      <w:pPr>
        <w:pStyle w:val="Listenabsatz"/>
        <w:numPr>
          <w:ilvl w:val="1"/>
          <w:numId w:val="11"/>
        </w:numPr>
        <w:jc w:val="both"/>
        <w:rPr>
          <w:lang w:val="en-GB"/>
        </w:rPr>
      </w:pPr>
      <w:r w:rsidRPr="7FFAA2CA">
        <w:rPr>
          <w:lang w:val="en-GB"/>
        </w:rPr>
        <w:t>What comes to mind when you think about sustainability in the building and energy sector?</w:t>
      </w:r>
    </w:p>
    <w:p w14:paraId="0D8B55DF" w14:textId="451E61EB" w:rsidR="434ADBB4" w:rsidRDefault="434ADBB4" w:rsidP="009B782A">
      <w:pPr>
        <w:pStyle w:val="Listenabsatz"/>
        <w:numPr>
          <w:ilvl w:val="0"/>
          <w:numId w:val="11"/>
        </w:numPr>
        <w:pBdr>
          <w:top w:val="nil"/>
          <w:left w:val="nil"/>
          <w:bottom w:val="nil"/>
          <w:right w:val="nil"/>
          <w:between w:val="nil"/>
        </w:pBdr>
        <w:jc w:val="both"/>
        <w:rPr>
          <w:lang w:val="en-GB"/>
        </w:rPr>
      </w:pPr>
      <w:r w:rsidRPr="04707382">
        <w:rPr>
          <w:lang w:val="en-GB"/>
        </w:rPr>
        <w:t>Rather than addressing each sector sequentially, WECF divided the participants into two breakout groups to facilitate more focused and in-depth discussions. The discussion questions provided by Smart Venice were adapted to better reflect the German context.</w:t>
      </w:r>
    </w:p>
    <w:p w14:paraId="197312C2" w14:textId="35B2FFFB" w:rsidR="1C1FE848" w:rsidRDefault="5F7B3DA9" w:rsidP="009B782A">
      <w:pPr>
        <w:pStyle w:val="Listenabsatz"/>
        <w:numPr>
          <w:ilvl w:val="1"/>
          <w:numId w:val="11"/>
        </w:numPr>
        <w:spacing w:before="240" w:after="240"/>
        <w:jc w:val="both"/>
        <w:rPr>
          <w:lang w:val="en-GB"/>
        </w:rPr>
      </w:pPr>
      <w:r w:rsidRPr="1C1FE848">
        <w:rPr>
          <w:lang w:val="en-GB"/>
        </w:rPr>
        <w:t>What factors are hindering transformation in the sector?</w:t>
      </w:r>
    </w:p>
    <w:p w14:paraId="14A29AB0" w14:textId="2CE095C9" w:rsidR="5F7B3DA9" w:rsidRDefault="5F7B3DA9" w:rsidP="009B782A">
      <w:pPr>
        <w:pStyle w:val="Listenabsatz"/>
        <w:numPr>
          <w:ilvl w:val="1"/>
          <w:numId w:val="11"/>
        </w:numPr>
        <w:spacing w:before="240" w:after="240"/>
        <w:jc w:val="both"/>
        <w:rPr>
          <w:lang w:val="en-GB"/>
        </w:rPr>
      </w:pPr>
      <w:r w:rsidRPr="1C1FE848">
        <w:rPr>
          <w:lang w:val="en-GB"/>
        </w:rPr>
        <w:t>Which actors are promoting or hindering transformation in the sector?</w:t>
      </w:r>
    </w:p>
    <w:p w14:paraId="010B858A" w14:textId="5EDD05FF" w:rsidR="5F7B3DA9" w:rsidRDefault="5F7B3DA9" w:rsidP="009B782A">
      <w:pPr>
        <w:pStyle w:val="Listenabsatz"/>
        <w:numPr>
          <w:ilvl w:val="1"/>
          <w:numId w:val="11"/>
        </w:numPr>
        <w:spacing w:before="240" w:after="240"/>
        <w:rPr>
          <w:lang w:val="en-GB"/>
        </w:rPr>
      </w:pPr>
      <w:r w:rsidRPr="2A586D8C">
        <w:rPr>
          <w:lang w:val="en-GB"/>
        </w:rPr>
        <w:t>Which</w:t>
      </w:r>
      <w:r w:rsidRPr="1C1FE848">
        <w:rPr>
          <w:lang w:val="en-GB"/>
        </w:rPr>
        <w:t xml:space="preserve"> policies do you consider to be key?</w:t>
      </w:r>
    </w:p>
    <w:p w14:paraId="78402ED7" w14:textId="06076E96" w:rsidR="3CF89954" w:rsidRDefault="717E1D29" w:rsidP="009B782A">
      <w:pPr>
        <w:pStyle w:val="Listenabsatz"/>
        <w:numPr>
          <w:ilvl w:val="1"/>
          <w:numId w:val="11"/>
        </w:numPr>
        <w:spacing w:before="240" w:after="240"/>
        <w:rPr>
          <w:lang w:val="en-GB"/>
        </w:rPr>
      </w:pPr>
      <w:r w:rsidRPr="3CF89954">
        <w:rPr>
          <w:lang w:val="en-GB"/>
        </w:rPr>
        <w:t>Do the system maps reflect structural inequalities in the building and energy sectors?</w:t>
      </w:r>
    </w:p>
    <w:p w14:paraId="0DB3B199" w14:textId="2F37CEC5" w:rsidR="717E1D29" w:rsidRDefault="717E1D29" w:rsidP="009B782A">
      <w:pPr>
        <w:pStyle w:val="Listenabsatz"/>
        <w:numPr>
          <w:ilvl w:val="1"/>
          <w:numId w:val="11"/>
        </w:numPr>
        <w:spacing w:before="240" w:after="240"/>
        <w:rPr>
          <w:lang w:val="en-GB"/>
        </w:rPr>
      </w:pPr>
      <w:r w:rsidRPr="3CF89954">
        <w:rPr>
          <w:lang w:val="en-GB"/>
        </w:rPr>
        <w:t>What advantages or disadvantages can digitalisation bring for a fairer rent policy?</w:t>
      </w:r>
      <w:r w:rsidR="72867D30" w:rsidRPr="4D29679D">
        <w:rPr>
          <w:lang w:val="en-GB"/>
        </w:rPr>
        <w:t xml:space="preserve"> </w:t>
      </w:r>
    </w:p>
    <w:p w14:paraId="2125F982" w14:textId="78BAAB07" w:rsidR="34AC61E2" w:rsidRDefault="717E1D29" w:rsidP="009B782A">
      <w:pPr>
        <w:pStyle w:val="Listenabsatz"/>
        <w:numPr>
          <w:ilvl w:val="1"/>
          <w:numId w:val="11"/>
        </w:numPr>
        <w:rPr>
          <w:lang w:val="en-GB"/>
        </w:rPr>
      </w:pPr>
      <w:r w:rsidRPr="3CF89954">
        <w:rPr>
          <w:lang w:val="en-GB"/>
        </w:rPr>
        <w:t>What relevant political strategies and laws need to be taken into account for climate-friendly and affordable housing?</w:t>
      </w:r>
    </w:p>
    <w:p w14:paraId="6A5C5DA6" w14:textId="57D547FC" w:rsidR="055D9418" w:rsidRDefault="055D9418" w:rsidP="009B782A">
      <w:pPr>
        <w:pStyle w:val="Listenabsatz"/>
        <w:numPr>
          <w:ilvl w:val="0"/>
          <w:numId w:val="11"/>
        </w:numPr>
        <w:pBdr>
          <w:top w:val="nil"/>
          <w:left w:val="nil"/>
          <w:bottom w:val="nil"/>
          <w:right w:val="nil"/>
          <w:between w:val="nil"/>
        </w:pBdr>
        <w:jc w:val="both"/>
        <w:rPr>
          <w:lang w:val="en-GB"/>
        </w:rPr>
      </w:pPr>
      <w:r w:rsidRPr="04707382">
        <w:rPr>
          <w:lang w:val="en-GB"/>
        </w:rPr>
        <w:t>Additionally, only 2 WECF colleagues facilitated the session, hence each facilitator combined moderating and taking notes.</w:t>
      </w:r>
    </w:p>
    <w:tbl>
      <w:tblPr>
        <w:tblStyle w:val="Tabellenraster"/>
        <w:tblW w:w="952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15"/>
        <w:gridCol w:w="7710"/>
      </w:tblGrid>
      <w:tr w:rsidR="238AEBF5" w14:paraId="08C2FB60" w14:textId="77777777" w:rsidTr="5A7A44B9">
        <w:trPr>
          <w:trHeight w:val="300"/>
        </w:trPr>
        <w:tc>
          <w:tcPr>
            <w:tcW w:w="1815" w:type="dxa"/>
            <w:tcMar>
              <w:left w:w="105" w:type="dxa"/>
              <w:right w:w="105" w:type="dxa"/>
            </w:tcMar>
          </w:tcPr>
          <w:p w14:paraId="3FE66586" w14:textId="795B060B" w:rsidR="77790D73" w:rsidRDefault="77790D73" w:rsidP="238AEBF5">
            <w:pPr>
              <w:rPr>
                <w:b/>
                <w:bCs/>
                <w:color w:val="000000" w:themeColor="text1"/>
                <w:sz w:val="24"/>
                <w:szCs w:val="24"/>
                <w:lang w:val="en-US"/>
              </w:rPr>
            </w:pPr>
            <w:r w:rsidRPr="238AEBF5">
              <w:rPr>
                <w:b/>
                <w:bCs/>
                <w:color w:val="000000" w:themeColor="text1"/>
                <w:sz w:val="24"/>
                <w:szCs w:val="24"/>
                <w:lang w:val="en-US"/>
              </w:rPr>
              <w:t>Time</w:t>
            </w:r>
          </w:p>
        </w:tc>
        <w:tc>
          <w:tcPr>
            <w:tcW w:w="7710" w:type="dxa"/>
            <w:tcMar>
              <w:left w:w="105" w:type="dxa"/>
              <w:right w:w="105" w:type="dxa"/>
            </w:tcMar>
          </w:tcPr>
          <w:p w14:paraId="5BA56877" w14:textId="564F334A" w:rsidR="77790D73" w:rsidRDefault="77790D73" w:rsidP="238AEBF5">
            <w:pPr>
              <w:rPr>
                <w:b/>
                <w:bCs/>
                <w:color w:val="000000" w:themeColor="text1"/>
                <w:sz w:val="24"/>
                <w:szCs w:val="24"/>
                <w:lang w:val="en-US"/>
              </w:rPr>
            </w:pPr>
            <w:r w:rsidRPr="238AEBF5">
              <w:rPr>
                <w:b/>
                <w:bCs/>
                <w:color w:val="000000" w:themeColor="text1"/>
                <w:sz w:val="24"/>
                <w:szCs w:val="24"/>
                <w:lang w:val="en-US"/>
              </w:rPr>
              <w:t>Agenda point</w:t>
            </w:r>
          </w:p>
        </w:tc>
      </w:tr>
      <w:tr w:rsidR="238AEBF5" w14:paraId="64863328" w14:textId="77777777" w:rsidTr="5A7A44B9">
        <w:trPr>
          <w:trHeight w:val="300"/>
        </w:trPr>
        <w:tc>
          <w:tcPr>
            <w:tcW w:w="1815" w:type="dxa"/>
            <w:tcMar>
              <w:left w:w="105" w:type="dxa"/>
              <w:right w:w="105" w:type="dxa"/>
            </w:tcMar>
          </w:tcPr>
          <w:p w14:paraId="5D4DCEED" w14:textId="44C92F49" w:rsidR="238AEBF5" w:rsidRDefault="238AEBF5" w:rsidP="238AEBF5">
            <w:pPr>
              <w:rPr>
                <w:color w:val="000000" w:themeColor="text1"/>
                <w:sz w:val="24"/>
                <w:szCs w:val="24"/>
              </w:rPr>
            </w:pPr>
            <w:r w:rsidRPr="238AEBF5">
              <w:rPr>
                <w:color w:val="000000" w:themeColor="text1"/>
                <w:sz w:val="24"/>
                <w:szCs w:val="24"/>
                <w:lang w:val="en-US"/>
              </w:rPr>
              <w:t>13:00-13:05</w:t>
            </w:r>
          </w:p>
        </w:tc>
        <w:tc>
          <w:tcPr>
            <w:tcW w:w="7710" w:type="dxa"/>
            <w:tcMar>
              <w:left w:w="105" w:type="dxa"/>
              <w:right w:w="105" w:type="dxa"/>
            </w:tcMar>
          </w:tcPr>
          <w:p w14:paraId="3AFAF160" w14:textId="74FA0E4F" w:rsidR="7EAA8C0C" w:rsidRDefault="7EAA8C0C" w:rsidP="238AEBF5">
            <w:pPr>
              <w:rPr>
                <w:color w:val="000000" w:themeColor="text1"/>
                <w:sz w:val="24"/>
                <w:szCs w:val="24"/>
                <w:lang w:val="en-US"/>
              </w:rPr>
            </w:pPr>
            <w:r w:rsidRPr="238AEBF5">
              <w:rPr>
                <w:color w:val="000000" w:themeColor="text1"/>
                <w:sz w:val="24"/>
                <w:szCs w:val="24"/>
                <w:lang w:val="en-US"/>
              </w:rPr>
              <w:t>Welcome</w:t>
            </w:r>
          </w:p>
        </w:tc>
      </w:tr>
      <w:tr w:rsidR="238AEBF5" w14:paraId="12737FFD" w14:textId="77777777" w:rsidTr="5A7A44B9">
        <w:trPr>
          <w:trHeight w:val="300"/>
        </w:trPr>
        <w:tc>
          <w:tcPr>
            <w:tcW w:w="1815" w:type="dxa"/>
            <w:tcMar>
              <w:left w:w="105" w:type="dxa"/>
              <w:right w:w="105" w:type="dxa"/>
            </w:tcMar>
          </w:tcPr>
          <w:p w14:paraId="50D2E03D" w14:textId="1532B0AA" w:rsidR="238AEBF5" w:rsidRDefault="238AEBF5" w:rsidP="238AEBF5">
            <w:pPr>
              <w:rPr>
                <w:color w:val="000000" w:themeColor="text1"/>
                <w:sz w:val="24"/>
                <w:szCs w:val="24"/>
              </w:rPr>
            </w:pPr>
            <w:r w:rsidRPr="238AEBF5">
              <w:rPr>
                <w:color w:val="000000" w:themeColor="text1"/>
                <w:sz w:val="24"/>
                <w:szCs w:val="24"/>
                <w:lang w:val="en-US"/>
              </w:rPr>
              <w:t>13:05-13:10</w:t>
            </w:r>
          </w:p>
        </w:tc>
        <w:tc>
          <w:tcPr>
            <w:tcW w:w="7710" w:type="dxa"/>
            <w:tcMar>
              <w:left w:w="105" w:type="dxa"/>
              <w:right w:w="105" w:type="dxa"/>
            </w:tcMar>
          </w:tcPr>
          <w:p w14:paraId="68F08683" w14:textId="6E6FF085" w:rsidR="238AEBF5" w:rsidRDefault="238AEBF5" w:rsidP="238AEBF5">
            <w:pPr>
              <w:rPr>
                <w:color w:val="000000" w:themeColor="text1"/>
                <w:sz w:val="24"/>
                <w:szCs w:val="24"/>
              </w:rPr>
            </w:pPr>
            <w:r w:rsidRPr="238AEBF5">
              <w:rPr>
                <w:color w:val="000000" w:themeColor="text1"/>
                <w:sz w:val="24"/>
                <w:szCs w:val="24"/>
                <w:lang w:val="de-DE"/>
              </w:rPr>
              <w:t>Mentimeter</w:t>
            </w:r>
          </w:p>
        </w:tc>
      </w:tr>
      <w:tr w:rsidR="238AEBF5" w14:paraId="664F5E21" w14:textId="77777777" w:rsidTr="5A7A44B9">
        <w:trPr>
          <w:trHeight w:val="300"/>
        </w:trPr>
        <w:tc>
          <w:tcPr>
            <w:tcW w:w="1815" w:type="dxa"/>
            <w:tcMar>
              <w:left w:w="105" w:type="dxa"/>
              <w:right w:w="105" w:type="dxa"/>
            </w:tcMar>
          </w:tcPr>
          <w:p w14:paraId="0ADF7B9E" w14:textId="45E5296C" w:rsidR="238AEBF5" w:rsidRDefault="238AEBF5" w:rsidP="238AEBF5">
            <w:pPr>
              <w:rPr>
                <w:color w:val="000000" w:themeColor="text1"/>
                <w:sz w:val="24"/>
                <w:szCs w:val="24"/>
              </w:rPr>
            </w:pPr>
            <w:r w:rsidRPr="238AEBF5">
              <w:rPr>
                <w:color w:val="000000" w:themeColor="text1"/>
                <w:sz w:val="24"/>
                <w:szCs w:val="24"/>
                <w:lang w:val="en-US"/>
              </w:rPr>
              <w:t>13:10-13:15</w:t>
            </w:r>
          </w:p>
        </w:tc>
        <w:tc>
          <w:tcPr>
            <w:tcW w:w="7710" w:type="dxa"/>
            <w:tcMar>
              <w:left w:w="105" w:type="dxa"/>
              <w:right w:w="105" w:type="dxa"/>
            </w:tcMar>
          </w:tcPr>
          <w:p w14:paraId="3AB37603" w14:textId="73FE1FEC" w:rsidR="2F50955E" w:rsidRDefault="2F50955E" w:rsidP="238AEBF5">
            <w:pPr>
              <w:rPr>
                <w:color w:val="000000" w:themeColor="text1"/>
                <w:sz w:val="24"/>
                <w:szCs w:val="24"/>
                <w:lang w:val="en-US"/>
              </w:rPr>
            </w:pPr>
            <w:r w:rsidRPr="238AEBF5">
              <w:rPr>
                <w:color w:val="000000" w:themeColor="text1"/>
                <w:sz w:val="24"/>
                <w:szCs w:val="24"/>
                <w:lang w:val="en-US"/>
              </w:rPr>
              <w:t>Presenting the FITTER-EU-Project and results of the first workshop</w:t>
            </w:r>
          </w:p>
        </w:tc>
      </w:tr>
      <w:tr w:rsidR="238AEBF5" w14:paraId="3600CE85" w14:textId="77777777" w:rsidTr="5A7A44B9">
        <w:trPr>
          <w:trHeight w:val="300"/>
        </w:trPr>
        <w:tc>
          <w:tcPr>
            <w:tcW w:w="1815" w:type="dxa"/>
            <w:tcMar>
              <w:left w:w="105" w:type="dxa"/>
              <w:right w:w="105" w:type="dxa"/>
            </w:tcMar>
          </w:tcPr>
          <w:p w14:paraId="1EE3834B" w14:textId="4F921659" w:rsidR="238AEBF5" w:rsidRDefault="238AEBF5" w:rsidP="238AEBF5">
            <w:pPr>
              <w:rPr>
                <w:color w:val="000000" w:themeColor="text1"/>
                <w:sz w:val="24"/>
                <w:szCs w:val="24"/>
              </w:rPr>
            </w:pPr>
            <w:r w:rsidRPr="238AEBF5">
              <w:rPr>
                <w:color w:val="000000" w:themeColor="text1"/>
                <w:sz w:val="24"/>
                <w:szCs w:val="24"/>
                <w:lang w:val="de-DE"/>
              </w:rPr>
              <w:t>13:15-14:00</w:t>
            </w:r>
          </w:p>
        </w:tc>
        <w:tc>
          <w:tcPr>
            <w:tcW w:w="7710" w:type="dxa"/>
            <w:tcMar>
              <w:left w:w="105" w:type="dxa"/>
              <w:right w:w="105" w:type="dxa"/>
            </w:tcMar>
          </w:tcPr>
          <w:p w14:paraId="24B4CD6D" w14:textId="1EA8F5F3" w:rsidR="238AEBF5" w:rsidRDefault="238AEBF5" w:rsidP="238AEBF5">
            <w:pPr>
              <w:rPr>
                <w:color w:val="000000" w:themeColor="text1"/>
                <w:sz w:val="24"/>
                <w:szCs w:val="24"/>
              </w:rPr>
            </w:pPr>
            <w:r w:rsidRPr="00B50B11">
              <w:rPr>
                <w:color w:val="000000" w:themeColor="text1"/>
                <w:sz w:val="24"/>
                <w:szCs w:val="24"/>
                <w:lang w:val="en-US"/>
              </w:rPr>
              <w:t>Break-Out Sessions</w:t>
            </w:r>
          </w:p>
          <w:p w14:paraId="7DD57566" w14:textId="131B6F56" w:rsidR="238AEBF5" w:rsidRPr="00B50B11" w:rsidRDefault="238AEBF5" w:rsidP="238AEBF5">
            <w:pPr>
              <w:rPr>
                <w:color w:val="000000" w:themeColor="text1"/>
                <w:sz w:val="24"/>
                <w:szCs w:val="24"/>
                <w:lang w:val="en-US"/>
              </w:rPr>
            </w:pPr>
            <w:r w:rsidRPr="00B50B11">
              <w:rPr>
                <w:color w:val="000000" w:themeColor="text1"/>
                <w:sz w:val="24"/>
                <w:szCs w:val="24"/>
                <w:lang w:val="en-US"/>
              </w:rPr>
              <w:t>Gr</w:t>
            </w:r>
            <w:r w:rsidR="72E8C248" w:rsidRPr="00B50B11">
              <w:rPr>
                <w:color w:val="000000" w:themeColor="text1"/>
                <w:sz w:val="24"/>
                <w:szCs w:val="24"/>
                <w:lang w:val="en-US"/>
              </w:rPr>
              <w:t xml:space="preserve">oup </w:t>
            </w:r>
            <w:r w:rsidRPr="00B50B11">
              <w:rPr>
                <w:color w:val="000000" w:themeColor="text1"/>
                <w:sz w:val="24"/>
                <w:szCs w:val="24"/>
                <w:lang w:val="en-US"/>
              </w:rPr>
              <w:t>1: Energ</w:t>
            </w:r>
            <w:r w:rsidR="460B81F5" w:rsidRPr="00B50B11">
              <w:rPr>
                <w:color w:val="000000" w:themeColor="text1"/>
                <w:sz w:val="24"/>
                <w:szCs w:val="24"/>
                <w:lang w:val="en-US"/>
              </w:rPr>
              <w:t>y sector</w:t>
            </w:r>
          </w:p>
          <w:p w14:paraId="5032F224" w14:textId="3672DC69" w:rsidR="238AEBF5" w:rsidRDefault="238AEBF5" w:rsidP="238AEBF5">
            <w:pPr>
              <w:rPr>
                <w:color w:val="000000" w:themeColor="text1"/>
                <w:sz w:val="24"/>
                <w:szCs w:val="24"/>
              </w:rPr>
            </w:pPr>
            <w:r w:rsidRPr="238AEBF5">
              <w:rPr>
                <w:color w:val="000000" w:themeColor="text1"/>
                <w:sz w:val="24"/>
                <w:szCs w:val="24"/>
                <w:lang w:val="de-DE"/>
              </w:rPr>
              <w:t>Gr</w:t>
            </w:r>
            <w:r w:rsidR="4317131D" w:rsidRPr="238AEBF5">
              <w:rPr>
                <w:color w:val="000000" w:themeColor="text1"/>
                <w:sz w:val="24"/>
                <w:szCs w:val="24"/>
                <w:lang w:val="de-DE"/>
              </w:rPr>
              <w:t>oup</w:t>
            </w:r>
            <w:r w:rsidRPr="238AEBF5">
              <w:rPr>
                <w:color w:val="000000" w:themeColor="text1"/>
                <w:sz w:val="24"/>
                <w:szCs w:val="24"/>
                <w:lang w:val="de-DE"/>
              </w:rPr>
              <w:t xml:space="preserve"> 2: </w:t>
            </w:r>
            <w:r w:rsidR="260EE32D" w:rsidRPr="238AEBF5">
              <w:rPr>
                <w:color w:val="000000" w:themeColor="text1"/>
                <w:sz w:val="24"/>
                <w:szCs w:val="24"/>
                <w:lang w:val="de-DE"/>
              </w:rPr>
              <w:t>Housing sec</w:t>
            </w:r>
            <w:r w:rsidRPr="238AEBF5">
              <w:rPr>
                <w:color w:val="000000" w:themeColor="text1"/>
                <w:sz w:val="24"/>
                <w:szCs w:val="24"/>
                <w:lang w:val="de-DE"/>
              </w:rPr>
              <w:t>tor</w:t>
            </w:r>
          </w:p>
        </w:tc>
      </w:tr>
      <w:tr w:rsidR="238AEBF5" w14:paraId="7F105E5E" w14:textId="77777777" w:rsidTr="5A7A44B9">
        <w:trPr>
          <w:trHeight w:val="300"/>
        </w:trPr>
        <w:tc>
          <w:tcPr>
            <w:tcW w:w="1815" w:type="dxa"/>
            <w:tcMar>
              <w:left w:w="105" w:type="dxa"/>
              <w:right w:w="105" w:type="dxa"/>
            </w:tcMar>
          </w:tcPr>
          <w:p w14:paraId="6972A4D1" w14:textId="2ED4019B" w:rsidR="238AEBF5" w:rsidRDefault="238AEBF5" w:rsidP="238AEBF5">
            <w:pPr>
              <w:rPr>
                <w:color w:val="000000" w:themeColor="text1"/>
                <w:sz w:val="24"/>
                <w:szCs w:val="24"/>
              </w:rPr>
            </w:pPr>
            <w:r w:rsidRPr="238AEBF5">
              <w:rPr>
                <w:color w:val="000000" w:themeColor="text1"/>
                <w:sz w:val="24"/>
                <w:szCs w:val="24"/>
                <w:lang w:val="de-DE"/>
              </w:rPr>
              <w:t>14:00-14:20</w:t>
            </w:r>
          </w:p>
        </w:tc>
        <w:tc>
          <w:tcPr>
            <w:tcW w:w="7710" w:type="dxa"/>
            <w:tcMar>
              <w:left w:w="105" w:type="dxa"/>
              <w:right w:w="105" w:type="dxa"/>
            </w:tcMar>
          </w:tcPr>
          <w:p w14:paraId="46297CB5" w14:textId="13F03F67" w:rsidR="10F03811" w:rsidRDefault="10F03811" w:rsidP="238AEBF5">
            <w:pPr>
              <w:rPr>
                <w:color w:val="000000" w:themeColor="text1"/>
                <w:sz w:val="24"/>
                <w:szCs w:val="24"/>
                <w:lang w:val="en-US"/>
              </w:rPr>
            </w:pPr>
            <w:r w:rsidRPr="238AEBF5">
              <w:rPr>
                <w:color w:val="000000" w:themeColor="text1"/>
                <w:sz w:val="24"/>
                <w:szCs w:val="24"/>
                <w:lang w:val="en-US"/>
              </w:rPr>
              <w:t>Presenting results of the discussions to all participants</w:t>
            </w:r>
          </w:p>
        </w:tc>
      </w:tr>
      <w:tr w:rsidR="238AEBF5" w14:paraId="66D4FF5F" w14:textId="77777777" w:rsidTr="5A7A44B9">
        <w:trPr>
          <w:trHeight w:val="300"/>
        </w:trPr>
        <w:tc>
          <w:tcPr>
            <w:tcW w:w="1815" w:type="dxa"/>
            <w:tcMar>
              <w:left w:w="105" w:type="dxa"/>
              <w:right w:w="105" w:type="dxa"/>
            </w:tcMar>
          </w:tcPr>
          <w:p w14:paraId="589A8CA1" w14:textId="23A2E5F4" w:rsidR="238AEBF5" w:rsidRDefault="238AEBF5" w:rsidP="238AEBF5">
            <w:pPr>
              <w:rPr>
                <w:color w:val="000000" w:themeColor="text1"/>
                <w:sz w:val="24"/>
                <w:szCs w:val="24"/>
              </w:rPr>
            </w:pPr>
            <w:r w:rsidRPr="238AEBF5">
              <w:rPr>
                <w:color w:val="000000" w:themeColor="text1"/>
                <w:sz w:val="24"/>
                <w:szCs w:val="24"/>
                <w:lang w:val="de-DE"/>
              </w:rPr>
              <w:t>14:20-14:30</w:t>
            </w:r>
          </w:p>
        </w:tc>
        <w:tc>
          <w:tcPr>
            <w:tcW w:w="7710" w:type="dxa"/>
            <w:tcMar>
              <w:left w:w="105" w:type="dxa"/>
              <w:right w:w="105" w:type="dxa"/>
            </w:tcMar>
          </w:tcPr>
          <w:p w14:paraId="3F31704C" w14:textId="21179DE8" w:rsidR="238AEBF5" w:rsidRDefault="238AEBF5" w:rsidP="238AEBF5">
            <w:pPr>
              <w:rPr>
                <w:color w:val="000000" w:themeColor="text1"/>
                <w:sz w:val="24"/>
                <w:szCs w:val="24"/>
              </w:rPr>
            </w:pPr>
            <w:r w:rsidRPr="00B50B11">
              <w:rPr>
                <w:color w:val="000000" w:themeColor="text1"/>
                <w:sz w:val="24"/>
                <w:szCs w:val="24"/>
                <w:lang w:val="en-US"/>
              </w:rPr>
              <w:t>Poli</w:t>
            </w:r>
            <w:r w:rsidR="1AE1AE75" w:rsidRPr="00B50B11">
              <w:rPr>
                <w:color w:val="000000" w:themeColor="text1"/>
                <w:sz w:val="24"/>
                <w:szCs w:val="24"/>
                <w:lang w:val="en-US"/>
              </w:rPr>
              <w:t>tical recommendations</w:t>
            </w:r>
            <w:r w:rsidRPr="00B50B11">
              <w:rPr>
                <w:color w:val="000000" w:themeColor="text1"/>
                <w:sz w:val="24"/>
                <w:szCs w:val="24"/>
                <w:lang w:val="en-US"/>
              </w:rPr>
              <w:t xml:space="preserve">, Q&amp;A, </w:t>
            </w:r>
            <w:r w:rsidR="3D0D0272" w:rsidRPr="00B50B11">
              <w:rPr>
                <w:color w:val="000000" w:themeColor="text1"/>
                <w:sz w:val="24"/>
                <w:szCs w:val="24"/>
                <w:lang w:val="en-US"/>
              </w:rPr>
              <w:t>Wrap-up</w:t>
            </w:r>
          </w:p>
        </w:tc>
      </w:tr>
    </w:tbl>
    <w:p w14:paraId="24B0A526" w14:textId="1734AD4C" w:rsidR="238AEBF5" w:rsidRDefault="238AEBF5" w:rsidP="238AEBF5">
      <w:pPr>
        <w:pBdr>
          <w:top w:val="nil"/>
          <w:left w:val="nil"/>
          <w:bottom w:val="nil"/>
          <w:right w:val="nil"/>
          <w:between w:val="nil"/>
        </w:pBdr>
        <w:jc w:val="both"/>
        <w:rPr>
          <w:color w:val="000000" w:themeColor="text1"/>
          <w:lang w:val="en-GB"/>
        </w:rPr>
      </w:pPr>
    </w:p>
    <w:p w14:paraId="0371FC58" w14:textId="77777777" w:rsidR="00D83E97" w:rsidRPr="007511E8" w:rsidRDefault="00D83E97" w:rsidP="00D83E97">
      <w:pPr>
        <w:pBdr>
          <w:top w:val="nil"/>
          <w:left w:val="nil"/>
          <w:bottom w:val="nil"/>
          <w:right w:val="nil"/>
          <w:between w:val="nil"/>
        </w:pBdr>
        <w:jc w:val="both"/>
        <w:rPr>
          <w:b/>
          <w:bCs/>
          <w:color w:val="000000"/>
          <w:lang w:val="en-GB"/>
        </w:rPr>
      </w:pPr>
    </w:p>
    <w:p w14:paraId="46EA707E" w14:textId="77777777" w:rsidR="00D83E97" w:rsidRDefault="00D83E97" w:rsidP="00D83E97">
      <w:pPr>
        <w:pBdr>
          <w:top w:val="nil"/>
          <w:left w:val="nil"/>
          <w:bottom w:val="nil"/>
          <w:right w:val="nil"/>
          <w:between w:val="nil"/>
        </w:pBdr>
        <w:jc w:val="both"/>
        <w:rPr>
          <w:b/>
          <w:bCs/>
          <w:color w:val="000000"/>
          <w:lang w:val="en-GB"/>
        </w:rPr>
      </w:pPr>
      <w:r w:rsidRPr="007511E8">
        <w:rPr>
          <w:b/>
          <w:bCs/>
          <w:color w:val="000000"/>
          <w:lang w:val="en-GB"/>
        </w:rPr>
        <w:t>Second in-presence lab</w:t>
      </w:r>
    </w:p>
    <w:p w14:paraId="6DA7D7B8" w14:textId="37E4B004" w:rsidR="00C32436" w:rsidRPr="00C32436" w:rsidRDefault="00C32436" w:rsidP="009B782A">
      <w:pPr>
        <w:pStyle w:val="Listenabsatz"/>
        <w:numPr>
          <w:ilvl w:val="0"/>
          <w:numId w:val="11"/>
        </w:numPr>
        <w:pBdr>
          <w:top w:val="nil"/>
          <w:left w:val="nil"/>
          <w:bottom w:val="nil"/>
          <w:right w:val="nil"/>
          <w:between w:val="nil"/>
        </w:pBdr>
        <w:jc w:val="both"/>
        <w:rPr>
          <w:color w:val="000000"/>
          <w:lang w:val="en-GB"/>
        </w:rPr>
      </w:pPr>
      <w:r w:rsidRPr="00C32436">
        <w:rPr>
          <w:color w:val="000000"/>
          <w:lang w:val="en-GB"/>
        </w:rPr>
        <w:t xml:space="preserve">According to a reduction in the number of participants and since only 3 people participated in the session, WECF decided to focus on the housing sector only. </w:t>
      </w:r>
    </w:p>
    <w:p w14:paraId="2AEA7847" w14:textId="371382EF" w:rsidR="00D83E97" w:rsidRPr="00C32436" w:rsidRDefault="76E87EF7" w:rsidP="009B782A">
      <w:pPr>
        <w:pStyle w:val="Listenabsatz"/>
        <w:numPr>
          <w:ilvl w:val="0"/>
          <w:numId w:val="11"/>
        </w:numPr>
        <w:pBdr>
          <w:top w:val="nil"/>
          <w:left w:val="nil"/>
          <w:bottom w:val="nil"/>
          <w:right w:val="nil"/>
          <w:between w:val="nil"/>
        </w:pBdr>
        <w:jc w:val="both"/>
        <w:rPr>
          <w:color w:val="000000"/>
          <w:lang w:val="en-GB"/>
        </w:rPr>
      </w:pPr>
      <w:r w:rsidRPr="04707382">
        <w:rPr>
          <w:color w:val="000000" w:themeColor="text1"/>
          <w:lang w:val="en-GB"/>
        </w:rPr>
        <w:t xml:space="preserve">WECF has prepared </w:t>
      </w:r>
      <w:r w:rsidR="002553B9">
        <w:rPr>
          <w:color w:val="000000" w:themeColor="text1"/>
          <w:lang w:val="en-GB"/>
        </w:rPr>
        <w:t xml:space="preserve">two </w:t>
      </w:r>
      <w:r w:rsidRPr="04707382">
        <w:rPr>
          <w:color w:val="000000" w:themeColor="text1"/>
          <w:lang w:val="en-GB"/>
        </w:rPr>
        <w:t xml:space="preserve">specific topics and first ideas for the policy factsheets in advance to guide the discussion and </w:t>
      </w:r>
      <w:r w:rsidR="002553B9" w:rsidRPr="0528AA0C">
        <w:rPr>
          <w:color w:val="000000" w:themeColor="text1"/>
          <w:lang w:val="en-GB"/>
        </w:rPr>
        <w:t>include</w:t>
      </w:r>
      <w:r w:rsidR="002553B9">
        <w:rPr>
          <w:color w:val="000000" w:themeColor="text1"/>
          <w:lang w:val="en-GB"/>
        </w:rPr>
        <w:t xml:space="preserve"> already existing ideas from national stakeholders </w:t>
      </w:r>
      <w:r w:rsidR="002C17CC">
        <w:rPr>
          <w:color w:val="000000" w:themeColor="text1"/>
          <w:lang w:val="en-GB"/>
        </w:rPr>
        <w:t xml:space="preserve">suggested within </w:t>
      </w:r>
      <w:r w:rsidR="008B315F">
        <w:rPr>
          <w:color w:val="000000" w:themeColor="text1"/>
          <w:lang w:val="en-GB"/>
        </w:rPr>
        <w:t xml:space="preserve">the online sessions and </w:t>
      </w:r>
      <w:r w:rsidR="00D91F3B">
        <w:rPr>
          <w:color w:val="000000" w:themeColor="text1"/>
          <w:lang w:val="en-GB"/>
        </w:rPr>
        <w:t xml:space="preserve">via e-mail from experts (modernisations levy and </w:t>
      </w:r>
      <w:r w:rsidR="727EE9EF" w:rsidRPr="165FCE72">
        <w:rPr>
          <w:color w:val="000000" w:themeColor="text1"/>
          <w:lang w:val="en-GB"/>
        </w:rPr>
        <w:t>f</w:t>
      </w:r>
      <w:r w:rsidR="00017DB9" w:rsidRPr="165FCE72">
        <w:rPr>
          <w:color w:val="000000" w:themeColor="text1"/>
          <w:lang w:val="en-GB"/>
        </w:rPr>
        <w:t>unding</w:t>
      </w:r>
      <w:r w:rsidR="00017DB9">
        <w:rPr>
          <w:color w:val="000000" w:themeColor="text1"/>
          <w:lang w:val="en-GB"/>
        </w:rPr>
        <w:t xml:space="preserve"> programmes for efficient buildings)</w:t>
      </w:r>
      <w:r w:rsidRPr="04707382">
        <w:rPr>
          <w:color w:val="000000" w:themeColor="text1"/>
          <w:lang w:val="en-GB"/>
        </w:rPr>
        <w:t xml:space="preserve">. </w:t>
      </w:r>
    </w:p>
    <w:p w14:paraId="173D7C5D" w14:textId="67CF22E3" w:rsidR="392E3F85" w:rsidRDefault="392E3F85" w:rsidP="009B782A">
      <w:pPr>
        <w:pStyle w:val="Listenabsatz"/>
        <w:numPr>
          <w:ilvl w:val="0"/>
          <w:numId w:val="11"/>
        </w:numPr>
        <w:pBdr>
          <w:top w:val="nil"/>
          <w:left w:val="nil"/>
          <w:bottom w:val="nil"/>
          <w:right w:val="nil"/>
          <w:between w:val="nil"/>
        </w:pBdr>
        <w:jc w:val="both"/>
        <w:rPr>
          <w:color w:val="000000" w:themeColor="text1"/>
          <w:lang w:val="en-GB"/>
        </w:rPr>
      </w:pPr>
      <w:r w:rsidRPr="04707382">
        <w:rPr>
          <w:color w:val="000000" w:themeColor="text1"/>
          <w:lang w:val="en-GB"/>
        </w:rPr>
        <w:t xml:space="preserve">In the beginning, the system maps were not presented in detail, since all participants already took part in the first in-presence lab. </w:t>
      </w:r>
    </w:p>
    <w:p w14:paraId="6E26FB5F" w14:textId="5ADAC440" w:rsidR="392E3F85" w:rsidRDefault="392E3F85" w:rsidP="009B782A">
      <w:pPr>
        <w:pStyle w:val="Listenabsatz"/>
        <w:numPr>
          <w:ilvl w:val="0"/>
          <w:numId w:val="11"/>
        </w:numPr>
        <w:pBdr>
          <w:top w:val="nil"/>
          <w:left w:val="nil"/>
          <w:bottom w:val="nil"/>
          <w:right w:val="nil"/>
          <w:between w:val="nil"/>
        </w:pBdr>
        <w:jc w:val="both"/>
        <w:rPr>
          <w:color w:val="000000" w:themeColor="text1"/>
          <w:lang w:val="en-GB"/>
        </w:rPr>
      </w:pPr>
      <w:r w:rsidRPr="04707382">
        <w:rPr>
          <w:color w:val="000000" w:themeColor="text1"/>
          <w:lang w:val="en-GB"/>
        </w:rPr>
        <w:t xml:space="preserve">While presenting the future visions of the housing sector, a small interactive game was included, to get an opinion of the participants regarding the visions. </w:t>
      </w:r>
      <w:r w:rsidRPr="1C40DDD2">
        <w:rPr>
          <w:color w:val="000000" w:themeColor="text1"/>
          <w:lang w:val="en-GB"/>
        </w:rPr>
        <w:t xml:space="preserve">It was a positioning game – the participants were positioning themselves in the room on a </w:t>
      </w:r>
      <w:r w:rsidRPr="33A1DCD7">
        <w:rPr>
          <w:color w:val="000000" w:themeColor="text1"/>
          <w:lang w:val="en-GB"/>
        </w:rPr>
        <w:t>scala of “I agree – I do not agree”</w:t>
      </w:r>
      <w:r w:rsidR="0A080FE3" w:rsidRPr="33A1DCD7">
        <w:rPr>
          <w:color w:val="000000" w:themeColor="text1"/>
          <w:lang w:val="en-GB"/>
        </w:rPr>
        <w:t xml:space="preserve">. </w:t>
      </w:r>
    </w:p>
    <w:p w14:paraId="58FB257D" w14:textId="739CF3CF" w:rsidR="3A648426" w:rsidRDefault="0A080FE3" w:rsidP="009B782A">
      <w:pPr>
        <w:pStyle w:val="Listenabsatz"/>
        <w:numPr>
          <w:ilvl w:val="0"/>
          <w:numId w:val="11"/>
        </w:numPr>
        <w:pBdr>
          <w:top w:val="nil"/>
          <w:left w:val="nil"/>
          <w:bottom w:val="nil"/>
          <w:right w:val="nil"/>
          <w:between w:val="nil"/>
        </w:pBdr>
        <w:jc w:val="both"/>
        <w:rPr>
          <w:color w:val="000000" w:themeColor="text1"/>
          <w:lang w:val="en-GB"/>
        </w:rPr>
      </w:pPr>
      <w:r w:rsidRPr="558B3D06">
        <w:rPr>
          <w:color w:val="000000" w:themeColor="text1"/>
          <w:lang w:val="en-GB"/>
        </w:rPr>
        <w:t xml:space="preserve">The template “Identifying systemic changes and policies” was left out, since the participants already took part in the first in-presence lab. </w:t>
      </w:r>
      <w:r w:rsidRPr="6B9DF8DE">
        <w:rPr>
          <w:color w:val="000000" w:themeColor="text1"/>
          <w:lang w:val="en-GB"/>
        </w:rPr>
        <w:t xml:space="preserve">Instead, the changes that participants were aiming for, were included </w:t>
      </w:r>
      <w:r w:rsidR="066CD118" w:rsidRPr="6B9DF8DE">
        <w:rPr>
          <w:color w:val="000000" w:themeColor="text1"/>
          <w:lang w:val="en-GB"/>
        </w:rPr>
        <w:t xml:space="preserve">in the </w:t>
      </w:r>
      <w:r w:rsidR="066CD118" w:rsidRPr="2ECC05FD">
        <w:rPr>
          <w:color w:val="000000" w:themeColor="text1"/>
          <w:lang w:val="en-GB"/>
        </w:rPr>
        <w:t xml:space="preserve">positioning game. </w:t>
      </w:r>
    </w:p>
    <w:tbl>
      <w:tblPr>
        <w:tblStyle w:val="Tabellenraste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70"/>
        <w:gridCol w:w="7635"/>
      </w:tblGrid>
      <w:tr w:rsidR="238AEBF5" w14:paraId="1968DBCB" w14:textId="77777777" w:rsidTr="238AEBF5">
        <w:trPr>
          <w:trHeight w:val="525"/>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2EB856" w14:textId="5A4E4080" w:rsidR="597B8EDD" w:rsidRDefault="597B8EDD" w:rsidP="238AEBF5">
            <w:pPr>
              <w:rPr>
                <w:b/>
                <w:bCs/>
                <w:color w:val="000000" w:themeColor="text1"/>
                <w:sz w:val="24"/>
                <w:szCs w:val="24"/>
                <w:lang w:val="de-DE"/>
              </w:rPr>
            </w:pPr>
            <w:r w:rsidRPr="238AEBF5">
              <w:rPr>
                <w:b/>
                <w:bCs/>
                <w:color w:val="000000" w:themeColor="text1"/>
                <w:sz w:val="24"/>
                <w:szCs w:val="24"/>
                <w:lang w:val="de-DE"/>
              </w:rPr>
              <w:t>Time</w:t>
            </w:r>
          </w:p>
        </w:tc>
        <w:tc>
          <w:tcPr>
            <w:tcW w:w="7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413F41" w14:textId="3F393ED7" w:rsidR="597B8EDD" w:rsidRDefault="597B8EDD" w:rsidP="238AEBF5">
            <w:pPr>
              <w:rPr>
                <w:b/>
                <w:bCs/>
                <w:color w:val="000000" w:themeColor="text1"/>
                <w:sz w:val="24"/>
                <w:szCs w:val="24"/>
                <w:lang w:val="de-DE"/>
              </w:rPr>
            </w:pPr>
            <w:r w:rsidRPr="238AEBF5">
              <w:rPr>
                <w:b/>
                <w:bCs/>
                <w:color w:val="000000" w:themeColor="text1"/>
                <w:sz w:val="24"/>
                <w:szCs w:val="24"/>
                <w:lang w:val="de-DE"/>
              </w:rPr>
              <w:t>Agenda point</w:t>
            </w:r>
          </w:p>
        </w:tc>
      </w:tr>
      <w:tr w:rsidR="238AEBF5" w14:paraId="3479EC95" w14:textId="77777777" w:rsidTr="238AEBF5">
        <w:trPr>
          <w:trHeight w:val="645"/>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4DAB7F" w14:textId="4D7D73AD" w:rsidR="238AEBF5" w:rsidRDefault="238AEBF5" w:rsidP="238AEBF5">
            <w:pPr>
              <w:rPr>
                <w:color w:val="000000" w:themeColor="text1"/>
                <w:sz w:val="24"/>
                <w:szCs w:val="24"/>
              </w:rPr>
            </w:pPr>
            <w:r w:rsidRPr="238AEBF5">
              <w:rPr>
                <w:color w:val="000000" w:themeColor="text1"/>
                <w:sz w:val="24"/>
                <w:szCs w:val="24"/>
                <w:lang w:val="de-DE"/>
              </w:rPr>
              <w:t xml:space="preserve">15:00-15:10 </w:t>
            </w:r>
          </w:p>
        </w:tc>
        <w:tc>
          <w:tcPr>
            <w:tcW w:w="7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1A52C8" w14:textId="64E7F563" w:rsidR="245BD655" w:rsidRDefault="245BD655" w:rsidP="238AEBF5">
            <w:pPr>
              <w:rPr>
                <w:color w:val="000000" w:themeColor="text1"/>
                <w:sz w:val="24"/>
                <w:szCs w:val="24"/>
              </w:rPr>
            </w:pPr>
            <w:r w:rsidRPr="00B50B11">
              <w:rPr>
                <w:color w:val="000000" w:themeColor="text1"/>
                <w:sz w:val="24"/>
                <w:szCs w:val="24"/>
                <w:lang w:val="en-US"/>
              </w:rPr>
              <w:t>Welcome, Presenting the Agenda, discussion rules, logistics</w:t>
            </w:r>
            <w:r w:rsidR="238AEBF5" w:rsidRPr="00B50B11">
              <w:rPr>
                <w:color w:val="000000" w:themeColor="text1"/>
                <w:sz w:val="24"/>
                <w:szCs w:val="24"/>
                <w:lang w:val="en-US"/>
              </w:rPr>
              <w:t xml:space="preserve"> </w:t>
            </w:r>
          </w:p>
        </w:tc>
      </w:tr>
      <w:tr w:rsidR="238AEBF5" w14:paraId="594EF9E9" w14:textId="77777777" w:rsidTr="238AEBF5">
        <w:trPr>
          <w:trHeight w:val="48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827088" w14:textId="506D7AF2" w:rsidR="238AEBF5" w:rsidRDefault="238AEBF5" w:rsidP="238AEBF5">
            <w:pPr>
              <w:rPr>
                <w:color w:val="000000" w:themeColor="text1"/>
                <w:sz w:val="24"/>
                <w:szCs w:val="24"/>
              </w:rPr>
            </w:pPr>
            <w:r w:rsidRPr="238AEBF5">
              <w:rPr>
                <w:color w:val="000000" w:themeColor="text1"/>
                <w:sz w:val="24"/>
                <w:szCs w:val="24"/>
                <w:lang w:val="de-DE"/>
              </w:rPr>
              <w:t>15:10</w:t>
            </w:r>
            <w:r w:rsidR="2DCD3826" w:rsidRPr="238AEBF5">
              <w:rPr>
                <w:color w:val="000000" w:themeColor="text1"/>
                <w:sz w:val="24"/>
                <w:szCs w:val="24"/>
                <w:lang w:val="de-DE"/>
              </w:rPr>
              <w:t>-</w:t>
            </w:r>
            <w:r w:rsidRPr="238AEBF5">
              <w:rPr>
                <w:color w:val="000000" w:themeColor="text1"/>
                <w:sz w:val="24"/>
                <w:szCs w:val="24"/>
                <w:lang w:val="de-DE"/>
              </w:rPr>
              <w:t>15:25</w:t>
            </w:r>
          </w:p>
        </w:tc>
        <w:tc>
          <w:tcPr>
            <w:tcW w:w="7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3CAE47" w14:textId="3DC1D0C6" w:rsidR="238AEBF5" w:rsidRDefault="238AEBF5" w:rsidP="238AEBF5">
            <w:pPr>
              <w:rPr>
                <w:color w:val="000000" w:themeColor="text1"/>
                <w:sz w:val="24"/>
                <w:szCs w:val="24"/>
              </w:rPr>
            </w:pPr>
            <w:r w:rsidRPr="238AEBF5">
              <w:rPr>
                <w:color w:val="000000" w:themeColor="text1"/>
                <w:sz w:val="24"/>
                <w:szCs w:val="24"/>
                <w:lang w:val="en-US"/>
              </w:rPr>
              <w:t xml:space="preserve">Recap </w:t>
            </w:r>
            <w:r w:rsidR="3483BCEC" w:rsidRPr="238AEBF5">
              <w:rPr>
                <w:color w:val="000000" w:themeColor="text1"/>
                <w:sz w:val="24"/>
                <w:szCs w:val="24"/>
                <w:lang w:val="en-US"/>
              </w:rPr>
              <w:t>of the first two w</w:t>
            </w:r>
            <w:r w:rsidRPr="238AEBF5">
              <w:rPr>
                <w:color w:val="000000" w:themeColor="text1"/>
                <w:sz w:val="24"/>
                <w:szCs w:val="24"/>
                <w:lang w:val="en-US"/>
              </w:rPr>
              <w:t xml:space="preserve">orkshops, </w:t>
            </w:r>
          </w:p>
          <w:p w14:paraId="4711E167" w14:textId="6757FC0A" w:rsidR="238AEBF5" w:rsidRDefault="238AEBF5" w:rsidP="238AEBF5">
            <w:pPr>
              <w:rPr>
                <w:color w:val="000000" w:themeColor="text1"/>
                <w:sz w:val="24"/>
                <w:szCs w:val="24"/>
              </w:rPr>
            </w:pPr>
            <w:r w:rsidRPr="238AEBF5">
              <w:rPr>
                <w:color w:val="000000" w:themeColor="text1"/>
                <w:sz w:val="24"/>
                <w:szCs w:val="24"/>
                <w:lang w:val="en-US"/>
              </w:rPr>
              <w:t>Future Visions, Policy</w:t>
            </w:r>
            <w:r w:rsidR="179F1349" w:rsidRPr="238AEBF5">
              <w:rPr>
                <w:color w:val="000000" w:themeColor="text1"/>
                <w:sz w:val="24"/>
                <w:szCs w:val="24"/>
                <w:lang w:val="en-US"/>
              </w:rPr>
              <w:t xml:space="preserve"> collection</w:t>
            </w:r>
            <w:r w:rsidRPr="238AEBF5">
              <w:rPr>
                <w:color w:val="000000" w:themeColor="text1"/>
                <w:sz w:val="24"/>
                <w:szCs w:val="24"/>
                <w:lang w:val="en-US"/>
              </w:rPr>
              <w:t xml:space="preserve"> + hazards</w:t>
            </w:r>
          </w:p>
        </w:tc>
      </w:tr>
      <w:tr w:rsidR="238AEBF5" w14:paraId="10C818FC" w14:textId="77777777" w:rsidTr="238AEBF5">
        <w:trPr>
          <w:trHeight w:val="51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6AD096" w14:textId="273F08A7" w:rsidR="238AEBF5" w:rsidRDefault="238AEBF5" w:rsidP="238AEBF5">
            <w:pPr>
              <w:rPr>
                <w:color w:val="000000" w:themeColor="text1"/>
                <w:sz w:val="24"/>
                <w:szCs w:val="24"/>
              </w:rPr>
            </w:pPr>
            <w:r w:rsidRPr="238AEBF5">
              <w:rPr>
                <w:color w:val="000000" w:themeColor="text1"/>
                <w:sz w:val="24"/>
                <w:szCs w:val="24"/>
                <w:lang w:val="de-DE"/>
              </w:rPr>
              <w:t xml:space="preserve">15:25-15:45 </w:t>
            </w:r>
          </w:p>
        </w:tc>
        <w:tc>
          <w:tcPr>
            <w:tcW w:w="7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49BB10" w14:textId="5F346EFA" w:rsidR="245527E7" w:rsidRDefault="245527E7" w:rsidP="238AEBF5">
            <w:pPr>
              <w:rPr>
                <w:color w:val="000000" w:themeColor="text1"/>
                <w:sz w:val="24"/>
                <w:szCs w:val="24"/>
                <w:lang w:val="en-US"/>
              </w:rPr>
            </w:pPr>
            <w:r w:rsidRPr="238AEBF5">
              <w:rPr>
                <w:color w:val="000000" w:themeColor="text1"/>
                <w:sz w:val="24"/>
                <w:szCs w:val="24"/>
                <w:lang w:val="en-US"/>
              </w:rPr>
              <w:t>Positioning towards necessary changes of status quo, regarding the visions of the housing sector</w:t>
            </w:r>
          </w:p>
          <w:p w14:paraId="7BBDD5DE" w14:textId="1713478A" w:rsidR="238AEBF5" w:rsidRDefault="238AEBF5" w:rsidP="238AEBF5">
            <w:pPr>
              <w:rPr>
                <w:color w:val="000000" w:themeColor="text1"/>
                <w:sz w:val="24"/>
                <w:szCs w:val="24"/>
              </w:rPr>
            </w:pPr>
          </w:p>
        </w:tc>
      </w:tr>
      <w:tr w:rsidR="238AEBF5" w14:paraId="328A50F6" w14:textId="77777777" w:rsidTr="238AEBF5">
        <w:trPr>
          <w:trHeight w:val="495"/>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220E32" w14:textId="11661101" w:rsidR="238AEBF5" w:rsidRDefault="238AEBF5" w:rsidP="238AEBF5">
            <w:pPr>
              <w:rPr>
                <w:color w:val="000000" w:themeColor="text1"/>
                <w:sz w:val="24"/>
                <w:szCs w:val="24"/>
              </w:rPr>
            </w:pPr>
            <w:r w:rsidRPr="238AEBF5">
              <w:rPr>
                <w:color w:val="000000" w:themeColor="text1"/>
                <w:sz w:val="24"/>
                <w:szCs w:val="24"/>
                <w:lang w:val="de-DE"/>
              </w:rPr>
              <w:t xml:space="preserve">15:45-16:00 </w:t>
            </w:r>
          </w:p>
        </w:tc>
        <w:tc>
          <w:tcPr>
            <w:tcW w:w="7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DE6383" w14:textId="6A62262E" w:rsidR="238AEBF5" w:rsidRPr="00B50B11" w:rsidRDefault="238AEBF5" w:rsidP="238AEBF5">
            <w:pPr>
              <w:rPr>
                <w:color w:val="000000" w:themeColor="text1"/>
                <w:sz w:val="24"/>
                <w:szCs w:val="24"/>
                <w:lang w:val="en-US"/>
              </w:rPr>
            </w:pPr>
            <w:r w:rsidRPr="00B50B11">
              <w:rPr>
                <w:color w:val="000000" w:themeColor="text1"/>
                <w:sz w:val="24"/>
                <w:szCs w:val="24"/>
                <w:lang w:val="en-US"/>
              </w:rPr>
              <w:t>Input</w:t>
            </w:r>
            <w:r w:rsidR="40CA6B18" w:rsidRPr="00B50B11">
              <w:rPr>
                <w:color w:val="000000" w:themeColor="text1"/>
                <w:sz w:val="24"/>
                <w:szCs w:val="24"/>
                <w:lang w:val="en-US"/>
              </w:rPr>
              <w:t xml:space="preserve">: Policy Factsheets (existing policies) </w:t>
            </w:r>
          </w:p>
        </w:tc>
      </w:tr>
      <w:tr w:rsidR="238AEBF5" w14:paraId="2434B50D" w14:textId="77777777" w:rsidTr="238AEBF5">
        <w:trPr>
          <w:trHeight w:val="315"/>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241CC5" w14:textId="679EF6CB" w:rsidR="238AEBF5" w:rsidRDefault="238AEBF5" w:rsidP="238AEBF5">
            <w:pPr>
              <w:rPr>
                <w:color w:val="000000" w:themeColor="text1"/>
                <w:sz w:val="24"/>
                <w:szCs w:val="24"/>
              </w:rPr>
            </w:pPr>
            <w:r w:rsidRPr="238AEBF5">
              <w:rPr>
                <w:color w:val="000000" w:themeColor="text1"/>
                <w:sz w:val="24"/>
                <w:szCs w:val="24"/>
                <w:lang w:val="de-DE"/>
              </w:rPr>
              <w:t xml:space="preserve">16:00-16:50 </w:t>
            </w:r>
          </w:p>
        </w:tc>
        <w:tc>
          <w:tcPr>
            <w:tcW w:w="7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16F5BC" w14:textId="44A1EA79" w:rsidR="667A399D" w:rsidRPr="00B50B11" w:rsidRDefault="667A399D" w:rsidP="238AEBF5">
            <w:pPr>
              <w:rPr>
                <w:color w:val="000000" w:themeColor="text1"/>
                <w:sz w:val="24"/>
                <w:szCs w:val="24"/>
                <w:lang w:val="en-US"/>
              </w:rPr>
            </w:pPr>
            <w:r w:rsidRPr="00B50B11">
              <w:rPr>
                <w:color w:val="000000" w:themeColor="text1"/>
                <w:sz w:val="24"/>
                <w:szCs w:val="24"/>
                <w:lang w:val="en-US"/>
              </w:rPr>
              <w:t xml:space="preserve">Work on policy changes, factsheets, new and existing policies </w:t>
            </w:r>
          </w:p>
        </w:tc>
      </w:tr>
      <w:tr w:rsidR="238AEBF5" w14:paraId="13F0151A" w14:textId="77777777" w:rsidTr="238AEBF5">
        <w:trPr>
          <w:trHeight w:val="315"/>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3CC9C2" w14:textId="1EA2FCEF" w:rsidR="238AEBF5" w:rsidRDefault="238AEBF5" w:rsidP="238AEBF5">
            <w:pPr>
              <w:rPr>
                <w:color w:val="000000" w:themeColor="text1"/>
                <w:sz w:val="24"/>
                <w:szCs w:val="24"/>
              </w:rPr>
            </w:pPr>
            <w:r w:rsidRPr="238AEBF5">
              <w:rPr>
                <w:color w:val="000000" w:themeColor="text1"/>
                <w:sz w:val="24"/>
                <w:szCs w:val="24"/>
                <w:lang w:val="de-DE"/>
              </w:rPr>
              <w:t xml:space="preserve">16:50-17:00 </w:t>
            </w:r>
          </w:p>
        </w:tc>
        <w:tc>
          <w:tcPr>
            <w:tcW w:w="7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F1EE77" w14:textId="0B303A2A" w:rsidR="238AEBF5" w:rsidRDefault="238AEBF5" w:rsidP="238AEBF5">
            <w:pPr>
              <w:rPr>
                <w:color w:val="000000" w:themeColor="text1"/>
                <w:sz w:val="24"/>
                <w:szCs w:val="24"/>
              </w:rPr>
            </w:pPr>
            <w:r w:rsidRPr="238AEBF5">
              <w:rPr>
                <w:color w:val="000000" w:themeColor="text1"/>
                <w:sz w:val="24"/>
                <w:szCs w:val="24"/>
                <w:lang w:val="de-DE"/>
              </w:rPr>
              <w:t xml:space="preserve">Wrap-up, </w:t>
            </w:r>
            <w:r w:rsidR="6252B8EC" w:rsidRPr="238AEBF5">
              <w:rPr>
                <w:color w:val="000000" w:themeColor="text1"/>
                <w:sz w:val="24"/>
                <w:szCs w:val="24"/>
                <w:lang w:val="de-DE"/>
              </w:rPr>
              <w:t>vision</w:t>
            </w:r>
          </w:p>
        </w:tc>
      </w:tr>
    </w:tbl>
    <w:p w14:paraId="70CD27D1" w14:textId="63D878C0" w:rsidR="3C01D03C" w:rsidRDefault="3C01D03C" w:rsidP="238AEBF5">
      <w:pPr>
        <w:pBdr>
          <w:top w:val="nil"/>
          <w:left w:val="nil"/>
          <w:bottom w:val="nil"/>
          <w:right w:val="nil"/>
          <w:between w:val="nil"/>
        </w:pBdr>
        <w:jc w:val="both"/>
        <w:rPr>
          <w:color w:val="000000" w:themeColor="text1"/>
          <w:lang w:val="en-GB"/>
        </w:rPr>
      </w:pPr>
    </w:p>
    <w:p w14:paraId="001501DB" w14:textId="77777777" w:rsidR="00D83E97" w:rsidRDefault="00D83E97" w:rsidP="00D83E97">
      <w:pPr>
        <w:pBdr>
          <w:top w:val="nil"/>
          <w:left w:val="nil"/>
          <w:bottom w:val="nil"/>
          <w:right w:val="nil"/>
          <w:between w:val="nil"/>
        </w:pBdr>
        <w:jc w:val="both"/>
        <w:rPr>
          <w:b/>
          <w:bCs/>
          <w:color w:val="000000"/>
          <w:lang w:val="en-GB"/>
        </w:rPr>
      </w:pPr>
      <w:r w:rsidRPr="007511E8">
        <w:rPr>
          <w:b/>
          <w:bCs/>
          <w:color w:val="000000"/>
          <w:lang w:val="en-GB"/>
        </w:rPr>
        <w:t>Third in-presence lab</w:t>
      </w:r>
    </w:p>
    <w:p w14:paraId="7AC6CAC4" w14:textId="508AE660" w:rsidR="00C32436" w:rsidRPr="00830684" w:rsidRDefault="00C32436" w:rsidP="009B782A">
      <w:pPr>
        <w:pStyle w:val="Listenabsatz"/>
        <w:numPr>
          <w:ilvl w:val="0"/>
          <w:numId w:val="11"/>
        </w:numPr>
        <w:pBdr>
          <w:top w:val="nil"/>
          <w:left w:val="nil"/>
          <w:bottom w:val="nil"/>
          <w:right w:val="nil"/>
          <w:between w:val="nil"/>
        </w:pBdr>
        <w:jc w:val="both"/>
        <w:rPr>
          <w:color w:val="000000"/>
          <w:lang w:val="en-GB"/>
        </w:rPr>
      </w:pPr>
      <w:r w:rsidRPr="00830684">
        <w:rPr>
          <w:color w:val="000000"/>
          <w:lang w:val="en-GB"/>
        </w:rPr>
        <w:t xml:space="preserve">WECF focussed on discussing the alternation of existing policies and creating new policies, hence, on filling out the Policy Factsheets. </w:t>
      </w:r>
    </w:p>
    <w:p w14:paraId="640AC68B" w14:textId="52B2F227" w:rsidR="00C32436" w:rsidRDefault="00C32436" w:rsidP="009B782A">
      <w:pPr>
        <w:pStyle w:val="Listenabsatz"/>
        <w:numPr>
          <w:ilvl w:val="0"/>
          <w:numId w:val="11"/>
        </w:numPr>
        <w:pBdr>
          <w:top w:val="nil"/>
          <w:left w:val="nil"/>
          <w:bottom w:val="nil"/>
          <w:right w:val="nil"/>
          <w:between w:val="nil"/>
        </w:pBdr>
        <w:jc w:val="both"/>
        <w:rPr>
          <w:color w:val="000000"/>
          <w:lang w:val="en-GB"/>
        </w:rPr>
      </w:pPr>
      <w:r w:rsidRPr="00830684">
        <w:rPr>
          <w:color w:val="000000"/>
          <w:lang w:val="en-GB"/>
        </w:rPr>
        <w:t xml:space="preserve">Due to short-notice changes proposed by Smart Venice, WECF decided to stick to the </w:t>
      </w:r>
      <w:r w:rsidR="00830684" w:rsidRPr="00830684">
        <w:rPr>
          <w:color w:val="000000"/>
          <w:lang w:val="en-GB"/>
        </w:rPr>
        <w:t xml:space="preserve">prepared agenda and decided to conduct the methodology for the transformative potential of policies in an extra online session. </w:t>
      </w:r>
    </w:p>
    <w:p w14:paraId="3C075F0E" w14:textId="2B8C6D41" w:rsidR="00830684" w:rsidRPr="00830684" w:rsidRDefault="39E9417C" w:rsidP="009B782A">
      <w:pPr>
        <w:pStyle w:val="Listenabsatz"/>
        <w:numPr>
          <w:ilvl w:val="0"/>
          <w:numId w:val="11"/>
        </w:numPr>
        <w:pBdr>
          <w:top w:val="nil"/>
          <w:left w:val="nil"/>
          <w:bottom w:val="nil"/>
          <w:right w:val="nil"/>
          <w:between w:val="nil"/>
        </w:pBdr>
        <w:jc w:val="both"/>
        <w:rPr>
          <w:color w:val="000000"/>
          <w:lang w:val="en-GB"/>
        </w:rPr>
      </w:pPr>
      <w:r w:rsidRPr="238AEBF5">
        <w:rPr>
          <w:color w:val="000000" w:themeColor="text1"/>
          <w:lang w:val="en-GB"/>
        </w:rPr>
        <w:t xml:space="preserve">A short discussion about </w:t>
      </w:r>
      <w:r w:rsidR="00395806">
        <w:rPr>
          <w:color w:val="000000" w:themeColor="text1"/>
          <w:lang w:val="en-GB"/>
        </w:rPr>
        <w:t xml:space="preserve">possible </w:t>
      </w:r>
      <w:r w:rsidRPr="238AEBF5">
        <w:rPr>
          <w:color w:val="000000" w:themeColor="text1"/>
          <w:lang w:val="en-GB"/>
        </w:rPr>
        <w:t xml:space="preserve">advocacy activities </w:t>
      </w:r>
      <w:r w:rsidR="00395806">
        <w:rPr>
          <w:color w:val="000000" w:themeColor="text1"/>
          <w:lang w:val="en-GB"/>
        </w:rPr>
        <w:t xml:space="preserve">in 2026 </w:t>
      </w:r>
      <w:r w:rsidRPr="238AEBF5">
        <w:rPr>
          <w:color w:val="000000" w:themeColor="text1"/>
          <w:lang w:val="en-GB"/>
        </w:rPr>
        <w:t>was included</w:t>
      </w:r>
      <w:r w:rsidR="00395806">
        <w:rPr>
          <w:color w:val="000000" w:themeColor="text1"/>
          <w:lang w:val="en-GB"/>
        </w:rPr>
        <w:t xml:space="preserve">, as </w:t>
      </w:r>
      <w:r w:rsidR="00395806" w:rsidRPr="179CF078">
        <w:rPr>
          <w:color w:val="000000" w:themeColor="text1"/>
          <w:lang w:val="en-GB"/>
        </w:rPr>
        <w:t>w</w:t>
      </w:r>
      <w:r w:rsidR="00CD9B8C" w:rsidRPr="179CF078">
        <w:rPr>
          <w:color w:val="000000" w:themeColor="text1"/>
          <w:lang w:val="en-GB"/>
        </w:rPr>
        <w:t>ish</w:t>
      </w:r>
      <w:r w:rsidR="00395806" w:rsidRPr="179CF078">
        <w:rPr>
          <w:color w:val="000000" w:themeColor="text1"/>
          <w:lang w:val="en-GB"/>
        </w:rPr>
        <w:t>ed</w:t>
      </w:r>
      <w:r w:rsidR="00395806">
        <w:rPr>
          <w:color w:val="000000" w:themeColor="text1"/>
          <w:lang w:val="en-GB"/>
        </w:rPr>
        <w:t xml:space="preserve"> for by participants in the first in-presence workshop</w:t>
      </w:r>
      <w:r w:rsidRPr="238AEBF5">
        <w:rPr>
          <w:color w:val="000000" w:themeColor="text1"/>
          <w:lang w:val="en-GB"/>
        </w:rPr>
        <w:t xml:space="preserve">. </w:t>
      </w:r>
    </w:p>
    <w:tbl>
      <w:tblPr>
        <w:tblStyle w:val="Tabellenraster"/>
        <w:tblW w:w="9300" w:type="dxa"/>
        <w:tblLook w:val="0000" w:firstRow="0" w:lastRow="0" w:firstColumn="0" w:lastColumn="0" w:noHBand="0" w:noVBand="0"/>
      </w:tblPr>
      <w:tblGrid>
        <w:gridCol w:w="1785"/>
        <w:gridCol w:w="7515"/>
      </w:tblGrid>
      <w:tr w:rsidR="238AEBF5" w14:paraId="143086AC" w14:textId="77777777" w:rsidTr="5A7A44B9">
        <w:trPr>
          <w:trHeight w:val="300"/>
        </w:trPr>
        <w:tc>
          <w:tcPr>
            <w:tcW w:w="1785" w:type="dxa"/>
          </w:tcPr>
          <w:p w14:paraId="545424AD" w14:textId="4F6C045F" w:rsidR="21354E01" w:rsidRDefault="21354E01" w:rsidP="238AEBF5">
            <w:pPr>
              <w:rPr>
                <w:b/>
                <w:bCs/>
                <w:color w:val="000000" w:themeColor="text1"/>
                <w:sz w:val="24"/>
                <w:szCs w:val="24"/>
                <w:lang w:val="en-GB"/>
              </w:rPr>
            </w:pPr>
            <w:r w:rsidRPr="238AEBF5">
              <w:rPr>
                <w:b/>
                <w:bCs/>
                <w:color w:val="000000" w:themeColor="text1"/>
                <w:sz w:val="24"/>
                <w:szCs w:val="24"/>
                <w:lang w:val="en-GB"/>
              </w:rPr>
              <w:t>Time</w:t>
            </w:r>
          </w:p>
        </w:tc>
        <w:tc>
          <w:tcPr>
            <w:tcW w:w="7515" w:type="dxa"/>
          </w:tcPr>
          <w:p w14:paraId="3275FC52" w14:textId="13E72968" w:rsidR="21354E01" w:rsidRDefault="21354E01" w:rsidP="238AEBF5">
            <w:pPr>
              <w:rPr>
                <w:b/>
                <w:bCs/>
                <w:color w:val="000000" w:themeColor="text1"/>
                <w:sz w:val="24"/>
                <w:szCs w:val="24"/>
                <w:lang w:val="en-GB"/>
              </w:rPr>
            </w:pPr>
            <w:r w:rsidRPr="238AEBF5">
              <w:rPr>
                <w:b/>
                <w:bCs/>
                <w:color w:val="000000" w:themeColor="text1"/>
                <w:sz w:val="24"/>
                <w:szCs w:val="24"/>
                <w:lang w:val="en-GB"/>
              </w:rPr>
              <w:t>Agend</w:t>
            </w:r>
            <w:r w:rsidR="5EE63C72" w:rsidRPr="238AEBF5">
              <w:rPr>
                <w:b/>
                <w:bCs/>
                <w:color w:val="000000" w:themeColor="text1"/>
                <w:sz w:val="24"/>
                <w:szCs w:val="24"/>
                <w:lang w:val="en-GB"/>
              </w:rPr>
              <w:t>a</w:t>
            </w:r>
            <w:r w:rsidRPr="238AEBF5">
              <w:rPr>
                <w:b/>
                <w:bCs/>
                <w:color w:val="000000" w:themeColor="text1"/>
                <w:sz w:val="24"/>
                <w:szCs w:val="24"/>
                <w:lang w:val="en-GB"/>
              </w:rPr>
              <w:t xml:space="preserve"> point</w:t>
            </w:r>
          </w:p>
        </w:tc>
      </w:tr>
      <w:tr w:rsidR="238AEBF5" w14:paraId="245C1991" w14:textId="77777777" w:rsidTr="5A7A44B9">
        <w:trPr>
          <w:trHeight w:val="300"/>
        </w:trPr>
        <w:tc>
          <w:tcPr>
            <w:tcW w:w="1785" w:type="dxa"/>
          </w:tcPr>
          <w:p w14:paraId="05094873" w14:textId="5EA43C6E" w:rsidR="238AEBF5" w:rsidRDefault="238AEBF5" w:rsidP="238AEBF5">
            <w:pPr>
              <w:rPr>
                <w:color w:val="000000" w:themeColor="text1"/>
                <w:sz w:val="24"/>
                <w:szCs w:val="24"/>
                <w:lang w:val="en-GB"/>
              </w:rPr>
            </w:pPr>
            <w:r w:rsidRPr="238AEBF5">
              <w:rPr>
                <w:color w:val="000000" w:themeColor="text1"/>
                <w:sz w:val="24"/>
                <w:szCs w:val="24"/>
                <w:lang w:val="en-GB"/>
              </w:rPr>
              <w:t>15:00-15:10</w:t>
            </w:r>
            <w:r w:rsidR="2D2B8909" w:rsidRPr="238AEBF5">
              <w:rPr>
                <w:color w:val="000000" w:themeColor="text1"/>
                <w:sz w:val="24"/>
                <w:szCs w:val="24"/>
                <w:lang w:val="en-GB"/>
              </w:rPr>
              <w:t xml:space="preserve"> </w:t>
            </w:r>
          </w:p>
        </w:tc>
        <w:tc>
          <w:tcPr>
            <w:tcW w:w="7515" w:type="dxa"/>
          </w:tcPr>
          <w:p w14:paraId="1A3FB993" w14:textId="12E3D63E" w:rsidR="2CC89D63" w:rsidRDefault="2CC89D63" w:rsidP="238AEBF5">
            <w:pPr>
              <w:rPr>
                <w:color w:val="000000" w:themeColor="text1"/>
                <w:sz w:val="24"/>
                <w:szCs w:val="24"/>
                <w:lang w:val="en-GB"/>
              </w:rPr>
            </w:pPr>
            <w:r w:rsidRPr="238AEBF5">
              <w:rPr>
                <w:color w:val="000000" w:themeColor="text1"/>
                <w:sz w:val="24"/>
                <w:szCs w:val="24"/>
                <w:lang w:val="en-GB"/>
              </w:rPr>
              <w:t>Welcome, FITTER consent forms</w:t>
            </w:r>
          </w:p>
        </w:tc>
      </w:tr>
      <w:tr w:rsidR="238AEBF5" w14:paraId="4FC492FF" w14:textId="77777777" w:rsidTr="5A7A44B9">
        <w:trPr>
          <w:trHeight w:val="300"/>
        </w:trPr>
        <w:tc>
          <w:tcPr>
            <w:tcW w:w="1785" w:type="dxa"/>
          </w:tcPr>
          <w:p w14:paraId="79C7B7AE" w14:textId="275F1D43" w:rsidR="238AEBF5" w:rsidRDefault="238AEBF5" w:rsidP="238AEBF5">
            <w:pPr>
              <w:rPr>
                <w:color w:val="000000" w:themeColor="text1"/>
                <w:sz w:val="24"/>
                <w:szCs w:val="24"/>
                <w:lang w:val="en-GB"/>
              </w:rPr>
            </w:pPr>
            <w:r w:rsidRPr="238AEBF5">
              <w:rPr>
                <w:color w:val="000000" w:themeColor="text1"/>
                <w:sz w:val="24"/>
                <w:szCs w:val="24"/>
                <w:lang w:val="en-GB"/>
              </w:rPr>
              <w:t>15:10-15:15</w:t>
            </w:r>
            <w:r w:rsidR="41D00ECD" w:rsidRPr="238AEBF5">
              <w:rPr>
                <w:color w:val="000000" w:themeColor="text1"/>
                <w:sz w:val="24"/>
                <w:szCs w:val="24"/>
                <w:lang w:val="en-GB"/>
              </w:rPr>
              <w:t xml:space="preserve"> </w:t>
            </w:r>
          </w:p>
        </w:tc>
        <w:tc>
          <w:tcPr>
            <w:tcW w:w="7515" w:type="dxa"/>
          </w:tcPr>
          <w:p w14:paraId="43F0FE1F" w14:textId="46363D12" w:rsidR="238AEBF5" w:rsidRDefault="238AEBF5" w:rsidP="238AEBF5">
            <w:pPr>
              <w:rPr>
                <w:color w:val="000000" w:themeColor="text1"/>
                <w:sz w:val="24"/>
                <w:szCs w:val="24"/>
                <w:lang w:val="en-GB"/>
              </w:rPr>
            </w:pPr>
            <w:r w:rsidRPr="238AEBF5">
              <w:rPr>
                <w:color w:val="000000" w:themeColor="text1"/>
                <w:sz w:val="24"/>
                <w:szCs w:val="24"/>
                <w:lang w:val="en-GB"/>
              </w:rPr>
              <w:t>Ice-breaker</w:t>
            </w:r>
          </w:p>
        </w:tc>
      </w:tr>
      <w:tr w:rsidR="238AEBF5" w14:paraId="0AB250C3" w14:textId="77777777" w:rsidTr="5A7A44B9">
        <w:trPr>
          <w:trHeight w:val="300"/>
        </w:trPr>
        <w:tc>
          <w:tcPr>
            <w:tcW w:w="1785" w:type="dxa"/>
          </w:tcPr>
          <w:p w14:paraId="23D2A65F" w14:textId="32C4C6CD" w:rsidR="238AEBF5" w:rsidRDefault="238AEBF5" w:rsidP="238AEBF5">
            <w:pPr>
              <w:rPr>
                <w:color w:val="000000" w:themeColor="text1"/>
                <w:sz w:val="24"/>
                <w:szCs w:val="24"/>
                <w:lang w:val="en-GB"/>
              </w:rPr>
            </w:pPr>
            <w:r w:rsidRPr="238AEBF5">
              <w:rPr>
                <w:color w:val="000000" w:themeColor="text1"/>
                <w:sz w:val="24"/>
                <w:szCs w:val="24"/>
                <w:lang w:val="en-GB"/>
              </w:rPr>
              <w:t>15:15-15:30</w:t>
            </w:r>
            <w:r w:rsidR="5A639AC1" w:rsidRPr="238AEBF5">
              <w:rPr>
                <w:color w:val="000000" w:themeColor="text1"/>
                <w:sz w:val="24"/>
                <w:szCs w:val="24"/>
                <w:lang w:val="en-GB"/>
              </w:rPr>
              <w:t xml:space="preserve"> </w:t>
            </w:r>
          </w:p>
        </w:tc>
        <w:tc>
          <w:tcPr>
            <w:tcW w:w="7515" w:type="dxa"/>
          </w:tcPr>
          <w:p w14:paraId="4AEC4E36" w14:textId="45E9C1DD" w:rsidR="50BFD0D9" w:rsidRDefault="50BFD0D9" w:rsidP="238AEBF5">
            <w:pPr>
              <w:rPr>
                <w:color w:val="000000" w:themeColor="text1"/>
                <w:sz w:val="24"/>
                <w:szCs w:val="24"/>
                <w:lang w:val="en-GB"/>
              </w:rPr>
            </w:pPr>
            <w:r w:rsidRPr="238AEBF5">
              <w:rPr>
                <w:color w:val="000000" w:themeColor="text1"/>
                <w:sz w:val="24"/>
                <w:szCs w:val="24"/>
                <w:lang w:val="en-GB"/>
              </w:rPr>
              <w:t>Short exercise in preparation of filling the policy factsheets</w:t>
            </w:r>
          </w:p>
        </w:tc>
      </w:tr>
      <w:tr w:rsidR="238AEBF5" w14:paraId="54B15023" w14:textId="77777777" w:rsidTr="5A7A44B9">
        <w:trPr>
          <w:trHeight w:val="300"/>
        </w:trPr>
        <w:tc>
          <w:tcPr>
            <w:tcW w:w="1785" w:type="dxa"/>
          </w:tcPr>
          <w:p w14:paraId="75B5EFBC" w14:textId="2FB9409B" w:rsidR="238AEBF5" w:rsidRDefault="238AEBF5" w:rsidP="238AEBF5">
            <w:pPr>
              <w:rPr>
                <w:color w:val="000000" w:themeColor="text1"/>
                <w:sz w:val="24"/>
                <w:szCs w:val="24"/>
              </w:rPr>
            </w:pPr>
            <w:r w:rsidRPr="238AEBF5">
              <w:rPr>
                <w:color w:val="000000" w:themeColor="text1"/>
                <w:sz w:val="24"/>
                <w:szCs w:val="24"/>
                <w:lang w:val="en-GB"/>
              </w:rPr>
              <w:lastRenderedPageBreak/>
              <w:t>15:30-16:15</w:t>
            </w:r>
            <w:r w:rsidR="57E804A1" w:rsidRPr="238AEBF5">
              <w:rPr>
                <w:color w:val="000000" w:themeColor="text1"/>
                <w:sz w:val="24"/>
                <w:szCs w:val="24"/>
                <w:lang w:val="en-GB"/>
              </w:rPr>
              <w:t xml:space="preserve"> </w:t>
            </w:r>
          </w:p>
        </w:tc>
        <w:tc>
          <w:tcPr>
            <w:tcW w:w="7515" w:type="dxa"/>
          </w:tcPr>
          <w:p w14:paraId="713D7ACB" w14:textId="355B6CE5" w:rsidR="771630F9" w:rsidRDefault="771630F9" w:rsidP="238AEBF5">
            <w:pPr>
              <w:rPr>
                <w:color w:val="000000" w:themeColor="text1"/>
                <w:sz w:val="24"/>
                <w:szCs w:val="24"/>
                <w:lang w:val="en-GB"/>
              </w:rPr>
            </w:pPr>
            <w:r w:rsidRPr="238AEBF5">
              <w:rPr>
                <w:color w:val="000000" w:themeColor="text1"/>
                <w:sz w:val="24"/>
                <w:szCs w:val="24"/>
                <w:lang w:val="en-GB"/>
              </w:rPr>
              <w:t>Work on Policy Factsheets (new and existing)</w:t>
            </w:r>
          </w:p>
        </w:tc>
      </w:tr>
      <w:tr w:rsidR="238AEBF5" w14:paraId="603A667C" w14:textId="77777777" w:rsidTr="5A7A44B9">
        <w:trPr>
          <w:trHeight w:val="300"/>
        </w:trPr>
        <w:tc>
          <w:tcPr>
            <w:tcW w:w="1785" w:type="dxa"/>
          </w:tcPr>
          <w:p w14:paraId="0CFE3082" w14:textId="4CFA1B10" w:rsidR="238AEBF5" w:rsidRDefault="238AEBF5" w:rsidP="238AEBF5">
            <w:pPr>
              <w:rPr>
                <w:color w:val="000000" w:themeColor="text1"/>
                <w:sz w:val="24"/>
                <w:szCs w:val="24"/>
              </w:rPr>
            </w:pPr>
            <w:r w:rsidRPr="238AEBF5">
              <w:rPr>
                <w:color w:val="000000" w:themeColor="text1"/>
                <w:sz w:val="24"/>
                <w:szCs w:val="24"/>
                <w:lang w:val="en-GB"/>
              </w:rPr>
              <w:t>16:15-16:30</w:t>
            </w:r>
            <w:r w:rsidR="290201B0" w:rsidRPr="238AEBF5">
              <w:rPr>
                <w:color w:val="000000" w:themeColor="text1"/>
                <w:sz w:val="24"/>
                <w:szCs w:val="24"/>
                <w:lang w:val="en-GB"/>
              </w:rPr>
              <w:t xml:space="preserve"> </w:t>
            </w:r>
          </w:p>
        </w:tc>
        <w:tc>
          <w:tcPr>
            <w:tcW w:w="7515" w:type="dxa"/>
          </w:tcPr>
          <w:p w14:paraId="619C48C8" w14:textId="1EFFB3E5" w:rsidR="6E3D5DA6" w:rsidRDefault="6E3D5DA6" w:rsidP="238AEBF5">
            <w:pPr>
              <w:rPr>
                <w:color w:val="000000" w:themeColor="text1"/>
                <w:sz w:val="24"/>
                <w:szCs w:val="24"/>
                <w:lang w:val="en-GB"/>
              </w:rPr>
            </w:pPr>
            <w:r w:rsidRPr="238AEBF5">
              <w:rPr>
                <w:color w:val="000000" w:themeColor="text1"/>
                <w:sz w:val="24"/>
                <w:szCs w:val="24"/>
                <w:lang w:val="en-GB"/>
              </w:rPr>
              <w:t>Break</w:t>
            </w:r>
          </w:p>
        </w:tc>
      </w:tr>
      <w:tr w:rsidR="238AEBF5" w14:paraId="7CF415EA" w14:textId="77777777" w:rsidTr="5A7A44B9">
        <w:trPr>
          <w:trHeight w:val="300"/>
        </w:trPr>
        <w:tc>
          <w:tcPr>
            <w:tcW w:w="1785" w:type="dxa"/>
          </w:tcPr>
          <w:p w14:paraId="3105B8A4" w14:textId="71C0C02F" w:rsidR="238AEBF5" w:rsidRDefault="238AEBF5" w:rsidP="238AEBF5">
            <w:pPr>
              <w:rPr>
                <w:color w:val="000000" w:themeColor="text1"/>
                <w:sz w:val="24"/>
                <w:szCs w:val="24"/>
                <w:lang w:val="en-GB"/>
              </w:rPr>
            </w:pPr>
            <w:r w:rsidRPr="238AEBF5">
              <w:rPr>
                <w:color w:val="000000" w:themeColor="text1"/>
                <w:sz w:val="24"/>
                <w:szCs w:val="24"/>
                <w:lang w:val="en-GB"/>
              </w:rPr>
              <w:t>16:30-17:15</w:t>
            </w:r>
          </w:p>
        </w:tc>
        <w:tc>
          <w:tcPr>
            <w:tcW w:w="7515" w:type="dxa"/>
          </w:tcPr>
          <w:p w14:paraId="1AD2DBC8" w14:textId="24E32A16" w:rsidR="31467705" w:rsidRDefault="31467705" w:rsidP="238AEBF5">
            <w:pPr>
              <w:rPr>
                <w:color w:val="000000" w:themeColor="text1"/>
                <w:sz w:val="24"/>
                <w:szCs w:val="24"/>
                <w:lang w:val="en-GB"/>
              </w:rPr>
            </w:pPr>
            <w:r w:rsidRPr="238AEBF5">
              <w:rPr>
                <w:color w:val="000000" w:themeColor="text1"/>
                <w:sz w:val="24"/>
                <w:szCs w:val="24"/>
                <w:lang w:val="en-GB"/>
              </w:rPr>
              <w:t xml:space="preserve">Continued work on </w:t>
            </w:r>
            <w:r w:rsidR="238AEBF5" w:rsidRPr="238AEBF5">
              <w:rPr>
                <w:color w:val="000000" w:themeColor="text1"/>
                <w:sz w:val="24"/>
                <w:szCs w:val="24"/>
                <w:lang w:val="en-GB"/>
              </w:rPr>
              <w:t>Policy Fact</w:t>
            </w:r>
            <w:r w:rsidR="5FAC1CEA" w:rsidRPr="238AEBF5">
              <w:rPr>
                <w:color w:val="000000" w:themeColor="text1"/>
                <w:sz w:val="24"/>
                <w:szCs w:val="24"/>
                <w:lang w:val="en-GB"/>
              </w:rPr>
              <w:t>sheets</w:t>
            </w:r>
          </w:p>
        </w:tc>
      </w:tr>
      <w:tr w:rsidR="238AEBF5" w14:paraId="53C8FE55" w14:textId="77777777" w:rsidTr="5A7A44B9">
        <w:trPr>
          <w:trHeight w:val="300"/>
        </w:trPr>
        <w:tc>
          <w:tcPr>
            <w:tcW w:w="1785" w:type="dxa"/>
          </w:tcPr>
          <w:p w14:paraId="04831D1C" w14:textId="5F455F0A" w:rsidR="238AEBF5" w:rsidRDefault="238AEBF5" w:rsidP="238AEBF5">
            <w:pPr>
              <w:rPr>
                <w:color w:val="000000" w:themeColor="text1"/>
                <w:sz w:val="24"/>
                <w:szCs w:val="24"/>
                <w:lang w:val="en-GB"/>
              </w:rPr>
            </w:pPr>
            <w:r w:rsidRPr="238AEBF5">
              <w:rPr>
                <w:color w:val="000000" w:themeColor="text1"/>
                <w:sz w:val="24"/>
                <w:szCs w:val="24"/>
                <w:lang w:val="en-GB"/>
              </w:rPr>
              <w:t>17:15-17:30</w:t>
            </w:r>
            <w:r w:rsidR="53912D44" w:rsidRPr="238AEBF5">
              <w:rPr>
                <w:color w:val="000000" w:themeColor="text1"/>
                <w:sz w:val="24"/>
                <w:szCs w:val="24"/>
                <w:lang w:val="en-GB"/>
              </w:rPr>
              <w:t xml:space="preserve"> </w:t>
            </w:r>
          </w:p>
        </w:tc>
        <w:tc>
          <w:tcPr>
            <w:tcW w:w="7515" w:type="dxa"/>
          </w:tcPr>
          <w:p w14:paraId="50FB2621" w14:textId="7D3605AE" w:rsidR="238AEBF5" w:rsidRDefault="238AEBF5" w:rsidP="238AEBF5">
            <w:pPr>
              <w:rPr>
                <w:color w:val="000000" w:themeColor="text1"/>
                <w:sz w:val="24"/>
                <w:szCs w:val="24"/>
                <w:lang w:val="en-GB"/>
              </w:rPr>
            </w:pPr>
            <w:r w:rsidRPr="238AEBF5">
              <w:rPr>
                <w:color w:val="000000" w:themeColor="text1"/>
                <w:sz w:val="24"/>
                <w:szCs w:val="24"/>
                <w:lang w:val="en-GB"/>
              </w:rPr>
              <w:t>Pr</w:t>
            </w:r>
            <w:r w:rsidR="053A3177" w:rsidRPr="238AEBF5">
              <w:rPr>
                <w:color w:val="000000" w:themeColor="text1"/>
                <w:sz w:val="24"/>
                <w:szCs w:val="24"/>
                <w:lang w:val="en-GB"/>
              </w:rPr>
              <w:t xml:space="preserve">esentation of results to the other working group </w:t>
            </w:r>
          </w:p>
        </w:tc>
      </w:tr>
      <w:tr w:rsidR="238AEBF5" w14:paraId="2B681809" w14:textId="77777777" w:rsidTr="5A7A44B9">
        <w:trPr>
          <w:trHeight w:val="300"/>
        </w:trPr>
        <w:tc>
          <w:tcPr>
            <w:tcW w:w="1785" w:type="dxa"/>
          </w:tcPr>
          <w:p w14:paraId="289D03E0" w14:textId="28EB75A9" w:rsidR="238AEBF5" w:rsidRDefault="238AEBF5" w:rsidP="238AEBF5">
            <w:pPr>
              <w:rPr>
                <w:color w:val="000000" w:themeColor="text1"/>
                <w:sz w:val="24"/>
                <w:szCs w:val="24"/>
                <w:lang w:val="en-GB"/>
              </w:rPr>
            </w:pPr>
            <w:r w:rsidRPr="238AEBF5">
              <w:rPr>
                <w:color w:val="000000" w:themeColor="text1"/>
                <w:sz w:val="24"/>
                <w:szCs w:val="24"/>
                <w:lang w:val="en-GB"/>
              </w:rPr>
              <w:t>17:30-17:50</w:t>
            </w:r>
            <w:r w:rsidR="65217593" w:rsidRPr="238AEBF5">
              <w:rPr>
                <w:color w:val="000000" w:themeColor="text1"/>
                <w:sz w:val="24"/>
                <w:szCs w:val="24"/>
                <w:lang w:val="en-GB"/>
              </w:rPr>
              <w:t xml:space="preserve"> </w:t>
            </w:r>
          </w:p>
        </w:tc>
        <w:tc>
          <w:tcPr>
            <w:tcW w:w="7515" w:type="dxa"/>
          </w:tcPr>
          <w:p w14:paraId="32AC301F" w14:textId="6D287D76" w:rsidR="27A5F4D3" w:rsidRDefault="27A5F4D3" w:rsidP="238AEBF5">
            <w:pPr>
              <w:rPr>
                <w:color w:val="000000" w:themeColor="text1"/>
                <w:sz w:val="24"/>
                <w:szCs w:val="24"/>
                <w:lang w:val="en-GB"/>
              </w:rPr>
            </w:pPr>
            <w:r w:rsidRPr="238AEBF5">
              <w:rPr>
                <w:color w:val="000000" w:themeColor="text1"/>
                <w:sz w:val="24"/>
                <w:szCs w:val="24"/>
                <w:lang w:val="en-GB"/>
              </w:rPr>
              <w:t>Presenting a</w:t>
            </w:r>
            <w:r w:rsidR="238AEBF5" w:rsidRPr="238AEBF5">
              <w:rPr>
                <w:color w:val="000000" w:themeColor="text1"/>
                <w:sz w:val="24"/>
                <w:szCs w:val="24"/>
                <w:lang w:val="en-GB"/>
              </w:rPr>
              <w:t>dvocacy</w:t>
            </w:r>
            <w:r w:rsidR="3321DA96" w:rsidRPr="238AEBF5">
              <w:rPr>
                <w:color w:val="000000" w:themeColor="text1"/>
                <w:sz w:val="24"/>
                <w:szCs w:val="24"/>
                <w:lang w:val="en-GB"/>
              </w:rPr>
              <w:t xml:space="preserve"> pl</w:t>
            </w:r>
            <w:r w:rsidR="238AEBF5" w:rsidRPr="238AEBF5">
              <w:rPr>
                <w:color w:val="000000" w:themeColor="text1"/>
                <w:sz w:val="24"/>
                <w:szCs w:val="24"/>
                <w:lang w:val="en-GB"/>
              </w:rPr>
              <w:t>an</w:t>
            </w:r>
          </w:p>
        </w:tc>
      </w:tr>
      <w:tr w:rsidR="238AEBF5" w14:paraId="2A86D5A4" w14:textId="77777777" w:rsidTr="5A7A44B9">
        <w:trPr>
          <w:trHeight w:val="300"/>
        </w:trPr>
        <w:tc>
          <w:tcPr>
            <w:tcW w:w="1785" w:type="dxa"/>
          </w:tcPr>
          <w:p w14:paraId="6F0C5976" w14:textId="1C2BB647" w:rsidR="238AEBF5" w:rsidRDefault="238AEBF5" w:rsidP="238AEBF5">
            <w:pPr>
              <w:rPr>
                <w:color w:val="000000" w:themeColor="text1"/>
                <w:sz w:val="24"/>
                <w:szCs w:val="24"/>
                <w:lang w:val="en-GB"/>
              </w:rPr>
            </w:pPr>
            <w:r w:rsidRPr="238AEBF5">
              <w:rPr>
                <w:color w:val="000000" w:themeColor="text1"/>
                <w:sz w:val="24"/>
                <w:szCs w:val="24"/>
                <w:lang w:val="en-GB"/>
              </w:rPr>
              <w:t>17:50-18:00</w:t>
            </w:r>
            <w:r w:rsidR="67B1E65D" w:rsidRPr="238AEBF5">
              <w:rPr>
                <w:color w:val="000000" w:themeColor="text1"/>
                <w:sz w:val="24"/>
                <w:szCs w:val="24"/>
                <w:lang w:val="en-GB"/>
              </w:rPr>
              <w:t xml:space="preserve"> </w:t>
            </w:r>
          </w:p>
        </w:tc>
        <w:tc>
          <w:tcPr>
            <w:tcW w:w="7515" w:type="dxa"/>
          </w:tcPr>
          <w:p w14:paraId="4CF4B397" w14:textId="7E7BCE05" w:rsidR="0FF48539" w:rsidRDefault="0FF48539" w:rsidP="238AEBF5">
            <w:pPr>
              <w:rPr>
                <w:color w:val="000000" w:themeColor="text1"/>
                <w:sz w:val="24"/>
                <w:szCs w:val="24"/>
                <w:lang w:val="en-GB"/>
              </w:rPr>
            </w:pPr>
            <w:r w:rsidRPr="238AEBF5">
              <w:rPr>
                <w:color w:val="000000" w:themeColor="text1"/>
                <w:sz w:val="24"/>
                <w:szCs w:val="24"/>
                <w:lang w:val="en-GB"/>
              </w:rPr>
              <w:t>Wrap-up, Q&amp;A, vision</w:t>
            </w:r>
          </w:p>
        </w:tc>
      </w:tr>
    </w:tbl>
    <w:p w14:paraId="40F4DBAA" w14:textId="4A0CCAC8" w:rsidR="00D83E97" w:rsidRPr="007511E8" w:rsidRDefault="00D83E97" w:rsidP="238AEBF5">
      <w:pPr>
        <w:pBdr>
          <w:top w:val="nil"/>
          <w:left w:val="nil"/>
          <w:bottom w:val="nil"/>
          <w:right w:val="nil"/>
          <w:between w:val="nil"/>
        </w:pBdr>
        <w:jc w:val="both"/>
        <w:rPr>
          <w:color w:val="000000"/>
          <w:lang w:val="en-GB"/>
        </w:rPr>
      </w:pPr>
    </w:p>
    <w:p w14:paraId="0C9BEFF0" w14:textId="77777777" w:rsidR="00D83E97" w:rsidRPr="007511E8" w:rsidRDefault="070F28C2" w:rsidP="238AEBF5">
      <w:pPr>
        <w:pBdr>
          <w:top w:val="nil"/>
          <w:left w:val="nil"/>
          <w:bottom w:val="nil"/>
          <w:right w:val="nil"/>
          <w:between w:val="nil"/>
        </w:pBdr>
        <w:jc w:val="both"/>
        <w:rPr>
          <w:b/>
          <w:bCs/>
          <w:color w:val="000000"/>
          <w:lang w:val="en-GB"/>
        </w:rPr>
      </w:pPr>
      <w:r w:rsidRPr="238AEBF5">
        <w:rPr>
          <w:b/>
          <w:bCs/>
          <w:color w:val="000000" w:themeColor="text1"/>
          <w:lang w:val="en-GB"/>
        </w:rPr>
        <w:t>Second online session</w:t>
      </w:r>
    </w:p>
    <w:p w14:paraId="26767C4D" w14:textId="5DB28FE6" w:rsidR="2A0AE6D5" w:rsidRDefault="2A0AE6D5" w:rsidP="00E05EF8">
      <w:pPr>
        <w:pStyle w:val="Listenabsatz"/>
        <w:numPr>
          <w:ilvl w:val="0"/>
          <w:numId w:val="2"/>
        </w:numPr>
        <w:pBdr>
          <w:top w:val="nil"/>
          <w:left w:val="nil"/>
          <w:bottom w:val="nil"/>
          <w:right w:val="nil"/>
          <w:between w:val="nil"/>
        </w:pBdr>
        <w:jc w:val="both"/>
        <w:rPr>
          <w:color w:val="000000" w:themeColor="text1"/>
          <w:lang w:val="en-GB"/>
        </w:rPr>
      </w:pPr>
      <w:r w:rsidRPr="238AEBF5">
        <w:rPr>
          <w:color w:val="000000" w:themeColor="text1"/>
          <w:lang w:val="en-GB"/>
        </w:rPr>
        <w:t xml:space="preserve">Instead of merging session 4 and 5 and including the analysis of the transformative </w:t>
      </w:r>
      <w:r w:rsidR="0DDCD087" w:rsidRPr="3AC27E4B">
        <w:rPr>
          <w:color w:val="000000" w:themeColor="text1"/>
          <w:lang w:val="en-GB"/>
        </w:rPr>
        <w:t>potential</w:t>
      </w:r>
      <w:r w:rsidRPr="238AEBF5">
        <w:rPr>
          <w:color w:val="000000" w:themeColor="text1"/>
          <w:lang w:val="en-GB"/>
        </w:rPr>
        <w:t xml:space="preserve"> to the policy factsheet session, WECF decided to stick to its plan and conduct an online validation session with experts. Some of those experts had not part</w:t>
      </w:r>
      <w:r w:rsidR="1A9B4449" w:rsidRPr="238AEBF5">
        <w:rPr>
          <w:color w:val="000000" w:themeColor="text1"/>
          <w:lang w:val="en-GB"/>
        </w:rPr>
        <w:t>i</w:t>
      </w:r>
      <w:r w:rsidRPr="238AEBF5">
        <w:rPr>
          <w:color w:val="000000" w:themeColor="text1"/>
          <w:lang w:val="en-GB"/>
        </w:rPr>
        <w:t>cipated in previous works</w:t>
      </w:r>
      <w:r w:rsidR="35B8EFF0" w:rsidRPr="238AEBF5">
        <w:rPr>
          <w:color w:val="000000" w:themeColor="text1"/>
          <w:lang w:val="en-GB"/>
        </w:rPr>
        <w:t xml:space="preserve">hops and could provide an extra point of view/perspective. </w:t>
      </w:r>
    </w:p>
    <w:p w14:paraId="0142DD1B" w14:textId="7731A5A8" w:rsidR="166CE452" w:rsidRDefault="166CE452" w:rsidP="09EBBBF0">
      <w:pPr>
        <w:pStyle w:val="Listenabsatz"/>
        <w:numPr>
          <w:ilvl w:val="0"/>
          <w:numId w:val="2"/>
        </w:numPr>
        <w:pBdr>
          <w:top w:val="nil"/>
          <w:left w:val="nil"/>
          <w:bottom w:val="nil"/>
          <w:right w:val="nil"/>
          <w:between w:val="nil"/>
        </w:pBdr>
        <w:jc w:val="both"/>
        <w:rPr>
          <w:color w:val="000000" w:themeColor="text1"/>
          <w:lang w:val="en-GB"/>
        </w:rPr>
      </w:pPr>
      <w:r w:rsidRPr="4490A663">
        <w:rPr>
          <w:color w:val="000000" w:themeColor="text1"/>
          <w:lang w:val="en-GB"/>
        </w:rPr>
        <w:t xml:space="preserve">In comparison to the agenda prepared by SV, WECF facilitated two break-out groups instead of discussing one sector after the other. </w:t>
      </w:r>
    </w:p>
    <w:p w14:paraId="1A06A79C" w14:textId="6E8282A8" w:rsidR="5B3D35F2" w:rsidRDefault="5B3D35F2" w:rsidP="179CF078">
      <w:pPr>
        <w:pStyle w:val="Listenabsatz"/>
        <w:numPr>
          <w:ilvl w:val="0"/>
          <w:numId w:val="2"/>
        </w:numPr>
        <w:pBdr>
          <w:top w:val="nil"/>
          <w:left w:val="nil"/>
          <w:bottom w:val="nil"/>
          <w:right w:val="nil"/>
          <w:between w:val="nil"/>
        </w:pBdr>
        <w:jc w:val="both"/>
        <w:rPr>
          <w:lang w:val="en-GB"/>
        </w:rPr>
      </w:pPr>
      <w:r w:rsidRPr="179CF078">
        <w:rPr>
          <w:b/>
          <w:bCs/>
          <w:lang w:val="en-GB"/>
        </w:rPr>
        <w:t>P</w:t>
      </w:r>
      <w:r w:rsidRPr="179CF078">
        <w:rPr>
          <w:lang w:val="en-GB"/>
        </w:rPr>
        <w:t>articipants had received all the policy fact sheets in advance and arrived well-prepared, so a brief overview of each recommendation was enough to launch a focused discussion on transformative potential, risks, and feasibility</w:t>
      </w:r>
      <w:r w:rsidRPr="179CF078">
        <w:rPr>
          <w:b/>
          <w:bCs/>
          <w:lang w:val="en-GB"/>
        </w:rPr>
        <w:t>.</w:t>
      </w:r>
    </w:p>
    <w:tbl>
      <w:tblPr>
        <w:tblStyle w:val="Tabellenraste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20"/>
        <w:gridCol w:w="5730"/>
      </w:tblGrid>
      <w:tr w:rsidR="238AEBF5" w14:paraId="619A4354" w14:textId="77777777" w:rsidTr="238AEBF5">
        <w:trPr>
          <w:trHeight w:val="300"/>
        </w:trPr>
        <w:tc>
          <w:tcPr>
            <w:tcW w:w="2520" w:type="dxa"/>
            <w:tcMar>
              <w:left w:w="105" w:type="dxa"/>
              <w:right w:w="105" w:type="dxa"/>
            </w:tcMar>
          </w:tcPr>
          <w:p w14:paraId="398E634D" w14:textId="3254B810" w:rsidR="56B99F2A" w:rsidRDefault="56B99F2A" w:rsidP="238AEBF5">
            <w:pPr>
              <w:rPr>
                <w:b/>
                <w:color w:val="000000" w:themeColor="text1"/>
                <w:lang w:val="en-US"/>
              </w:rPr>
            </w:pPr>
            <w:r w:rsidRPr="2560D7D8">
              <w:rPr>
                <w:b/>
                <w:color w:val="000000" w:themeColor="text1"/>
                <w:lang w:val="en-US"/>
              </w:rPr>
              <w:t>Time</w:t>
            </w:r>
          </w:p>
        </w:tc>
        <w:tc>
          <w:tcPr>
            <w:tcW w:w="5730" w:type="dxa"/>
            <w:tcMar>
              <w:left w:w="105" w:type="dxa"/>
              <w:right w:w="105" w:type="dxa"/>
            </w:tcMar>
          </w:tcPr>
          <w:p w14:paraId="1648A56D" w14:textId="44DB70E1" w:rsidR="56B99F2A" w:rsidRDefault="56B99F2A" w:rsidP="238AEBF5">
            <w:pPr>
              <w:rPr>
                <w:b/>
                <w:color w:val="000000" w:themeColor="text1"/>
                <w:lang w:val="en-US"/>
              </w:rPr>
            </w:pPr>
            <w:r w:rsidRPr="2560D7D8">
              <w:rPr>
                <w:b/>
                <w:color w:val="000000" w:themeColor="text1"/>
                <w:lang w:val="en-US"/>
              </w:rPr>
              <w:t>Agenda point</w:t>
            </w:r>
          </w:p>
        </w:tc>
      </w:tr>
      <w:tr w:rsidR="238AEBF5" w14:paraId="5F4E0619" w14:textId="77777777" w:rsidTr="238AEBF5">
        <w:trPr>
          <w:trHeight w:val="300"/>
        </w:trPr>
        <w:tc>
          <w:tcPr>
            <w:tcW w:w="2520" w:type="dxa"/>
            <w:tcMar>
              <w:left w:w="105" w:type="dxa"/>
              <w:right w:w="105" w:type="dxa"/>
            </w:tcMar>
          </w:tcPr>
          <w:p w14:paraId="5C59A750" w14:textId="30BA31C7" w:rsidR="238AEBF5" w:rsidRDefault="238AEBF5" w:rsidP="238AEBF5">
            <w:pPr>
              <w:rPr>
                <w:color w:val="000000" w:themeColor="text1"/>
              </w:rPr>
            </w:pPr>
            <w:r w:rsidRPr="2560D7D8">
              <w:rPr>
                <w:color w:val="000000" w:themeColor="text1"/>
                <w:lang w:val="en-US"/>
              </w:rPr>
              <w:t>13:00-13:05</w:t>
            </w:r>
          </w:p>
        </w:tc>
        <w:tc>
          <w:tcPr>
            <w:tcW w:w="5730" w:type="dxa"/>
            <w:tcMar>
              <w:left w:w="105" w:type="dxa"/>
              <w:right w:w="105" w:type="dxa"/>
            </w:tcMar>
          </w:tcPr>
          <w:p w14:paraId="071CB9A9" w14:textId="0EC71BA0" w:rsidR="0FCDE62B" w:rsidRDefault="0FCDE62B" w:rsidP="238AEBF5">
            <w:pPr>
              <w:rPr>
                <w:color w:val="000000" w:themeColor="text1"/>
                <w:lang w:val="en-US"/>
              </w:rPr>
            </w:pPr>
            <w:r w:rsidRPr="2560D7D8">
              <w:rPr>
                <w:color w:val="000000" w:themeColor="text1"/>
                <w:lang w:val="en-US"/>
              </w:rPr>
              <w:t>Welcome</w:t>
            </w:r>
          </w:p>
        </w:tc>
      </w:tr>
      <w:tr w:rsidR="238AEBF5" w14:paraId="14316156" w14:textId="77777777" w:rsidTr="238AEBF5">
        <w:trPr>
          <w:trHeight w:val="300"/>
        </w:trPr>
        <w:tc>
          <w:tcPr>
            <w:tcW w:w="2520" w:type="dxa"/>
            <w:tcMar>
              <w:left w:w="105" w:type="dxa"/>
              <w:right w:w="105" w:type="dxa"/>
            </w:tcMar>
          </w:tcPr>
          <w:p w14:paraId="384E00E8" w14:textId="4AB1AA88" w:rsidR="238AEBF5" w:rsidRDefault="238AEBF5" w:rsidP="238AEBF5">
            <w:pPr>
              <w:rPr>
                <w:color w:val="000000" w:themeColor="text1"/>
              </w:rPr>
            </w:pPr>
            <w:r w:rsidRPr="2560D7D8">
              <w:rPr>
                <w:color w:val="000000" w:themeColor="text1"/>
                <w:lang w:val="en-US"/>
              </w:rPr>
              <w:t>13:05-13:15</w:t>
            </w:r>
          </w:p>
        </w:tc>
        <w:tc>
          <w:tcPr>
            <w:tcW w:w="5730" w:type="dxa"/>
            <w:tcMar>
              <w:left w:w="105" w:type="dxa"/>
              <w:right w:w="105" w:type="dxa"/>
            </w:tcMar>
          </w:tcPr>
          <w:p w14:paraId="7280F3C3" w14:textId="3C2C542C" w:rsidR="68181879" w:rsidRDefault="68181879" w:rsidP="238AEBF5">
            <w:pPr>
              <w:rPr>
                <w:color w:val="000000" w:themeColor="text1"/>
                <w:lang w:val="en-US"/>
              </w:rPr>
            </w:pPr>
            <w:r w:rsidRPr="2560D7D8">
              <w:rPr>
                <w:color w:val="000000" w:themeColor="text1"/>
                <w:lang w:val="en-US"/>
              </w:rPr>
              <w:t>Presenting FITTER-EU and some results of the workshop</w:t>
            </w:r>
          </w:p>
        </w:tc>
      </w:tr>
      <w:tr w:rsidR="238AEBF5" w14:paraId="4E845C0C" w14:textId="77777777" w:rsidTr="238AEBF5">
        <w:trPr>
          <w:trHeight w:val="300"/>
        </w:trPr>
        <w:tc>
          <w:tcPr>
            <w:tcW w:w="2520" w:type="dxa"/>
            <w:tcMar>
              <w:left w:w="105" w:type="dxa"/>
              <w:right w:w="105" w:type="dxa"/>
            </w:tcMar>
          </w:tcPr>
          <w:p w14:paraId="4FD99DFF" w14:textId="7FB3F3F3" w:rsidR="238AEBF5" w:rsidRDefault="238AEBF5" w:rsidP="238AEBF5">
            <w:pPr>
              <w:rPr>
                <w:color w:val="000000" w:themeColor="text1"/>
              </w:rPr>
            </w:pPr>
            <w:r w:rsidRPr="2560D7D8">
              <w:rPr>
                <w:color w:val="000000" w:themeColor="text1"/>
                <w:lang w:val="de-DE"/>
              </w:rPr>
              <w:t>13:15-14:15</w:t>
            </w:r>
          </w:p>
        </w:tc>
        <w:tc>
          <w:tcPr>
            <w:tcW w:w="5730" w:type="dxa"/>
            <w:tcMar>
              <w:left w:w="105" w:type="dxa"/>
              <w:right w:w="105" w:type="dxa"/>
            </w:tcMar>
          </w:tcPr>
          <w:p w14:paraId="40F3414E" w14:textId="25676E9A" w:rsidR="238AEBF5" w:rsidRDefault="238AEBF5" w:rsidP="238AEBF5">
            <w:pPr>
              <w:rPr>
                <w:color w:val="000000" w:themeColor="text1"/>
                <w:lang w:val="en-US"/>
              </w:rPr>
            </w:pPr>
            <w:r w:rsidRPr="2560D7D8">
              <w:rPr>
                <w:color w:val="000000" w:themeColor="text1"/>
                <w:lang w:val="en-US"/>
              </w:rPr>
              <w:t>Break-Out Sessions</w:t>
            </w:r>
            <w:r w:rsidR="77AA1171" w:rsidRPr="2560D7D8">
              <w:rPr>
                <w:color w:val="000000" w:themeColor="text1"/>
                <w:lang w:val="en-US"/>
              </w:rPr>
              <w:t xml:space="preserve">: Analysing the transformative </w:t>
            </w:r>
            <w:r w:rsidR="61E9F4BE" w:rsidRPr="5A7A44B9">
              <w:rPr>
                <w:color w:val="000000" w:themeColor="text1"/>
                <w:lang w:val="en-US"/>
              </w:rPr>
              <w:t>potential</w:t>
            </w:r>
            <w:r w:rsidR="77AA1171" w:rsidRPr="2560D7D8">
              <w:rPr>
                <w:color w:val="000000" w:themeColor="text1"/>
                <w:lang w:val="en-US"/>
              </w:rPr>
              <w:t xml:space="preserve"> of policies &amp; Scoring</w:t>
            </w:r>
          </w:p>
          <w:p w14:paraId="267050ED" w14:textId="4F6F3A9D" w:rsidR="238AEBF5" w:rsidRDefault="238AEBF5" w:rsidP="238AEBF5">
            <w:pPr>
              <w:rPr>
                <w:color w:val="000000" w:themeColor="text1"/>
              </w:rPr>
            </w:pPr>
            <w:r w:rsidRPr="2560D7D8">
              <w:rPr>
                <w:color w:val="000000" w:themeColor="text1"/>
                <w:lang w:val="en-US"/>
              </w:rPr>
              <w:t>Gr</w:t>
            </w:r>
            <w:r w:rsidR="6A05140C" w:rsidRPr="2560D7D8">
              <w:rPr>
                <w:color w:val="000000" w:themeColor="text1"/>
                <w:lang w:val="en-US"/>
              </w:rPr>
              <w:t>o</w:t>
            </w:r>
            <w:r w:rsidR="7CB9D044" w:rsidRPr="2560D7D8">
              <w:rPr>
                <w:color w:val="000000" w:themeColor="text1"/>
                <w:lang w:val="en-US"/>
              </w:rPr>
              <w:t>up</w:t>
            </w:r>
            <w:r w:rsidRPr="2560D7D8">
              <w:rPr>
                <w:color w:val="000000" w:themeColor="text1"/>
                <w:lang w:val="en-US"/>
              </w:rPr>
              <w:t xml:space="preserve"> 1: Energ</w:t>
            </w:r>
            <w:r w:rsidR="11DD08F9" w:rsidRPr="2560D7D8">
              <w:rPr>
                <w:color w:val="000000" w:themeColor="text1"/>
                <w:lang w:val="en-US"/>
              </w:rPr>
              <w:t>y sec</w:t>
            </w:r>
            <w:r w:rsidRPr="2560D7D8">
              <w:rPr>
                <w:color w:val="000000" w:themeColor="text1"/>
                <w:lang w:val="en-US"/>
              </w:rPr>
              <w:t>tor</w:t>
            </w:r>
          </w:p>
          <w:p w14:paraId="6DE3425E" w14:textId="1D6D3E08" w:rsidR="238AEBF5" w:rsidRDefault="238AEBF5" w:rsidP="238AEBF5">
            <w:pPr>
              <w:rPr>
                <w:color w:val="000000" w:themeColor="text1"/>
              </w:rPr>
            </w:pPr>
            <w:r w:rsidRPr="2560D7D8">
              <w:rPr>
                <w:color w:val="000000" w:themeColor="text1"/>
                <w:lang w:val="en-US"/>
              </w:rPr>
              <w:t>Gr</w:t>
            </w:r>
            <w:r w:rsidR="139C78AB" w:rsidRPr="2560D7D8">
              <w:rPr>
                <w:color w:val="000000" w:themeColor="text1"/>
                <w:lang w:val="en-US"/>
              </w:rPr>
              <w:t>oup</w:t>
            </w:r>
            <w:r w:rsidRPr="2560D7D8">
              <w:rPr>
                <w:color w:val="000000" w:themeColor="text1"/>
                <w:lang w:val="en-US"/>
              </w:rPr>
              <w:t xml:space="preserve"> 2: </w:t>
            </w:r>
            <w:r w:rsidR="2A07F03F" w:rsidRPr="2560D7D8">
              <w:rPr>
                <w:color w:val="000000" w:themeColor="text1"/>
                <w:lang w:val="en-US"/>
              </w:rPr>
              <w:t>Housing sector</w:t>
            </w:r>
          </w:p>
        </w:tc>
      </w:tr>
      <w:tr w:rsidR="238AEBF5" w14:paraId="3F2B3BCB" w14:textId="77777777" w:rsidTr="238AEBF5">
        <w:trPr>
          <w:trHeight w:val="300"/>
        </w:trPr>
        <w:tc>
          <w:tcPr>
            <w:tcW w:w="2520" w:type="dxa"/>
            <w:tcMar>
              <w:left w:w="105" w:type="dxa"/>
              <w:right w:w="105" w:type="dxa"/>
            </w:tcMar>
          </w:tcPr>
          <w:p w14:paraId="299E2768" w14:textId="68AD02CB" w:rsidR="238AEBF5" w:rsidRDefault="238AEBF5" w:rsidP="238AEBF5">
            <w:pPr>
              <w:rPr>
                <w:color w:val="000000" w:themeColor="text1"/>
              </w:rPr>
            </w:pPr>
            <w:r w:rsidRPr="2560D7D8">
              <w:rPr>
                <w:color w:val="000000" w:themeColor="text1"/>
                <w:lang w:val="de-DE"/>
              </w:rPr>
              <w:t>14:15-14:25</w:t>
            </w:r>
          </w:p>
        </w:tc>
        <w:tc>
          <w:tcPr>
            <w:tcW w:w="5730" w:type="dxa"/>
            <w:tcMar>
              <w:left w:w="105" w:type="dxa"/>
              <w:right w:w="105" w:type="dxa"/>
            </w:tcMar>
          </w:tcPr>
          <w:p w14:paraId="1F1082E6" w14:textId="5039F350" w:rsidR="3D606C38" w:rsidRDefault="3D606C38" w:rsidP="238AEBF5">
            <w:pPr>
              <w:rPr>
                <w:color w:val="000000" w:themeColor="text1"/>
                <w:lang w:val="en-US"/>
              </w:rPr>
            </w:pPr>
            <w:r w:rsidRPr="2560D7D8">
              <w:rPr>
                <w:color w:val="000000" w:themeColor="text1"/>
                <w:lang w:val="en-US"/>
              </w:rPr>
              <w:t>Presenting results of the discussion in the plenary</w:t>
            </w:r>
          </w:p>
        </w:tc>
      </w:tr>
      <w:tr w:rsidR="238AEBF5" w14:paraId="44434B6C" w14:textId="77777777" w:rsidTr="238AEBF5">
        <w:trPr>
          <w:trHeight w:val="300"/>
        </w:trPr>
        <w:tc>
          <w:tcPr>
            <w:tcW w:w="2520" w:type="dxa"/>
            <w:tcMar>
              <w:left w:w="105" w:type="dxa"/>
              <w:right w:w="105" w:type="dxa"/>
            </w:tcMar>
          </w:tcPr>
          <w:p w14:paraId="4750DE29" w14:textId="27753443" w:rsidR="238AEBF5" w:rsidRDefault="238AEBF5" w:rsidP="238AEBF5">
            <w:pPr>
              <w:rPr>
                <w:color w:val="000000" w:themeColor="text1"/>
              </w:rPr>
            </w:pPr>
            <w:r w:rsidRPr="2560D7D8">
              <w:rPr>
                <w:color w:val="000000" w:themeColor="text1"/>
                <w:lang w:val="de-DE"/>
              </w:rPr>
              <w:t>14:25-14:30</w:t>
            </w:r>
          </w:p>
        </w:tc>
        <w:tc>
          <w:tcPr>
            <w:tcW w:w="5730" w:type="dxa"/>
            <w:tcMar>
              <w:left w:w="105" w:type="dxa"/>
              <w:right w:w="105" w:type="dxa"/>
            </w:tcMar>
          </w:tcPr>
          <w:p w14:paraId="57D1E87A" w14:textId="60E16F6D" w:rsidR="238AEBF5" w:rsidRDefault="238AEBF5" w:rsidP="238AEBF5">
            <w:pPr>
              <w:rPr>
                <w:color w:val="000000" w:themeColor="text1"/>
              </w:rPr>
            </w:pPr>
            <w:r w:rsidRPr="2560D7D8">
              <w:rPr>
                <w:color w:val="000000" w:themeColor="text1"/>
                <w:lang w:val="en-US"/>
              </w:rPr>
              <w:t xml:space="preserve">Q&amp;A, </w:t>
            </w:r>
            <w:r w:rsidR="58EEA78D" w:rsidRPr="2560D7D8">
              <w:rPr>
                <w:color w:val="000000" w:themeColor="text1"/>
                <w:lang w:val="en-US"/>
              </w:rPr>
              <w:t>Wrap-up, Vision</w:t>
            </w:r>
          </w:p>
        </w:tc>
      </w:tr>
    </w:tbl>
    <w:p w14:paraId="23AFCF1C" w14:textId="072EEF18" w:rsidR="238AEBF5" w:rsidRDefault="238AEBF5" w:rsidP="238AEBF5">
      <w:pPr>
        <w:pBdr>
          <w:top w:val="nil"/>
          <w:left w:val="nil"/>
          <w:bottom w:val="nil"/>
          <w:right w:val="nil"/>
          <w:between w:val="nil"/>
        </w:pBdr>
        <w:jc w:val="both"/>
        <w:rPr>
          <w:b/>
          <w:bCs/>
          <w:color w:val="000000" w:themeColor="text1"/>
          <w:lang w:val="en-GB"/>
        </w:rPr>
      </w:pPr>
    </w:p>
    <w:p w14:paraId="0F2D8F60" w14:textId="77777777" w:rsidR="00A9689B" w:rsidRDefault="00A9689B" w:rsidP="007511E8">
      <w:pPr>
        <w:spacing w:line="278" w:lineRule="auto"/>
        <w:rPr>
          <w:b/>
          <w:bCs/>
          <w:color w:val="000000"/>
          <w:lang w:val="en-GB"/>
        </w:rPr>
        <w:sectPr w:rsidR="00A9689B" w:rsidSect="0068548E">
          <w:pgSz w:w="11906" w:h="16838"/>
          <w:pgMar w:top="1417" w:right="1196" w:bottom="1417" w:left="1260" w:header="708" w:footer="708" w:gutter="0"/>
          <w:cols w:space="720"/>
          <w:titlePg/>
          <w:docGrid w:linePitch="299"/>
        </w:sectPr>
      </w:pPr>
    </w:p>
    <w:p w14:paraId="74EB6CA8" w14:textId="69E27132" w:rsidR="00D83E97" w:rsidRPr="007511E8" w:rsidRDefault="00D83E97" w:rsidP="007511E8">
      <w:pPr>
        <w:spacing w:line="278" w:lineRule="auto"/>
        <w:rPr>
          <w:b/>
          <w:bCs/>
          <w:color w:val="000000"/>
          <w:lang w:val="en-GB"/>
        </w:rPr>
      </w:pPr>
    </w:p>
    <w:p w14:paraId="58147808" w14:textId="35DB79A8" w:rsidR="007511E8" w:rsidRPr="00826D4A" w:rsidRDefault="00D83E97" w:rsidP="006317E8">
      <w:pPr>
        <w:pStyle w:val="berschrift1"/>
      </w:pPr>
      <w:r w:rsidRPr="00826D4A">
        <w:t>Co-created policy measures to reach a just transition</w:t>
      </w:r>
    </w:p>
    <w:p w14:paraId="17A5376B" w14:textId="2F843922" w:rsidR="006317E8" w:rsidRDefault="006317E8" w:rsidP="00A9689B">
      <w:pPr>
        <w:jc w:val="both"/>
        <w:rPr>
          <w:lang w:val="en-GB"/>
        </w:rPr>
      </w:pPr>
      <w:r w:rsidRPr="00826D4A">
        <w:rPr>
          <w:lang w:val="en-GB"/>
        </w:rPr>
        <w:t xml:space="preserve">Fill the following tables </w:t>
      </w:r>
      <w:r w:rsidR="00A9689B" w:rsidRPr="00826D4A">
        <w:rPr>
          <w:lang w:val="en-GB"/>
        </w:rPr>
        <w:t>which presents</w:t>
      </w:r>
      <w:r w:rsidRPr="00826D4A">
        <w:rPr>
          <w:lang w:val="en-GB"/>
        </w:rPr>
        <w:t xml:space="preserve"> the sectoral challenges</w:t>
      </w:r>
      <w:r w:rsidR="00A9689B" w:rsidRPr="00826D4A">
        <w:rPr>
          <w:lang w:val="en-GB"/>
        </w:rPr>
        <w:t xml:space="preserve">/twin transition </w:t>
      </w:r>
      <w:r w:rsidR="00A9689B" w:rsidRPr="00826D4A">
        <w:rPr>
          <w:b/>
          <w:bCs/>
          <w:lang w:val="en-GB"/>
        </w:rPr>
        <w:t xml:space="preserve">negative effects </w:t>
      </w:r>
      <w:r w:rsidR="00A9689B" w:rsidRPr="00826D4A">
        <w:rPr>
          <w:lang w:val="en-GB"/>
        </w:rPr>
        <w:t xml:space="preserve">prioritised in each sector and the policies proposed to tackle them —filled in policy factsheets— </w:t>
      </w:r>
      <w:r w:rsidRPr="00826D4A">
        <w:rPr>
          <w:lang w:val="en-GB"/>
        </w:rPr>
        <w:t xml:space="preserve">(see slides 39-40 of the </w:t>
      </w:r>
      <w:hyperlink r:id="rId12">
        <w:r w:rsidR="009F63DD" w:rsidRPr="00826D4A">
          <w:rPr>
            <w:rStyle w:val="Hyperlink"/>
          </w:rPr>
          <w:t>Guidelines 2nd set v6 26-11-25.pptx</w:t>
        </w:r>
      </w:hyperlink>
      <w:r w:rsidRPr="00826D4A">
        <w:rPr>
          <w:lang w:val="en-GB"/>
        </w:rPr>
        <w:t>)</w:t>
      </w:r>
      <w:r w:rsidR="1AFAC65B" w:rsidRPr="00826D4A">
        <w:rPr>
          <w:lang w:val="en-GB"/>
        </w:rPr>
        <w:t>.</w:t>
      </w:r>
      <w:r w:rsidR="1AFAC65B" w:rsidRPr="3C01D03C">
        <w:rPr>
          <w:lang w:val="en-GB"/>
        </w:rPr>
        <w:t xml:space="preserve"> </w:t>
      </w:r>
    </w:p>
    <w:p w14:paraId="4BB8502D" w14:textId="24133467" w:rsidR="005A1859" w:rsidRDefault="00323423" w:rsidP="00A9689B">
      <w:pPr>
        <w:jc w:val="both"/>
        <w:rPr>
          <w:lang w:val="en-GB"/>
        </w:rPr>
      </w:pPr>
      <w:r>
        <w:rPr>
          <w:lang w:val="en-GB"/>
        </w:rPr>
        <w:t xml:space="preserve">Since this tasks was changed by Smart Venice, TU Dublin and Aitec after we have already held the </w:t>
      </w:r>
      <w:r w:rsidR="00F705BB">
        <w:rPr>
          <w:lang w:val="en-GB"/>
        </w:rPr>
        <w:t xml:space="preserve">lab, this was not explicitly worked on with participants but was clustered by WECF following discussions and </w:t>
      </w:r>
      <w:r w:rsidR="00826D4A">
        <w:rPr>
          <w:lang w:val="en-GB"/>
        </w:rPr>
        <w:t>comments during the workshop series.</w:t>
      </w:r>
    </w:p>
    <w:tbl>
      <w:tblPr>
        <w:tblStyle w:val="Tabellenraster"/>
        <w:tblW w:w="0" w:type="auto"/>
        <w:tblLook w:val="04A0" w:firstRow="1" w:lastRow="0" w:firstColumn="1" w:lastColumn="0" w:noHBand="0" w:noVBand="1"/>
      </w:tblPr>
      <w:tblGrid>
        <w:gridCol w:w="3146"/>
        <w:gridCol w:w="3147"/>
        <w:gridCol w:w="3147"/>
      </w:tblGrid>
      <w:tr w:rsidR="006317E8" w14:paraId="1CD4E797" w14:textId="77777777" w:rsidTr="595B5656">
        <w:tc>
          <w:tcPr>
            <w:tcW w:w="3146" w:type="dxa"/>
          </w:tcPr>
          <w:p w14:paraId="447BC27F" w14:textId="20EA5898" w:rsidR="006317E8" w:rsidRDefault="006317E8" w:rsidP="00D83E97">
            <w:pPr>
              <w:jc w:val="both"/>
              <w:rPr>
                <w:lang w:val="en-GB"/>
              </w:rPr>
            </w:pPr>
            <w:commentRangeStart w:id="0"/>
            <w:r w:rsidRPr="595B5656">
              <w:rPr>
                <w:lang w:val="en-GB"/>
              </w:rPr>
              <w:t>Sectoral challenge/negative effects identified in each sector</w:t>
            </w:r>
            <w:commentRangeEnd w:id="0"/>
            <w:r>
              <w:rPr>
                <w:rStyle w:val="Kommentarzeichen"/>
                <w:sz w:val="22"/>
                <w:szCs w:val="22"/>
                <w:lang w:val="en-GB"/>
              </w:rPr>
              <w:commentReference w:id="0"/>
            </w:r>
          </w:p>
        </w:tc>
        <w:tc>
          <w:tcPr>
            <w:tcW w:w="3147" w:type="dxa"/>
          </w:tcPr>
          <w:p w14:paraId="5AE16497" w14:textId="22C3FBC5" w:rsidR="006317E8" w:rsidRDefault="006317E8" w:rsidP="00D83E97">
            <w:pPr>
              <w:jc w:val="both"/>
              <w:rPr>
                <w:lang w:val="en-GB"/>
              </w:rPr>
            </w:pPr>
            <w:r>
              <w:rPr>
                <w:lang w:val="en-GB"/>
              </w:rPr>
              <w:t>Adjustments of existing policies</w:t>
            </w:r>
          </w:p>
        </w:tc>
        <w:tc>
          <w:tcPr>
            <w:tcW w:w="3147" w:type="dxa"/>
          </w:tcPr>
          <w:p w14:paraId="13DCE89F" w14:textId="3481D7B5" w:rsidR="006317E8" w:rsidRDefault="006317E8" w:rsidP="00D83E97">
            <w:pPr>
              <w:jc w:val="both"/>
              <w:rPr>
                <w:lang w:val="en-GB"/>
              </w:rPr>
            </w:pPr>
            <w:r>
              <w:rPr>
                <w:lang w:val="en-GB"/>
              </w:rPr>
              <w:t>New policy proposals</w:t>
            </w:r>
          </w:p>
        </w:tc>
      </w:tr>
      <w:tr w:rsidR="006317E8" w14:paraId="71C4756B" w14:textId="77777777" w:rsidTr="595B5656">
        <w:tc>
          <w:tcPr>
            <w:tcW w:w="3146" w:type="dxa"/>
          </w:tcPr>
          <w:p w14:paraId="087FC8F4" w14:textId="4C021D29" w:rsidR="006317E8" w:rsidRDefault="185AE53B" w:rsidP="52B9B686">
            <w:r w:rsidRPr="595B5656">
              <w:rPr>
                <w:sz w:val="20"/>
                <w:szCs w:val="20"/>
                <w:lang w:val="en-GB"/>
              </w:rPr>
              <w:t>Exposure to e</w:t>
            </w:r>
            <w:r w:rsidR="00830684" w:rsidRPr="595B5656">
              <w:rPr>
                <w:sz w:val="20"/>
                <w:szCs w:val="20"/>
                <w:lang w:val="en-GB"/>
              </w:rPr>
              <w:t>nergy poverty</w:t>
            </w:r>
            <w:r w:rsidR="579F7E51" w:rsidRPr="595B5656">
              <w:rPr>
                <w:sz w:val="20"/>
                <w:szCs w:val="20"/>
                <w:lang w:val="en-GB"/>
              </w:rPr>
              <w:t>, Higher electricity bills</w:t>
            </w:r>
          </w:p>
          <w:p w14:paraId="16BC0CB4" w14:textId="59482964" w:rsidR="0AF86E85" w:rsidRDefault="0AF86E85" w:rsidP="3B454834">
            <w:pPr>
              <w:rPr>
                <w:sz w:val="20"/>
                <w:szCs w:val="20"/>
                <w:lang w:val="en-GB"/>
              </w:rPr>
            </w:pPr>
          </w:p>
          <w:p w14:paraId="15FAA3FE" w14:textId="391630DB" w:rsidR="0AF86E85" w:rsidRDefault="0AF86E85">
            <w:r w:rsidRPr="595B5656">
              <w:rPr>
                <w:sz w:val="20"/>
                <w:szCs w:val="20"/>
                <w:lang w:val="en-GB"/>
              </w:rPr>
              <w:t>Redistribution issues, financing inequalities</w:t>
            </w:r>
          </w:p>
          <w:p w14:paraId="4AE30444" w14:textId="42AEA579" w:rsidR="50F1A7B3" w:rsidRDefault="50F1A7B3" w:rsidP="595B5656">
            <w:r w:rsidRPr="595B5656">
              <w:rPr>
                <w:sz w:val="20"/>
                <w:szCs w:val="20"/>
                <w:lang w:val="en-GB"/>
              </w:rPr>
              <w:t>Financial inequalities leading to perceiving the energy transition as an “elite project”</w:t>
            </w:r>
          </w:p>
          <w:p w14:paraId="1E3A694B" w14:textId="11198126" w:rsidR="595B5656" w:rsidRDefault="595B5656" w:rsidP="595B5656">
            <w:pPr>
              <w:rPr>
                <w:sz w:val="20"/>
                <w:szCs w:val="20"/>
                <w:lang w:val="en-GB"/>
              </w:rPr>
            </w:pPr>
          </w:p>
          <w:p w14:paraId="07926850" w14:textId="34AC68B3" w:rsidR="595B5656" w:rsidRDefault="595B5656" w:rsidP="595B5656">
            <w:pPr>
              <w:rPr>
                <w:del w:id="1" w:author="Franzi Wiedmann" w:date="2026-01-22T11:37:00Z" w16du:dateUtc="2026-01-22T11:37:14Z"/>
                <w:sz w:val="20"/>
                <w:szCs w:val="20"/>
                <w:lang w:val="en-GB"/>
              </w:rPr>
            </w:pPr>
          </w:p>
          <w:p w14:paraId="2EC55ECD" w14:textId="5DE721C8" w:rsidR="006317E8" w:rsidRDefault="006317E8" w:rsidP="00D83E97">
            <w:pPr>
              <w:jc w:val="both"/>
              <w:rPr>
                <w:sz w:val="20"/>
                <w:szCs w:val="20"/>
                <w:lang w:val="en-GB"/>
              </w:rPr>
            </w:pPr>
          </w:p>
        </w:tc>
        <w:tc>
          <w:tcPr>
            <w:tcW w:w="3147" w:type="dxa"/>
          </w:tcPr>
          <w:p w14:paraId="64CA2212" w14:textId="57E2E371" w:rsidR="00830684" w:rsidRDefault="04A231E9" w:rsidP="25256ADD">
            <w:pPr>
              <w:rPr>
                <w:sz w:val="20"/>
                <w:szCs w:val="20"/>
                <w:lang w:val="en-GB"/>
              </w:rPr>
            </w:pPr>
            <w:r w:rsidRPr="46E3C71C">
              <w:rPr>
                <w:sz w:val="20"/>
                <w:szCs w:val="20"/>
                <w:lang w:val="en-GB"/>
              </w:rPr>
              <w:t xml:space="preserve">Electricity Tax Act, </w:t>
            </w:r>
            <w:r w:rsidR="2838BB57" w:rsidRPr="46E3C71C">
              <w:rPr>
                <w:sz w:val="20"/>
                <w:szCs w:val="20"/>
                <w:lang w:val="en-GB"/>
              </w:rPr>
              <w:t>Stromsteuergesetz</w:t>
            </w:r>
          </w:p>
          <w:p w14:paraId="64D2BB3B" w14:textId="5AAE2170" w:rsidR="00830684" w:rsidRDefault="00830684" w:rsidP="25256ADD">
            <w:pPr>
              <w:rPr>
                <w:sz w:val="20"/>
                <w:szCs w:val="20"/>
                <w:lang w:val="en-GB"/>
              </w:rPr>
            </w:pPr>
          </w:p>
        </w:tc>
        <w:tc>
          <w:tcPr>
            <w:tcW w:w="3147" w:type="dxa"/>
          </w:tcPr>
          <w:p w14:paraId="0365C1B2" w14:textId="15AD8354" w:rsidR="006317E8" w:rsidRDefault="006317E8" w:rsidP="00D83E97">
            <w:pPr>
              <w:jc w:val="both"/>
              <w:rPr>
                <w:sz w:val="20"/>
                <w:szCs w:val="20"/>
                <w:lang w:val="en-GB"/>
              </w:rPr>
            </w:pPr>
          </w:p>
        </w:tc>
      </w:tr>
      <w:tr w:rsidR="595B5656" w14:paraId="67952791" w14:textId="77777777" w:rsidTr="595B5656">
        <w:trPr>
          <w:trHeight w:val="300"/>
        </w:trPr>
        <w:tc>
          <w:tcPr>
            <w:tcW w:w="3146" w:type="dxa"/>
          </w:tcPr>
          <w:p w14:paraId="298BE61C" w14:textId="798CD238" w:rsidR="660E707A" w:rsidRDefault="660E707A" w:rsidP="595B5656">
            <w:r w:rsidRPr="595B5656">
              <w:rPr>
                <w:sz w:val="20"/>
                <w:szCs w:val="20"/>
                <w:lang w:val="en-GB"/>
              </w:rPr>
              <w:t>Exposure to energy poverty, Higher electricity bills</w:t>
            </w:r>
          </w:p>
          <w:p w14:paraId="2ABB68EA" w14:textId="79D32332" w:rsidR="595B5656" w:rsidRDefault="595B5656" w:rsidP="595B5656">
            <w:pPr>
              <w:rPr>
                <w:sz w:val="20"/>
                <w:szCs w:val="20"/>
                <w:lang w:val="en-GB"/>
              </w:rPr>
            </w:pPr>
          </w:p>
          <w:p w14:paraId="030C6CD8" w14:textId="62C9824C" w:rsidR="082E1DD0" w:rsidRDefault="082E1DD0" w:rsidP="595B5656">
            <w:r w:rsidRPr="595B5656">
              <w:rPr>
                <w:sz w:val="20"/>
                <w:szCs w:val="20"/>
                <w:lang w:val="en-GB"/>
              </w:rPr>
              <w:t>Energy illiteracy</w:t>
            </w:r>
            <w:r w:rsidR="672FE3AA" w:rsidRPr="595B5656">
              <w:rPr>
                <w:sz w:val="20"/>
                <w:szCs w:val="20"/>
                <w:lang w:val="en-GB"/>
              </w:rPr>
              <w:t>/Lack of information and knowledge</w:t>
            </w:r>
            <w:r w:rsidRPr="595B5656">
              <w:rPr>
                <w:sz w:val="20"/>
                <w:szCs w:val="20"/>
                <w:lang w:val="en-GB"/>
              </w:rPr>
              <w:t xml:space="preserve"> – citizens are not sufficiently informed about their energy rights and energy supply. </w:t>
            </w:r>
          </w:p>
          <w:p w14:paraId="6A610106" w14:textId="70CE6FCA" w:rsidR="082E1DD0" w:rsidRDefault="082E1DD0" w:rsidP="595B5656">
            <w:r w:rsidRPr="595B5656">
              <w:rPr>
                <w:sz w:val="20"/>
                <w:szCs w:val="20"/>
                <w:lang w:val="en-GB"/>
              </w:rPr>
              <w:t>Financial vulnerability; Green electricity and renewable energy for all – it should not remain an elite project.</w:t>
            </w:r>
          </w:p>
          <w:p w14:paraId="0A4558EA" w14:textId="200BE4C0" w:rsidR="595B5656" w:rsidRDefault="595B5656" w:rsidP="595B5656">
            <w:pPr>
              <w:rPr>
                <w:sz w:val="20"/>
                <w:szCs w:val="20"/>
                <w:lang w:val="en-GB"/>
              </w:rPr>
            </w:pPr>
          </w:p>
        </w:tc>
        <w:tc>
          <w:tcPr>
            <w:tcW w:w="3147" w:type="dxa"/>
          </w:tcPr>
          <w:p w14:paraId="7F55D0F8" w14:textId="5BA14762" w:rsidR="595B5656" w:rsidRDefault="595B5656" w:rsidP="595B5656">
            <w:pPr>
              <w:rPr>
                <w:sz w:val="20"/>
                <w:szCs w:val="20"/>
                <w:lang w:val="en-GB"/>
              </w:rPr>
            </w:pPr>
          </w:p>
        </w:tc>
        <w:tc>
          <w:tcPr>
            <w:tcW w:w="3147" w:type="dxa"/>
          </w:tcPr>
          <w:p w14:paraId="2D8FAF5C" w14:textId="65EE0AF5" w:rsidR="660E707A" w:rsidRDefault="660E707A" w:rsidP="595B5656">
            <w:pPr>
              <w:jc w:val="both"/>
              <w:rPr>
                <w:sz w:val="20"/>
                <w:szCs w:val="20"/>
                <w:lang w:val="en-GB"/>
              </w:rPr>
            </w:pPr>
            <w:r w:rsidRPr="595B5656">
              <w:rPr>
                <w:sz w:val="20"/>
                <w:szCs w:val="20"/>
                <w:lang w:val="en-GB"/>
              </w:rPr>
              <w:t xml:space="preserve">Stromgrundversorgungsverordnung (StromGVV): </w:t>
            </w:r>
          </w:p>
          <w:p w14:paraId="2F2EC505" w14:textId="3A3995CA" w:rsidR="660E707A" w:rsidRDefault="660E707A" w:rsidP="595B5656">
            <w:pPr>
              <w:jc w:val="both"/>
              <w:rPr>
                <w:sz w:val="20"/>
                <w:szCs w:val="20"/>
                <w:lang w:val="en-GB"/>
              </w:rPr>
            </w:pPr>
            <w:r w:rsidRPr="595B5656">
              <w:rPr>
                <w:sz w:val="20"/>
                <w:szCs w:val="20"/>
                <w:lang w:val="en-GB"/>
              </w:rPr>
              <w:t>Change the default system, have a transparency about different electricity and energy providers, education work about energy topics</w:t>
            </w:r>
            <w:r w:rsidR="25092735" w:rsidRPr="595B5656">
              <w:rPr>
                <w:sz w:val="20"/>
                <w:szCs w:val="20"/>
                <w:lang w:val="en-GB"/>
              </w:rPr>
              <w:t xml:space="preserve"> – hence, citizens can decide about renewable energy consumption</w:t>
            </w:r>
          </w:p>
          <w:p w14:paraId="5D82FC39" w14:textId="08A1F9CB" w:rsidR="595B5656" w:rsidRDefault="595B5656" w:rsidP="595B5656">
            <w:pPr>
              <w:jc w:val="both"/>
              <w:rPr>
                <w:sz w:val="20"/>
                <w:szCs w:val="20"/>
                <w:lang w:val="en-GB"/>
              </w:rPr>
            </w:pPr>
          </w:p>
        </w:tc>
      </w:tr>
      <w:tr w:rsidR="006317E8" w:rsidRPr="007441A9" w14:paraId="6A27B7F8" w14:textId="77777777" w:rsidTr="595B5656">
        <w:tc>
          <w:tcPr>
            <w:tcW w:w="3146" w:type="dxa"/>
          </w:tcPr>
          <w:p w14:paraId="57DC4DB0" w14:textId="7DA64B2F" w:rsidR="006317E8" w:rsidRDefault="00830684" w:rsidP="00D83E97">
            <w:pPr>
              <w:jc w:val="both"/>
            </w:pPr>
            <w:r w:rsidRPr="595B5656">
              <w:rPr>
                <w:sz w:val="20"/>
                <w:szCs w:val="20"/>
                <w:lang w:val="en-GB"/>
              </w:rPr>
              <w:t>Participation of all citizens in the energy transition</w:t>
            </w:r>
          </w:p>
          <w:p w14:paraId="4307A86B" w14:textId="79E78F60" w:rsidR="006317E8" w:rsidRDefault="006317E8" w:rsidP="595B5656">
            <w:pPr>
              <w:jc w:val="both"/>
              <w:rPr>
                <w:sz w:val="20"/>
                <w:szCs w:val="20"/>
                <w:lang w:val="en-GB"/>
              </w:rPr>
            </w:pPr>
          </w:p>
          <w:p w14:paraId="37CA81C9" w14:textId="528E8F69" w:rsidR="006317E8" w:rsidRDefault="7DB297EA" w:rsidP="3B454834">
            <w:pPr>
              <w:jc w:val="both"/>
              <w:rPr>
                <w:sz w:val="20"/>
                <w:szCs w:val="20"/>
                <w:lang w:val="en-GB"/>
              </w:rPr>
            </w:pPr>
            <w:r w:rsidRPr="595B5656">
              <w:rPr>
                <w:sz w:val="20"/>
                <w:szCs w:val="20"/>
                <w:lang w:val="en-GB"/>
              </w:rPr>
              <w:t>The main objective is to make the grid-based supply of electricity, gas, and hydrogen to the population increasingly secure, affordable, consumer-oriented, efficient, environmentally friendly, and greenhouse gas-neutral, using renewable energies.</w:t>
            </w:r>
          </w:p>
          <w:p w14:paraId="087D8DF3" w14:textId="1216D108" w:rsidR="006317E8" w:rsidRDefault="7DB297EA" w:rsidP="595B5656">
            <w:pPr>
              <w:rPr>
                <w:sz w:val="20"/>
                <w:szCs w:val="20"/>
                <w:lang w:val="en-GB"/>
              </w:rPr>
            </w:pPr>
            <w:r w:rsidRPr="595B5656">
              <w:rPr>
                <w:sz w:val="20"/>
                <w:szCs w:val="20"/>
                <w:lang w:val="en-GB"/>
              </w:rPr>
              <w:t>Liberalization of the energy market, consumer protection, and expansion of renewables</w:t>
            </w:r>
          </w:p>
          <w:p w14:paraId="18D98D13" w14:textId="3B2C9449" w:rsidR="006317E8" w:rsidRDefault="006317E8" w:rsidP="00D83E97">
            <w:pPr>
              <w:jc w:val="both"/>
              <w:rPr>
                <w:sz w:val="20"/>
                <w:szCs w:val="20"/>
                <w:lang w:val="en-GB"/>
              </w:rPr>
            </w:pPr>
          </w:p>
        </w:tc>
        <w:tc>
          <w:tcPr>
            <w:tcW w:w="3147" w:type="dxa"/>
          </w:tcPr>
          <w:p w14:paraId="7D0438BA" w14:textId="2D6F0D65" w:rsidR="006317E8" w:rsidRPr="005148F7" w:rsidRDefault="00830684" w:rsidP="686E9E38">
            <w:pPr>
              <w:jc w:val="both"/>
              <w:rPr>
                <w:sz w:val="20"/>
                <w:szCs w:val="20"/>
                <w:lang w:val="en-US"/>
              </w:rPr>
            </w:pPr>
            <w:r w:rsidRPr="005148F7">
              <w:rPr>
                <w:sz w:val="20"/>
                <w:szCs w:val="20"/>
                <w:lang w:val="en-US"/>
              </w:rPr>
              <w:lastRenderedPageBreak/>
              <w:t>Energiewirtschaftsgesetz, EnWG</w:t>
            </w:r>
            <w:r w:rsidR="10F6B76E" w:rsidRPr="005148F7">
              <w:rPr>
                <w:sz w:val="20"/>
                <w:szCs w:val="20"/>
                <w:lang w:val="en-US"/>
              </w:rPr>
              <w:t xml:space="preserve">; </w:t>
            </w:r>
          </w:p>
          <w:p w14:paraId="6D05C779" w14:textId="2DF147F4" w:rsidR="006317E8" w:rsidRPr="007C7AAD" w:rsidRDefault="10F6B76E" w:rsidP="00D83E97">
            <w:pPr>
              <w:jc w:val="both"/>
              <w:rPr>
                <w:sz w:val="20"/>
                <w:szCs w:val="20"/>
                <w:lang w:val="en-US"/>
              </w:rPr>
            </w:pPr>
            <w:r w:rsidRPr="46E3C71C">
              <w:rPr>
                <w:sz w:val="20"/>
                <w:szCs w:val="20"/>
                <w:lang w:val="en-US"/>
              </w:rPr>
              <w:t xml:space="preserve">Strengthen citizen energy, </w:t>
            </w:r>
            <w:r w:rsidR="58C7EEF1" w:rsidRPr="46E3C71C">
              <w:rPr>
                <w:sz w:val="20"/>
                <w:szCs w:val="20"/>
                <w:lang w:val="en-US"/>
              </w:rPr>
              <w:t>especially of women and people affected by energy poverty</w:t>
            </w:r>
          </w:p>
        </w:tc>
        <w:tc>
          <w:tcPr>
            <w:tcW w:w="3147" w:type="dxa"/>
          </w:tcPr>
          <w:p w14:paraId="11C2684B" w14:textId="66E35FAB" w:rsidR="006317E8" w:rsidRPr="007C7AAD" w:rsidRDefault="006317E8" w:rsidP="00D83E97">
            <w:pPr>
              <w:jc w:val="both"/>
              <w:rPr>
                <w:sz w:val="20"/>
                <w:szCs w:val="20"/>
                <w:lang w:val="en-GB"/>
              </w:rPr>
            </w:pPr>
          </w:p>
        </w:tc>
      </w:tr>
      <w:tr w:rsidR="00A9689B" w14:paraId="7886A3E1" w14:textId="77777777" w:rsidTr="595B5656">
        <w:tc>
          <w:tcPr>
            <w:tcW w:w="3146" w:type="dxa"/>
          </w:tcPr>
          <w:p w14:paraId="65AE529D" w14:textId="7DEF6A4D" w:rsidR="00A9689B" w:rsidRDefault="0BB09911" w:rsidP="3B454834">
            <w:pPr>
              <w:pStyle w:val="Listenabsatz"/>
              <w:numPr>
                <w:ilvl w:val="0"/>
                <w:numId w:val="1"/>
              </w:numPr>
              <w:rPr>
                <w:sz w:val="20"/>
                <w:szCs w:val="20"/>
                <w:lang w:val="en-GB"/>
              </w:rPr>
            </w:pPr>
            <w:r w:rsidRPr="595B5656">
              <w:rPr>
                <w:sz w:val="20"/>
                <w:szCs w:val="20"/>
                <w:lang w:val="en-GB"/>
              </w:rPr>
              <w:t>Lack of democratic control and participation</w:t>
            </w:r>
          </w:p>
          <w:p w14:paraId="4D8D961D" w14:textId="519AF168" w:rsidR="00A9689B" w:rsidRDefault="0BB09911" w:rsidP="3B454834">
            <w:pPr>
              <w:pStyle w:val="Listenabsatz"/>
              <w:numPr>
                <w:ilvl w:val="0"/>
                <w:numId w:val="1"/>
              </w:numPr>
              <w:rPr>
                <w:sz w:val="20"/>
                <w:szCs w:val="20"/>
                <w:lang w:val="en-GB"/>
              </w:rPr>
            </w:pPr>
            <w:r w:rsidRPr="595B5656">
              <w:rPr>
                <w:sz w:val="20"/>
                <w:szCs w:val="20"/>
                <w:lang w:val="en-GB"/>
              </w:rPr>
              <w:t>Structurally rising electricity prices/grid fees due to grid expansion and profit orientation</w:t>
            </w:r>
          </w:p>
          <w:p w14:paraId="10D55E5A" w14:textId="1B236965" w:rsidR="00A9689B" w:rsidRDefault="0BB09911" w:rsidP="3B454834">
            <w:pPr>
              <w:pStyle w:val="Listenabsatz"/>
              <w:numPr>
                <w:ilvl w:val="0"/>
                <w:numId w:val="1"/>
              </w:numPr>
              <w:rPr>
                <w:sz w:val="20"/>
                <w:szCs w:val="20"/>
                <w:lang w:val="en-GB"/>
              </w:rPr>
            </w:pPr>
            <w:r w:rsidRPr="595B5656">
              <w:rPr>
                <w:sz w:val="20"/>
                <w:szCs w:val="20"/>
                <w:lang w:val="en-GB"/>
              </w:rPr>
              <w:t>More frequent power outages: Grid stabilization through financing of expansion and thus capacity for renewable energy, simplified coordination in planning and expansion</w:t>
            </w:r>
          </w:p>
          <w:p w14:paraId="3FEA632C" w14:textId="2787CCFD" w:rsidR="00A9689B" w:rsidRDefault="00A9689B" w:rsidP="0B658A1F">
            <w:pPr>
              <w:rPr>
                <w:sz w:val="20"/>
                <w:szCs w:val="20"/>
                <w:lang w:val="en-GB"/>
              </w:rPr>
            </w:pPr>
          </w:p>
        </w:tc>
        <w:tc>
          <w:tcPr>
            <w:tcW w:w="3147" w:type="dxa"/>
          </w:tcPr>
          <w:p w14:paraId="1DEB647B" w14:textId="5D620FD9" w:rsidR="00A9689B" w:rsidRDefault="00A9689B" w:rsidP="686E9E38">
            <w:pPr>
              <w:ind w:left="708"/>
              <w:jc w:val="both"/>
              <w:rPr>
                <w:sz w:val="20"/>
                <w:szCs w:val="20"/>
                <w:lang w:val="en-GB"/>
              </w:rPr>
            </w:pPr>
          </w:p>
        </w:tc>
        <w:tc>
          <w:tcPr>
            <w:tcW w:w="3147" w:type="dxa"/>
          </w:tcPr>
          <w:p w14:paraId="03676AD4" w14:textId="2AE11CF2" w:rsidR="00A9689B" w:rsidRDefault="53F7E19E" w:rsidP="7C8C973A">
            <w:pPr>
              <w:rPr>
                <w:sz w:val="20"/>
                <w:szCs w:val="20"/>
                <w:lang w:val="en-GB"/>
              </w:rPr>
            </w:pPr>
            <w:r w:rsidRPr="46E3C71C">
              <w:rPr>
                <w:sz w:val="20"/>
                <w:szCs w:val="20"/>
                <w:lang w:val="en-GB"/>
              </w:rPr>
              <w:t>State participation in the transmission grid</w:t>
            </w:r>
            <w:r w:rsidR="0E33FF3E" w:rsidRPr="46E3C71C">
              <w:rPr>
                <w:sz w:val="20"/>
                <w:szCs w:val="20"/>
                <w:lang w:val="en-GB"/>
              </w:rPr>
              <w:t>:</w:t>
            </w:r>
          </w:p>
          <w:p w14:paraId="6A7A7FD3" w14:textId="68E7C56D" w:rsidR="00A9689B" w:rsidRDefault="0E33FF3E" w:rsidP="7C8C973A">
            <w:pPr>
              <w:rPr>
                <w:sz w:val="20"/>
                <w:szCs w:val="20"/>
                <w:lang w:val="en-GB"/>
              </w:rPr>
            </w:pPr>
            <w:r w:rsidRPr="46E3C71C">
              <w:rPr>
                <w:sz w:val="20"/>
                <w:szCs w:val="20"/>
                <w:lang w:val="en-GB"/>
              </w:rPr>
              <w:t>The state is taking some control over the transmission grid</w:t>
            </w:r>
            <w:r w:rsidR="3641E273" w:rsidRPr="46E3C71C">
              <w:rPr>
                <w:sz w:val="20"/>
                <w:szCs w:val="20"/>
                <w:lang w:val="en-GB"/>
              </w:rPr>
              <w:t>;</w:t>
            </w:r>
            <w:r w:rsidRPr="46E3C71C">
              <w:rPr>
                <w:sz w:val="20"/>
                <w:szCs w:val="20"/>
                <w:lang w:val="en-GB"/>
              </w:rPr>
              <w:t xml:space="preserve"> </w:t>
            </w:r>
            <w:r w:rsidR="2FE233E9" w:rsidRPr="46E3C71C">
              <w:rPr>
                <w:sz w:val="20"/>
                <w:szCs w:val="20"/>
                <w:lang w:val="en-GB"/>
              </w:rPr>
              <w:t>hence it can lead to more security/grid stability (at least the grid is less vulnerable towards outages from companies/foreign actors)</w:t>
            </w:r>
          </w:p>
        </w:tc>
      </w:tr>
      <w:tr w:rsidR="00A9689B" w14:paraId="2600959B" w14:textId="77777777" w:rsidTr="595B5656">
        <w:tc>
          <w:tcPr>
            <w:tcW w:w="3146" w:type="dxa"/>
          </w:tcPr>
          <w:p w14:paraId="7BD8B60D" w14:textId="4B148C86" w:rsidR="00A9689B" w:rsidRDefault="74D45CD7" w:rsidP="686E9E38">
            <w:pPr>
              <w:jc w:val="both"/>
              <w:rPr>
                <w:ins w:id="2" w:author="Franzi Wiedmann" w:date="2026-01-22T11:55:00Z" w16du:dateUtc="2026-01-22T11:55:44Z"/>
                <w:sz w:val="20"/>
                <w:szCs w:val="20"/>
                <w:lang w:val="en-GB"/>
              </w:rPr>
            </w:pPr>
            <w:r w:rsidRPr="595B5656">
              <w:rPr>
                <w:sz w:val="20"/>
                <w:szCs w:val="20"/>
                <w:lang w:val="en-GB"/>
              </w:rPr>
              <w:t>Loss of property-resale value</w:t>
            </w:r>
            <w:ins w:id="3" w:author="Franzi Wiedmann" w:date="2026-01-22T11:55:00Z" w16du:dateUtc="2026-01-22T11:55:49Z">
              <w:r w:rsidR="6EEE83F9" w:rsidRPr="595B5656">
                <w:rPr>
                  <w:sz w:val="20"/>
                  <w:szCs w:val="20"/>
                  <w:lang w:val="en-GB"/>
                </w:rPr>
                <w:t>;</w:t>
              </w:r>
            </w:ins>
          </w:p>
          <w:p w14:paraId="5131DFA0" w14:textId="78C71395" w:rsidR="00A9689B" w:rsidRDefault="6EEE83F9" w:rsidP="3B454834">
            <w:pPr>
              <w:jc w:val="both"/>
              <w:rPr>
                <w:sz w:val="20"/>
                <w:szCs w:val="20"/>
                <w:lang w:val="en-GB"/>
              </w:rPr>
            </w:pPr>
            <w:r w:rsidRPr="595B5656">
              <w:rPr>
                <w:sz w:val="20"/>
                <w:szCs w:val="20"/>
                <w:lang w:val="en-GB"/>
              </w:rPr>
              <w:t>lack of citizens’ (financial and democratic) participation in renewable energy plants ⟶ lack of acceptance</w:t>
            </w:r>
          </w:p>
          <w:p w14:paraId="306B38A9" w14:textId="722B1771" w:rsidR="00A9689B" w:rsidRDefault="47156DDD" w:rsidP="595B5656">
            <w:pPr>
              <w:jc w:val="both"/>
              <w:rPr>
                <w:sz w:val="20"/>
                <w:szCs w:val="20"/>
                <w:lang w:val="en-GB"/>
              </w:rPr>
            </w:pPr>
            <w:r w:rsidRPr="595B5656">
              <w:rPr>
                <w:sz w:val="20"/>
                <w:szCs w:val="20"/>
                <w:lang w:val="en-GB"/>
              </w:rPr>
              <w:t>Financial inequalities leading to perceiving the energy transition as an “elite project”</w:t>
            </w:r>
          </w:p>
        </w:tc>
        <w:tc>
          <w:tcPr>
            <w:tcW w:w="3147" w:type="dxa"/>
          </w:tcPr>
          <w:p w14:paraId="6896C951" w14:textId="74381D34" w:rsidR="00A9689B" w:rsidRDefault="74D45CD7" w:rsidP="686E9E38">
            <w:pPr>
              <w:jc w:val="both"/>
              <w:rPr>
                <w:sz w:val="20"/>
                <w:szCs w:val="20"/>
                <w:lang w:val="en-GB"/>
              </w:rPr>
            </w:pPr>
            <w:r w:rsidRPr="46E3C71C">
              <w:rPr>
                <w:sz w:val="20"/>
                <w:szCs w:val="20"/>
                <w:lang w:val="en-GB"/>
              </w:rPr>
              <w:t>Standardisation of and liability in participation laws, from federal/state level to national level</w:t>
            </w:r>
          </w:p>
          <w:p w14:paraId="1C6979D9" w14:textId="3E590A1F" w:rsidR="00A9689B" w:rsidRDefault="00A9689B" w:rsidP="00D83E97">
            <w:pPr>
              <w:jc w:val="both"/>
              <w:rPr>
                <w:sz w:val="20"/>
                <w:szCs w:val="20"/>
                <w:lang w:val="en-GB"/>
              </w:rPr>
            </w:pPr>
          </w:p>
        </w:tc>
        <w:tc>
          <w:tcPr>
            <w:tcW w:w="3147" w:type="dxa"/>
          </w:tcPr>
          <w:p w14:paraId="15743421" w14:textId="77777777" w:rsidR="00A9689B" w:rsidRDefault="00A9689B" w:rsidP="00D83E97">
            <w:pPr>
              <w:jc w:val="both"/>
              <w:rPr>
                <w:sz w:val="20"/>
                <w:szCs w:val="20"/>
                <w:lang w:val="en-GB"/>
              </w:rPr>
            </w:pPr>
          </w:p>
        </w:tc>
      </w:tr>
    </w:tbl>
    <w:p w14:paraId="47D86683" w14:textId="57C633DC" w:rsidR="3B454834" w:rsidRDefault="3B454834"/>
    <w:p w14:paraId="0350B186" w14:textId="122D6C02" w:rsidR="006317E8" w:rsidRDefault="00A9689B" w:rsidP="00A9689B">
      <w:pPr>
        <w:pStyle w:val="Beschriftung"/>
      </w:pPr>
      <w:r>
        <w:t xml:space="preserve">Table </w:t>
      </w:r>
      <w:r>
        <w:fldChar w:fldCharType="begin"/>
      </w:r>
      <w:r>
        <w:instrText xml:space="preserve"> SEQ Table \* ARABIC </w:instrText>
      </w:r>
      <w:r>
        <w:fldChar w:fldCharType="separate"/>
      </w:r>
      <w:r>
        <w:rPr>
          <w:noProof/>
        </w:rPr>
        <w:t>3</w:t>
      </w:r>
      <w:r>
        <w:fldChar w:fldCharType="end"/>
      </w:r>
      <w:r>
        <w:t>: Final list of policy proposals and sectoral transition challenges – Energy sector</w:t>
      </w:r>
    </w:p>
    <w:tbl>
      <w:tblPr>
        <w:tblStyle w:val="Tabellenraster"/>
        <w:tblW w:w="0" w:type="auto"/>
        <w:tblLook w:val="04A0" w:firstRow="1" w:lastRow="0" w:firstColumn="1" w:lastColumn="0" w:noHBand="0" w:noVBand="1"/>
      </w:tblPr>
      <w:tblGrid>
        <w:gridCol w:w="3146"/>
        <w:gridCol w:w="3147"/>
        <w:gridCol w:w="3147"/>
      </w:tblGrid>
      <w:tr w:rsidR="00A9689B" w14:paraId="2FE54D28" w14:textId="77777777">
        <w:tc>
          <w:tcPr>
            <w:tcW w:w="3146" w:type="dxa"/>
          </w:tcPr>
          <w:p w14:paraId="2FEFE581" w14:textId="77777777" w:rsidR="00A9689B" w:rsidRDefault="00A9689B">
            <w:pPr>
              <w:jc w:val="both"/>
              <w:rPr>
                <w:lang w:val="en-GB"/>
              </w:rPr>
            </w:pPr>
            <w:r>
              <w:rPr>
                <w:lang w:val="en-GB"/>
              </w:rPr>
              <w:t>Sectoral challenge/negative effects identified in each sector</w:t>
            </w:r>
          </w:p>
        </w:tc>
        <w:tc>
          <w:tcPr>
            <w:tcW w:w="3147" w:type="dxa"/>
          </w:tcPr>
          <w:p w14:paraId="21444195" w14:textId="77777777" w:rsidR="00A9689B" w:rsidRDefault="00A9689B">
            <w:pPr>
              <w:jc w:val="both"/>
              <w:rPr>
                <w:lang w:val="en-GB"/>
              </w:rPr>
            </w:pPr>
            <w:r>
              <w:rPr>
                <w:lang w:val="en-GB"/>
              </w:rPr>
              <w:t>Adjustments of existing policies</w:t>
            </w:r>
          </w:p>
        </w:tc>
        <w:tc>
          <w:tcPr>
            <w:tcW w:w="3147" w:type="dxa"/>
          </w:tcPr>
          <w:p w14:paraId="5294C20D" w14:textId="77777777" w:rsidR="00A9689B" w:rsidRDefault="00A9689B">
            <w:pPr>
              <w:jc w:val="both"/>
              <w:rPr>
                <w:lang w:val="en-GB"/>
              </w:rPr>
            </w:pPr>
            <w:r>
              <w:rPr>
                <w:lang w:val="en-GB"/>
              </w:rPr>
              <w:t>New policy proposals</w:t>
            </w:r>
          </w:p>
        </w:tc>
      </w:tr>
      <w:tr w:rsidR="00A9689B" w14:paraId="5B30E2BB" w14:textId="77777777">
        <w:tc>
          <w:tcPr>
            <w:tcW w:w="3146" w:type="dxa"/>
          </w:tcPr>
          <w:p w14:paraId="6EABE832" w14:textId="14C1DFC8" w:rsidR="00826D4A" w:rsidRPr="00F2067E" w:rsidRDefault="00826D4A" w:rsidP="006A6F7D">
            <w:pPr>
              <w:jc w:val="both"/>
              <w:rPr>
                <w:sz w:val="20"/>
                <w:szCs w:val="20"/>
                <w:lang w:val="en-GB"/>
              </w:rPr>
            </w:pPr>
            <w:r w:rsidRPr="00F2067E">
              <w:rPr>
                <w:sz w:val="20"/>
                <w:szCs w:val="20"/>
                <w:lang w:val="en-GB"/>
              </w:rPr>
              <w:t>The</w:t>
            </w:r>
            <w:r w:rsidR="00F2067E">
              <w:rPr>
                <w:sz w:val="20"/>
                <w:szCs w:val="20"/>
                <w:lang w:val="en-GB"/>
              </w:rPr>
              <w:t xml:space="preserve"> upgrade of the main</w:t>
            </w:r>
            <w:r w:rsidRPr="00F2067E">
              <w:rPr>
                <w:sz w:val="20"/>
                <w:szCs w:val="20"/>
                <w:lang w:val="en-GB"/>
              </w:rPr>
              <w:t xml:space="preserve"> funding scheme </w:t>
            </w:r>
            <w:r w:rsidR="00F2067E">
              <w:rPr>
                <w:sz w:val="20"/>
                <w:szCs w:val="20"/>
                <w:lang w:val="en-GB"/>
              </w:rPr>
              <w:t xml:space="preserve">for retrofitting </w:t>
            </w:r>
            <w:r w:rsidRPr="00F2067E">
              <w:rPr>
                <w:sz w:val="20"/>
                <w:szCs w:val="20"/>
                <w:lang w:val="en-GB"/>
              </w:rPr>
              <w:t xml:space="preserve">addresses the challenge of the lack of </w:t>
            </w:r>
            <w:r w:rsidR="005907D2" w:rsidRPr="00F2067E">
              <w:rPr>
                <w:sz w:val="20"/>
                <w:szCs w:val="20"/>
                <w:lang w:val="en-GB"/>
              </w:rPr>
              <w:t>overall financial means for energy efficiency upgrades within the society</w:t>
            </w:r>
            <w:r w:rsidR="0045665D" w:rsidRPr="00F2067E">
              <w:rPr>
                <w:sz w:val="20"/>
                <w:szCs w:val="20"/>
                <w:lang w:val="en-GB"/>
              </w:rPr>
              <w:t xml:space="preserve"> and the unequal distribution of property ownership and </w:t>
            </w:r>
            <w:r w:rsidR="00F2067E" w:rsidRPr="00F2067E">
              <w:rPr>
                <w:sz w:val="20"/>
                <w:szCs w:val="20"/>
                <w:lang w:val="en-GB"/>
              </w:rPr>
              <w:t xml:space="preserve">use </w:t>
            </w:r>
            <w:r w:rsidR="00F2067E">
              <w:rPr>
                <w:sz w:val="20"/>
                <w:szCs w:val="20"/>
                <w:lang w:val="en-GB"/>
              </w:rPr>
              <w:t xml:space="preserve">and effect </w:t>
            </w:r>
            <w:r w:rsidR="00F2067E" w:rsidRPr="00F2067E">
              <w:rPr>
                <w:sz w:val="20"/>
                <w:szCs w:val="20"/>
                <w:lang w:val="en-GB"/>
              </w:rPr>
              <w:t>of state subsidies.</w:t>
            </w:r>
          </w:p>
          <w:p w14:paraId="0ACDC89B" w14:textId="08C16BB7" w:rsidR="00A9689B" w:rsidRPr="005C602C" w:rsidRDefault="00F2067E" w:rsidP="006A6F7D">
            <w:pPr>
              <w:jc w:val="both"/>
              <w:rPr>
                <w:lang w:val="en-US"/>
              </w:rPr>
            </w:pPr>
            <w:r>
              <w:rPr>
                <w:sz w:val="20"/>
                <w:szCs w:val="20"/>
                <w:lang w:val="en-GB"/>
              </w:rPr>
              <w:t xml:space="preserve">It therefore could indirectly address: </w:t>
            </w:r>
            <w:r w:rsidR="00B71148" w:rsidRPr="00F2067E">
              <w:rPr>
                <w:sz w:val="20"/>
                <w:szCs w:val="20"/>
                <w:lang w:val="en-GB"/>
              </w:rPr>
              <w:t>Increased heating costs</w:t>
            </w:r>
            <w:r w:rsidR="005C602C" w:rsidRPr="00F2067E">
              <w:rPr>
                <w:sz w:val="20"/>
                <w:szCs w:val="20"/>
                <w:lang w:val="en-GB"/>
              </w:rPr>
              <w:t>/</w:t>
            </w:r>
            <w:r w:rsidR="005C602C" w:rsidRPr="00F2067E">
              <w:rPr>
                <w:rFonts w:eastAsiaTheme="minorEastAsia" w:cstheme="minorBidi"/>
                <w:color w:val="3D405B"/>
                <w:kern w:val="24"/>
                <w:sz w:val="32"/>
                <w:szCs w:val="32"/>
                <w:lang w:val="en-GB" w:eastAsia="de-DE"/>
              </w:rPr>
              <w:t xml:space="preserve"> </w:t>
            </w:r>
            <w:r w:rsidR="005C602C" w:rsidRPr="00F2067E">
              <w:rPr>
                <w:sz w:val="20"/>
                <w:szCs w:val="20"/>
                <w:lang w:val="en-GB"/>
              </w:rPr>
              <w:t>Exposure to energy poverty</w:t>
            </w:r>
            <w:r w:rsidR="00BB6196" w:rsidRPr="00F2067E">
              <w:rPr>
                <w:sz w:val="20"/>
                <w:szCs w:val="20"/>
                <w:lang w:val="en-GB"/>
              </w:rPr>
              <w:t>/ Presence of damp or mold in the house</w:t>
            </w:r>
            <w:r w:rsidR="006A6F7D" w:rsidRPr="00F2067E">
              <w:rPr>
                <w:sz w:val="20"/>
                <w:szCs w:val="20"/>
                <w:lang w:val="en-GB"/>
              </w:rPr>
              <w:t>/</w:t>
            </w:r>
            <w:r w:rsidR="006A6F7D" w:rsidRPr="00F2067E">
              <w:rPr>
                <w:rFonts w:eastAsiaTheme="minorEastAsia" w:cstheme="minorBidi"/>
                <w:color w:val="3D405B"/>
                <w:kern w:val="24"/>
                <w:sz w:val="32"/>
                <w:szCs w:val="32"/>
                <w:lang w:val="en-GB" w:eastAsia="de-DE"/>
              </w:rPr>
              <w:t xml:space="preserve"> </w:t>
            </w:r>
            <w:r w:rsidR="006A6F7D" w:rsidRPr="00F2067E">
              <w:rPr>
                <w:sz w:val="20"/>
                <w:szCs w:val="20"/>
                <w:lang w:val="en-GB"/>
              </w:rPr>
              <w:t>Diseases and health problems caused by cold, damp indoor conditions</w:t>
            </w:r>
          </w:p>
        </w:tc>
        <w:tc>
          <w:tcPr>
            <w:tcW w:w="3147" w:type="dxa"/>
          </w:tcPr>
          <w:p w14:paraId="1395AA51" w14:textId="626D9DCE" w:rsidR="00A9689B" w:rsidRPr="00AC519D" w:rsidRDefault="00AC519D" w:rsidP="00AC519D">
            <w:pPr>
              <w:spacing w:line="240" w:lineRule="auto"/>
              <w:rPr>
                <w:rFonts w:eastAsia="Times New Roman"/>
                <w:sz w:val="20"/>
                <w:szCs w:val="20"/>
                <w:lang w:val="en-US"/>
              </w:rPr>
            </w:pPr>
            <w:r w:rsidRPr="00415365">
              <w:rPr>
                <w:rFonts w:eastAsia="Times New Roman"/>
                <w:sz w:val="20"/>
                <w:szCs w:val="20"/>
                <w:lang w:val="en-US"/>
              </w:rPr>
              <w:t xml:space="preserve">Federal funding for energy-efficient buildings (BEG) </w:t>
            </w:r>
          </w:p>
        </w:tc>
        <w:tc>
          <w:tcPr>
            <w:tcW w:w="3147" w:type="dxa"/>
          </w:tcPr>
          <w:p w14:paraId="6FB3AE41" w14:textId="77777777" w:rsidR="00A9689B" w:rsidRDefault="00A9689B">
            <w:pPr>
              <w:jc w:val="both"/>
              <w:rPr>
                <w:lang w:val="en-GB"/>
              </w:rPr>
            </w:pPr>
          </w:p>
        </w:tc>
      </w:tr>
      <w:tr w:rsidR="00A9689B" w:rsidRPr="000D376F" w14:paraId="5C10F366" w14:textId="77777777">
        <w:tc>
          <w:tcPr>
            <w:tcW w:w="3146" w:type="dxa"/>
          </w:tcPr>
          <w:p w14:paraId="363C4FF7" w14:textId="1798158E" w:rsidR="00A642C1" w:rsidRDefault="00A642C1">
            <w:pPr>
              <w:jc w:val="both"/>
              <w:rPr>
                <w:sz w:val="20"/>
                <w:szCs w:val="20"/>
                <w:lang w:val="en-GB"/>
              </w:rPr>
            </w:pPr>
            <w:r>
              <w:rPr>
                <w:sz w:val="20"/>
                <w:szCs w:val="20"/>
                <w:lang w:val="en-GB"/>
              </w:rPr>
              <w:t>Addressing the main issue of just fin</w:t>
            </w:r>
            <w:r w:rsidR="00257DB0">
              <w:rPr>
                <w:sz w:val="20"/>
                <w:szCs w:val="20"/>
                <w:lang w:val="en-GB"/>
              </w:rPr>
              <w:t>ancing of the renovation wave and the incentives the state sets for climate targets such as decarbonising the building sector.</w:t>
            </w:r>
          </w:p>
          <w:p w14:paraId="7D770828" w14:textId="7E2A423E" w:rsidR="00A9689B" w:rsidRDefault="00CA16CB">
            <w:pPr>
              <w:jc w:val="both"/>
              <w:rPr>
                <w:lang w:val="en-GB"/>
              </w:rPr>
            </w:pPr>
            <w:r>
              <w:rPr>
                <w:sz w:val="20"/>
                <w:szCs w:val="20"/>
                <w:lang w:val="en-GB"/>
              </w:rPr>
              <w:t xml:space="preserve">It therefore could indirectly address: </w:t>
            </w:r>
            <w:r w:rsidRPr="00F2067E">
              <w:rPr>
                <w:sz w:val="20"/>
                <w:szCs w:val="20"/>
                <w:lang w:val="en-GB"/>
              </w:rPr>
              <w:t xml:space="preserve">Increased </w:t>
            </w:r>
            <w:r>
              <w:rPr>
                <w:sz w:val="20"/>
                <w:szCs w:val="20"/>
                <w:lang w:val="en-GB"/>
              </w:rPr>
              <w:t>housing costs (rent</w:t>
            </w:r>
            <w:r w:rsidR="00A642C1">
              <w:rPr>
                <w:sz w:val="20"/>
                <w:szCs w:val="20"/>
                <w:lang w:val="en-GB"/>
              </w:rPr>
              <w:t xml:space="preserve"> &amp; </w:t>
            </w:r>
            <w:r w:rsidR="00A642C1">
              <w:rPr>
                <w:sz w:val="20"/>
                <w:szCs w:val="20"/>
                <w:lang w:val="en-GB"/>
              </w:rPr>
              <w:lastRenderedPageBreak/>
              <w:t>ancillary costs)</w:t>
            </w:r>
            <w:r>
              <w:rPr>
                <w:sz w:val="20"/>
                <w:szCs w:val="20"/>
                <w:lang w:val="en-GB"/>
              </w:rPr>
              <w:t>/</w:t>
            </w:r>
            <w:r w:rsidRPr="00F2067E">
              <w:rPr>
                <w:sz w:val="20"/>
                <w:szCs w:val="20"/>
                <w:lang w:val="en-GB"/>
              </w:rPr>
              <w:t xml:space="preserve"> Exposure to energy poverty</w:t>
            </w:r>
          </w:p>
        </w:tc>
        <w:tc>
          <w:tcPr>
            <w:tcW w:w="3147" w:type="dxa"/>
          </w:tcPr>
          <w:p w14:paraId="5A80D9C5" w14:textId="6B16D436" w:rsidR="00A9689B" w:rsidRPr="00DE11FE" w:rsidRDefault="00AC519D" w:rsidP="00AC519D">
            <w:pPr>
              <w:spacing w:line="240" w:lineRule="auto"/>
              <w:rPr>
                <w:rFonts w:eastAsia="Times New Roman"/>
                <w:sz w:val="20"/>
                <w:szCs w:val="20"/>
                <w:lang w:val="de-DE"/>
              </w:rPr>
            </w:pPr>
            <w:r w:rsidRPr="00DE11FE">
              <w:rPr>
                <w:rFonts w:eastAsia="Times New Roman"/>
                <w:sz w:val="20"/>
                <w:szCs w:val="20"/>
                <w:lang w:val="de-DE"/>
              </w:rPr>
              <w:lastRenderedPageBreak/>
              <w:t>German Civil Code – Modernisation levy (Modernisierungsumlage BGB, §559)</w:t>
            </w:r>
          </w:p>
        </w:tc>
        <w:tc>
          <w:tcPr>
            <w:tcW w:w="3147" w:type="dxa"/>
          </w:tcPr>
          <w:p w14:paraId="1C2F4258" w14:textId="77777777" w:rsidR="00A9689B" w:rsidRPr="00DE11FE" w:rsidRDefault="00A9689B">
            <w:pPr>
              <w:jc w:val="both"/>
              <w:rPr>
                <w:lang w:val="de-DE"/>
              </w:rPr>
            </w:pPr>
          </w:p>
        </w:tc>
      </w:tr>
      <w:tr w:rsidR="00A9689B" w14:paraId="408875E2" w14:textId="77777777">
        <w:tc>
          <w:tcPr>
            <w:tcW w:w="3146" w:type="dxa"/>
          </w:tcPr>
          <w:p w14:paraId="04C381DC" w14:textId="77777777" w:rsidR="00A9689B" w:rsidRPr="002B2391" w:rsidRDefault="007E55A3">
            <w:pPr>
              <w:jc w:val="both"/>
              <w:rPr>
                <w:sz w:val="20"/>
                <w:szCs w:val="20"/>
                <w:lang w:val="en-GB"/>
              </w:rPr>
            </w:pPr>
            <w:r w:rsidRPr="002B2391">
              <w:rPr>
                <w:sz w:val="20"/>
                <w:szCs w:val="20"/>
                <w:lang w:val="en-GB"/>
              </w:rPr>
              <w:t xml:space="preserve">Addressing the challenge of how to motivate landlords to renovate for tenants </w:t>
            </w:r>
            <w:r w:rsidR="004F18C7" w:rsidRPr="002B2391">
              <w:rPr>
                <w:sz w:val="20"/>
                <w:szCs w:val="20"/>
                <w:lang w:val="en-GB"/>
              </w:rPr>
              <w:t>without translating the costs to them.</w:t>
            </w:r>
          </w:p>
          <w:p w14:paraId="11566A32" w14:textId="1776CBA1" w:rsidR="0005185B" w:rsidRPr="007E55A3" w:rsidRDefault="0005185B">
            <w:pPr>
              <w:jc w:val="both"/>
              <w:rPr>
                <w:lang w:val="en-US"/>
              </w:rPr>
            </w:pPr>
            <w:r>
              <w:rPr>
                <w:sz w:val="20"/>
                <w:szCs w:val="20"/>
                <w:lang w:val="en-GB"/>
              </w:rPr>
              <w:t xml:space="preserve">It therefore could indirectly address: </w:t>
            </w:r>
            <w:r w:rsidRPr="00F2067E">
              <w:rPr>
                <w:sz w:val="20"/>
                <w:szCs w:val="20"/>
                <w:lang w:val="en-GB"/>
              </w:rPr>
              <w:t>Exposure to energy poverty/ Presence of damp or mold in the house/</w:t>
            </w:r>
            <w:r w:rsidRPr="00F2067E">
              <w:rPr>
                <w:rFonts w:eastAsiaTheme="minorEastAsia" w:cstheme="minorBidi"/>
                <w:color w:val="3D405B"/>
                <w:kern w:val="24"/>
                <w:sz w:val="32"/>
                <w:szCs w:val="32"/>
                <w:lang w:val="en-GB" w:eastAsia="de-DE"/>
              </w:rPr>
              <w:t xml:space="preserve"> </w:t>
            </w:r>
            <w:r w:rsidRPr="00F2067E">
              <w:rPr>
                <w:sz w:val="20"/>
                <w:szCs w:val="20"/>
                <w:lang w:val="en-GB"/>
              </w:rPr>
              <w:t>Diseases and health problems caused by cold, damp indoor conditions</w:t>
            </w:r>
            <w:r w:rsidR="0000099F">
              <w:rPr>
                <w:sz w:val="20"/>
                <w:szCs w:val="20"/>
                <w:lang w:val="en-GB"/>
              </w:rPr>
              <w:t xml:space="preserve">/ </w:t>
            </w:r>
            <w:r w:rsidR="0000099F" w:rsidRPr="009C5916">
              <w:rPr>
                <w:sz w:val="20"/>
                <w:szCs w:val="20"/>
                <w:lang w:val="en-US"/>
              </w:rPr>
              <w:t>Higher house insurance costs in the future</w:t>
            </w:r>
          </w:p>
        </w:tc>
        <w:tc>
          <w:tcPr>
            <w:tcW w:w="3147" w:type="dxa"/>
          </w:tcPr>
          <w:p w14:paraId="3B34C759" w14:textId="799512BA" w:rsidR="00A9689B" w:rsidRPr="00AC519D" w:rsidRDefault="00AC519D" w:rsidP="00AC519D">
            <w:pPr>
              <w:spacing w:line="240" w:lineRule="auto"/>
              <w:rPr>
                <w:rFonts w:eastAsia="Times New Roman"/>
                <w:sz w:val="20"/>
                <w:szCs w:val="20"/>
              </w:rPr>
            </w:pPr>
            <w:r w:rsidRPr="00AC519D">
              <w:rPr>
                <w:rFonts w:eastAsia="Times New Roman"/>
                <w:sz w:val="20"/>
                <w:szCs w:val="20"/>
                <w:lang w:val="en-US"/>
              </w:rPr>
              <w:t>Tax relief, e.g., through adjustment of income tax (</w:t>
            </w:r>
            <w:r w:rsidRPr="00AC519D">
              <w:rPr>
                <w:rFonts w:eastAsia="Times New Roman"/>
                <w:sz w:val="20"/>
                <w:szCs w:val="20"/>
              </w:rPr>
              <w:t>EstG)</w:t>
            </w:r>
          </w:p>
        </w:tc>
        <w:tc>
          <w:tcPr>
            <w:tcW w:w="3147" w:type="dxa"/>
          </w:tcPr>
          <w:p w14:paraId="72D06A3C" w14:textId="77777777" w:rsidR="00A9689B" w:rsidRDefault="00A9689B">
            <w:pPr>
              <w:jc w:val="both"/>
              <w:rPr>
                <w:lang w:val="en-GB"/>
              </w:rPr>
            </w:pPr>
          </w:p>
        </w:tc>
      </w:tr>
      <w:tr w:rsidR="00A9689B" w14:paraId="3C733BE2" w14:textId="77777777">
        <w:tc>
          <w:tcPr>
            <w:tcW w:w="3146" w:type="dxa"/>
          </w:tcPr>
          <w:p w14:paraId="34E35973" w14:textId="2C17B48A" w:rsidR="00CA16CB" w:rsidRDefault="008E725C">
            <w:pPr>
              <w:jc w:val="both"/>
              <w:rPr>
                <w:lang w:val="en-GB"/>
              </w:rPr>
            </w:pPr>
            <w:r w:rsidRPr="002B2391">
              <w:rPr>
                <w:sz w:val="20"/>
                <w:szCs w:val="20"/>
                <w:lang w:val="en-GB"/>
              </w:rPr>
              <w:t>Unfair distribut</w:t>
            </w:r>
            <w:r w:rsidR="002B2391" w:rsidRPr="002B2391">
              <w:rPr>
                <w:sz w:val="20"/>
                <w:szCs w:val="20"/>
                <w:lang w:val="en-GB"/>
              </w:rPr>
              <w:t>ion of transition costs</w:t>
            </w:r>
            <w:r w:rsidR="00855628">
              <w:rPr>
                <w:sz w:val="20"/>
                <w:szCs w:val="20"/>
                <w:lang w:val="en-GB"/>
              </w:rPr>
              <w:t>/</w:t>
            </w:r>
            <w:r w:rsidR="00216BD4">
              <w:rPr>
                <w:sz w:val="20"/>
                <w:szCs w:val="20"/>
                <w:lang w:val="en-GB"/>
              </w:rPr>
              <w:t>sanction of CO2 use</w:t>
            </w:r>
            <w:r w:rsidR="002B2391" w:rsidRPr="002B2391">
              <w:rPr>
                <w:sz w:val="20"/>
                <w:szCs w:val="20"/>
                <w:lang w:val="en-GB"/>
              </w:rPr>
              <w:t xml:space="preserve"> between property owners/land lords and tenants.</w:t>
            </w:r>
            <w:r w:rsidR="002B2391">
              <w:rPr>
                <w:lang w:val="en-GB"/>
              </w:rPr>
              <w:t xml:space="preserve"> </w:t>
            </w:r>
          </w:p>
          <w:p w14:paraId="4E1F4321" w14:textId="286E91FD" w:rsidR="00A9689B" w:rsidRDefault="002B2391">
            <w:pPr>
              <w:jc w:val="both"/>
              <w:rPr>
                <w:lang w:val="en-GB"/>
              </w:rPr>
            </w:pPr>
            <w:r>
              <w:rPr>
                <w:sz w:val="20"/>
                <w:szCs w:val="20"/>
                <w:lang w:val="en-GB"/>
              </w:rPr>
              <w:t xml:space="preserve">It therefore could indirectly address: </w:t>
            </w:r>
            <w:r w:rsidRPr="00F2067E">
              <w:rPr>
                <w:sz w:val="20"/>
                <w:szCs w:val="20"/>
                <w:lang w:val="en-GB"/>
              </w:rPr>
              <w:t>Increased heating costs</w:t>
            </w:r>
            <w:r>
              <w:rPr>
                <w:sz w:val="20"/>
                <w:szCs w:val="20"/>
                <w:lang w:val="en-GB"/>
              </w:rPr>
              <w:t>/</w:t>
            </w:r>
            <w:r w:rsidRPr="00F2067E">
              <w:rPr>
                <w:sz w:val="20"/>
                <w:szCs w:val="20"/>
                <w:lang w:val="en-GB"/>
              </w:rPr>
              <w:t xml:space="preserve"> Exposure to energy poverty</w:t>
            </w:r>
          </w:p>
        </w:tc>
        <w:tc>
          <w:tcPr>
            <w:tcW w:w="3147" w:type="dxa"/>
          </w:tcPr>
          <w:p w14:paraId="524E791E" w14:textId="77777777" w:rsidR="00AC519D" w:rsidRPr="009B27B7" w:rsidRDefault="00AC519D" w:rsidP="00AC519D">
            <w:pPr>
              <w:spacing w:line="240" w:lineRule="auto"/>
              <w:rPr>
                <w:rFonts w:eastAsia="Times New Roman"/>
                <w:sz w:val="20"/>
                <w:szCs w:val="20"/>
                <w:lang w:val="en-US"/>
              </w:rPr>
            </w:pPr>
            <w:r w:rsidRPr="009B27B7">
              <w:rPr>
                <w:rFonts w:eastAsia="Times New Roman"/>
                <w:sz w:val="20"/>
                <w:szCs w:val="20"/>
                <w:lang w:val="en-US"/>
              </w:rPr>
              <w:t>CO2 levy - CO2 Cost Allocation Act (CO2KostAufG)</w:t>
            </w:r>
          </w:p>
          <w:p w14:paraId="205F35A3" w14:textId="25EF23D1" w:rsidR="00A9689B" w:rsidRPr="00AC519D" w:rsidRDefault="00AC519D" w:rsidP="00AC519D">
            <w:pPr>
              <w:spacing w:line="240" w:lineRule="auto"/>
              <w:rPr>
                <w:rFonts w:eastAsia="Times New Roman"/>
                <w:sz w:val="20"/>
                <w:szCs w:val="20"/>
                <w:lang w:val="en-US"/>
              </w:rPr>
            </w:pPr>
            <w:r w:rsidRPr="009B27B7">
              <w:rPr>
                <w:rFonts w:eastAsia="Times New Roman"/>
                <w:sz w:val="20"/>
                <w:szCs w:val="20"/>
                <w:lang w:val="en-US"/>
              </w:rPr>
              <w:t>Based on the incentive system of the Fuel Emissions Trading Act</w:t>
            </w:r>
          </w:p>
        </w:tc>
        <w:tc>
          <w:tcPr>
            <w:tcW w:w="3147" w:type="dxa"/>
          </w:tcPr>
          <w:p w14:paraId="7F997039" w14:textId="77777777" w:rsidR="00A9689B" w:rsidRDefault="00A9689B">
            <w:pPr>
              <w:jc w:val="both"/>
              <w:rPr>
                <w:lang w:val="en-GB"/>
              </w:rPr>
            </w:pPr>
          </w:p>
        </w:tc>
      </w:tr>
      <w:tr w:rsidR="00A9689B" w14:paraId="56E615CB" w14:textId="77777777">
        <w:tc>
          <w:tcPr>
            <w:tcW w:w="3146" w:type="dxa"/>
          </w:tcPr>
          <w:p w14:paraId="7C55C21D" w14:textId="77777777" w:rsidR="00FB40F1" w:rsidRPr="002B2391" w:rsidRDefault="00773FBE">
            <w:pPr>
              <w:jc w:val="both"/>
              <w:rPr>
                <w:sz w:val="20"/>
                <w:szCs w:val="20"/>
                <w:lang w:val="en-GB"/>
              </w:rPr>
            </w:pPr>
            <w:r w:rsidRPr="002B2391">
              <w:rPr>
                <w:sz w:val="20"/>
                <w:szCs w:val="20"/>
                <w:lang w:val="en-GB"/>
              </w:rPr>
              <w:t xml:space="preserve">Addresses the need for investing in expensive heat infrastructure and the </w:t>
            </w:r>
            <w:r w:rsidR="00FB40F1" w:rsidRPr="002B2391">
              <w:rPr>
                <w:sz w:val="20"/>
                <w:szCs w:val="20"/>
                <w:lang w:val="en-GB"/>
              </w:rPr>
              <w:t>question of responsibility of financing this</w:t>
            </w:r>
            <w:r w:rsidR="008B10D7" w:rsidRPr="002B2391">
              <w:rPr>
                <w:sz w:val="20"/>
                <w:szCs w:val="20"/>
                <w:lang w:val="en-GB"/>
              </w:rPr>
              <w:t>.</w:t>
            </w:r>
          </w:p>
          <w:p w14:paraId="2BCD2CA3" w14:textId="2F6EC93F" w:rsidR="008B10D7" w:rsidRDefault="008B10D7">
            <w:pPr>
              <w:jc w:val="both"/>
              <w:rPr>
                <w:lang w:val="en-GB"/>
              </w:rPr>
            </w:pPr>
            <w:r>
              <w:rPr>
                <w:sz w:val="20"/>
                <w:szCs w:val="20"/>
                <w:lang w:val="en-GB"/>
              </w:rPr>
              <w:t xml:space="preserve">It therefore could indirectly address: </w:t>
            </w:r>
            <w:r w:rsidRPr="00F2067E">
              <w:rPr>
                <w:sz w:val="20"/>
                <w:szCs w:val="20"/>
                <w:lang w:val="en-GB"/>
              </w:rPr>
              <w:t>Increased heating costs</w:t>
            </w:r>
            <w:r>
              <w:rPr>
                <w:sz w:val="20"/>
                <w:szCs w:val="20"/>
                <w:lang w:val="en-GB"/>
              </w:rPr>
              <w:t>/</w:t>
            </w:r>
            <w:r w:rsidRPr="00F2067E">
              <w:rPr>
                <w:sz w:val="20"/>
                <w:szCs w:val="20"/>
                <w:lang w:val="en-GB"/>
              </w:rPr>
              <w:t xml:space="preserve"> Exposure to energy poverty</w:t>
            </w:r>
          </w:p>
        </w:tc>
        <w:tc>
          <w:tcPr>
            <w:tcW w:w="3147" w:type="dxa"/>
          </w:tcPr>
          <w:p w14:paraId="79363364" w14:textId="3CB327D3" w:rsidR="00A9689B" w:rsidRPr="00AC519D" w:rsidRDefault="00AC519D" w:rsidP="00AC519D">
            <w:pPr>
              <w:spacing w:line="240" w:lineRule="auto"/>
              <w:rPr>
                <w:rFonts w:eastAsia="Times New Roman"/>
                <w:sz w:val="20"/>
                <w:szCs w:val="20"/>
                <w:lang w:val="en-US"/>
              </w:rPr>
            </w:pPr>
            <w:r w:rsidRPr="00704F4F">
              <w:rPr>
                <w:rFonts w:eastAsia="Times New Roman"/>
                <w:sz w:val="20"/>
                <w:szCs w:val="20"/>
                <w:lang w:val="en-US"/>
              </w:rPr>
              <w:t>German Civil Code</w:t>
            </w:r>
            <w:r>
              <w:rPr>
                <w:rFonts w:eastAsia="Times New Roman"/>
                <w:sz w:val="20"/>
                <w:szCs w:val="20"/>
                <w:lang w:val="en-US"/>
              </w:rPr>
              <w:t xml:space="preserve">; </w:t>
            </w:r>
            <w:r w:rsidRPr="00704F4F">
              <w:rPr>
                <w:rFonts w:eastAsia="Times New Roman"/>
                <w:sz w:val="20"/>
                <w:szCs w:val="20"/>
                <w:lang w:val="en-US"/>
              </w:rPr>
              <w:t>Costs of heat supply as operating costs, regulatory authority</w:t>
            </w:r>
            <w:r>
              <w:rPr>
                <w:rFonts w:eastAsia="Times New Roman"/>
                <w:sz w:val="20"/>
                <w:szCs w:val="20"/>
                <w:lang w:val="en-US"/>
              </w:rPr>
              <w:t xml:space="preserve"> (BGB </w:t>
            </w:r>
            <w:r w:rsidRPr="00704F4F">
              <w:rPr>
                <w:rFonts w:eastAsia="Times New Roman"/>
                <w:sz w:val="20"/>
                <w:szCs w:val="20"/>
                <w:lang w:val="en-US"/>
              </w:rPr>
              <w:t>§ 556c</w:t>
            </w:r>
            <w:r>
              <w:rPr>
                <w:rFonts w:eastAsia="Times New Roman"/>
                <w:sz w:val="20"/>
                <w:szCs w:val="20"/>
                <w:lang w:val="en-US"/>
              </w:rPr>
              <w:t>)</w:t>
            </w:r>
          </w:p>
        </w:tc>
        <w:tc>
          <w:tcPr>
            <w:tcW w:w="3147" w:type="dxa"/>
          </w:tcPr>
          <w:p w14:paraId="2F5E7CCA" w14:textId="77777777" w:rsidR="00A9689B" w:rsidRDefault="00A9689B">
            <w:pPr>
              <w:jc w:val="both"/>
              <w:rPr>
                <w:lang w:val="en-GB"/>
              </w:rPr>
            </w:pPr>
          </w:p>
        </w:tc>
      </w:tr>
      <w:tr w:rsidR="00A9689B" w14:paraId="2190EBB4" w14:textId="77777777">
        <w:tc>
          <w:tcPr>
            <w:tcW w:w="3146" w:type="dxa"/>
          </w:tcPr>
          <w:p w14:paraId="53DEE05D" w14:textId="2F9E438E" w:rsidR="00A9689B" w:rsidRDefault="00086C6B">
            <w:pPr>
              <w:jc w:val="both"/>
              <w:rPr>
                <w:lang w:val="en-GB"/>
              </w:rPr>
            </w:pPr>
            <w:r w:rsidRPr="002B2391">
              <w:rPr>
                <w:sz w:val="20"/>
                <w:szCs w:val="20"/>
                <w:lang w:val="en-GB"/>
              </w:rPr>
              <w:t xml:space="preserve">This proposal addresses the unequal distribution of cost and benefits of </w:t>
            </w:r>
            <w:r w:rsidR="000A2C01" w:rsidRPr="002B2391">
              <w:rPr>
                <w:sz w:val="20"/>
                <w:szCs w:val="20"/>
                <w:lang w:val="en-GB"/>
              </w:rPr>
              <w:t>the adaption to the climate crisis.</w:t>
            </w:r>
          </w:p>
        </w:tc>
        <w:tc>
          <w:tcPr>
            <w:tcW w:w="3147" w:type="dxa"/>
          </w:tcPr>
          <w:p w14:paraId="285244E6" w14:textId="77777777" w:rsidR="00A9689B" w:rsidRDefault="00A9689B">
            <w:pPr>
              <w:jc w:val="both"/>
              <w:rPr>
                <w:lang w:val="en-GB"/>
              </w:rPr>
            </w:pPr>
          </w:p>
        </w:tc>
        <w:tc>
          <w:tcPr>
            <w:tcW w:w="3147" w:type="dxa"/>
          </w:tcPr>
          <w:p w14:paraId="772A01B8" w14:textId="57DBC101" w:rsidR="00A9689B" w:rsidRPr="00AC519D" w:rsidRDefault="00AC519D" w:rsidP="00AC519D">
            <w:pPr>
              <w:spacing w:line="240" w:lineRule="auto"/>
              <w:rPr>
                <w:sz w:val="21"/>
                <w:szCs w:val="21"/>
                <w:lang w:val="en-US" w:eastAsia="en-GB"/>
              </w:rPr>
            </w:pPr>
            <w:r w:rsidRPr="00AC519D">
              <w:rPr>
                <w:sz w:val="21"/>
                <w:szCs w:val="21"/>
                <w:lang w:val="en-US" w:eastAsia="en-GB"/>
              </w:rPr>
              <w:t>Social and financial responsibility – a joint task</w:t>
            </w:r>
          </w:p>
        </w:tc>
      </w:tr>
      <w:tr w:rsidR="00A9689B" w14:paraId="0298A14D" w14:textId="77777777">
        <w:tc>
          <w:tcPr>
            <w:tcW w:w="3146" w:type="dxa"/>
          </w:tcPr>
          <w:p w14:paraId="4FAF159B" w14:textId="5006BBA2" w:rsidR="00A9689B" w:rsidRDefault="004A4F8B">
            <w:pPr>
              <w:jc w:val="both"/>
              <w:rPr>
                <w:lang w:val="en-GB"/>
              </w:rPr>
            </w:pPr>
            <w:r w:rsidRPr="002B2391">
              <w:rPr>
                <w:sz w:val="20"/>
                <w:szCs w:val="20"/>
                <w:lang w:val="en-GB"/>
              </w:rPr>
              <w:t>This proposal addresses the lack of knowledge</w:t>
            </w:r>
            <w:r w:rsidR="00282BF6" w:rsidRPr="002B2391">
              <w:rPr>
                <w:sz w:val="20"/>
                <w:szCs w:val="20"/>
                <w:lang w:val="en-GB"/>
              </w:rPr>
              <w:t xml:space="preserve"> and </w:t>
            </w:r>
            <w:r w:rsidR="004F18C7" w:rsidRPr="002B2391">
              <w:rPr>
                <w:sz w:val="20"/>
                <w:szCs w:val="20"/>
                <w:lang w:val="en-GB"/>
              </w:rPr>
              <w:t>awareness</w:t>
            </w:r>
            <w:r w:rsidRPr="002B2391">
              <w:rPr>
                <w:sz w:val="20"/>
                <w:szCs w:val="20"/>
                <w:lang w:val="en-GB"/>
              </w:rPr>
              <w:t xml:space="preserve"> of </w:t>
            </w:r>
            <w:r w:rsidR="00E60D52" w:rsidRPr="002B2391">
              <w:rPr>
                <w:sz w:val="20"/>
                <w:szCs w:val="20"/>
                <w:lang w:val="en-GB"/>
              </w:rPr>
              <w:t xml:space="preserve">especially tenants of energy consumption and fossil fuel costs/CO2 </w:t>
            </w:r>
            <w:r w:rsidR="00282BF6" w:rsidRPr="002B2391">
              <w:rPr>
                <w:sz w:val="20"/>
                <w:szCs w:val="20"/>
                <w:lang w:val="en-GB"/>
              </w:rPr>
              <w:t>levy</w:t>
            </w:r>
            <w:r w:rsidR="00E60D52" w:rsidRPr="002B2391">
              <w:rPr>
                <w:sz w:val="20"/>
                <w:szCs w:val="20"/>
                <w:lang w:val="en-GB"/>
              </w:rPr>
              <w:t xml:space="preserve"> mandatory under the laws currently adapted to ETS1</w:t>
            </w:r>
            <w:r w:rsidR="0005185B" w:rsidRPr="002B2391">
              <w:rPr>
                <w:sz w:val="20"/>
                <w:szCs w:val="20"/>
                <w:lang w:val="en-GB"/>
              </w:rPr>
              <w:t xml:space="preserve"> and energy technologies.</w:t>
            </w:r>
          </w:p>
        </w:tc>
        <w:tc>
          <w:tcPr>
            <w:tcW w:w="3147" w:type="dxa"/>
          </w:tcPr>
          <w:p w14:paraId="0ADCC483" w14:textId="77777777" w:rsidR="00A9689B" w:rsidRDefault="00A9689B">
            <w:pPr>
              <w:jc w:val="both"/>
              <w:rPr>
                <w:lang w:val="en-GB"/>
              </w:rPr>
            </w:pPr>
          </w:p>
        </w:tc>
        <w:tc>
          <w:tcPr>
            <w:tcW w:w="3147" w:type="dxa"/>
          </w:tcPr>
          <w:p w14:paraId="526B89F7" w14:textId="5CB5B0EE" w:rsidR="00A9689B" w:rsidRPr="00AC519D" w:rsidRDefault="00AC519D" w:rsidP="00AC519D">
            <w:pPr>
              <w:spacing w:line="240" w:lineRule="auto"/>
              <w:rPr>
                <w:sz w:val="21"/>
                <w:szCs w:val="21"/>
                <w:lang w:val="en-US" w:eastAsia="en-GB"/>
              </w:rPr>
            </w:pPr>
            <w:r w:rsidRPr="001571C0">
              <w:rPr>
                <w:sz w:val="21"/>
                <w:szCs w:val="21"/>
                <w:lang w:val="en-GB" w:eastAsia="en-GB"/>
              </w:rPr>
              <w:t>Educational work on the topic of CO2 levies, etc.</w:t>
            </w:r>
          </w:p>
        </w:tc>
      </w:tr>
    </w:tbl>
    <w:p w14:paraId="776263BF" w14:textId="750C5D2B" w:rsidR="00A9689B" w:rsidRPr="00A9689B" w:rsidRDefault="00A9689B" w:rsidP="00A9689B">
      <w:pPr>
        <w:pStyle w:val="Beschriftung"/>
        <w:rPr>
          <w:lang w:val="en-GB"/>
        </w:rPr>
      </w:pPr>
      <w:r>
        <w:t xml:space="preserve">Table </w:t>
      </w:r>
      <w:r>
        <w:fldChar w:fldCharType="begin"/>
      </w:r>
      <w:r>
        <w:instrText xml:space="preserve"> SEQ Table \* ARABIC </w:instrText>
      </w:r>
      <w:r>
        <w:fldChar w:fldCharType="separate"/>
      </w:r>
      <w:r w:rsidRPr="3C01D03C">
        <w:rPr>
          <w:noProof/>
        </w:rPr>
        <w:t>4</w:t>
      </w:r>
      <w:r>
        <w:fldChar w:fldCharType="end"/>
      </w:r>
      <w:r>
        <w:t>: Final list of policy proposals and sectoral transition challenges – Housing sector</w:t>
      </w:r>
    </w:p>
    <w:p w14:paraId="7F7A3CC7" w14:textId="61827A16" w:rsidR="00D83E97" w:rsidRPr="006D15F7" w:rsidRDefault="00D83E97" w:rsidP="00D83E97">
      <w:pPr>
        <w:jc w:val="both"/>
        <w:rPr>
          <w:lang w:val="en-GB"/>
        </w:rPr>
      </w:pPr>
      <w:r w:rsidRPr="1866DC09">
        <w:rPr>
          <w:lang w:val="en-GB"/>
        </w:rPr>
        <w:t xml:space="preserve">Digitalise all co-created policy factsheets which were </w:t>
      </w:r>
      <w:r w:rsidR="00A9689B" w:rsidRPr="1866DC09">
        <w:rPr>
          <w:lang w:val="en-GB"/>
        </w:rPr>
        <w:t>proposed</w:t>
      </w:r>
      <w:r w:rsidRPr="1866DC09">
        <w:rPr>
          <w:lang w:val="en-GB"/>
        </w:rPr>
        <w:t xml:space="preserve"> during the Lab</w:t>
      </w:r>
      <w:r w:rsidR="05EFFFC0" w:rsidRPr="1866DC09">
        <w:rPr>
          <w:lang w:val="en-GB"/>
        </w:rPr>
        <w:t xml:space="preserve"> session</w:t>
      </w:r>
      <w:r w:rsidR="361001A3" w:rsidRPr="1866DC09">
        <w:rPr>
          <w:lang w:val="en-GB"/>
        </w:rPr>
        <w:t xml:space="preserve">s and proposed by partners </w:t>
      </w:r>
      <w:r w:rsidRPr="1866DC09">
        <w:rPr>
          <w:lang w:val="en-GB"/>
        </w:rPr>
        <w:t>in the tables below</w:t>
      </w:r>
      <w:r w:rsidR="00A9689B" w:rsidRPr="1866DC09">
        <w:rPr>
          <w:lang w:val="en-GB"/>
        </w:rPr>
        <w:t>, considering the last validated versions</w:t>
      </w:r>
      <w:r w:rsidR="6F2FA44D" w:rsidRPr="1866DC09">
        <w:rPr>
          <w:lang w:val="en-GB"/>
        </w:rPr>
        <w:t xml:space="preserve"> during the third lab</w:t>
      </w:r>
      <w:r w:rsidRPr="1866DC09">
        <w:rPr>
          <w:lang w:val="en-GB"/>
        </w:rPr>
        <w:t>:</w:t>
      </w:r>
    </w:p>
    <w:p w14:paraId="0F7AA132" w14:textId="1994DF9F" w:rsidR="00D83E97" w:rsidRPr="006D15F7" w:rsidRDefault="00D83E97" w:rsidP="009B782A">
      <w:pPr>
        <w:pStyle w:val="Listenabsatz"/>
        <w:numPr>
          <w:ilvl w:val="0"/>
          <w:numId w:val="6"/>
        </w:numPr>
        <w:jc w:val="both"/>
        <w:rPr>
          <w:lang w:val="en-GB"/>
        </w:rPr>
      </w:pPr>
      <w:r w:rsidRPr="006D15F7">
        <w:rPr>
          <w:lang w:val="en-GB"/>
        </w:rPr>
        <w:t xml:space="preserve">Second in-presence lab: agenda slot </w:t>
      </w:r>
      <w:r w:rsidRPr="006D15F7">
        <w:rPr>
          <w:i/>
          <w:iCs/>
          <w:lang w:val="en-GB"/>
        </w:rPr>
        <w:t>11:45- 13:00 Co-creation of policie</w:t>
      </w:r>
      <w:r w:rsidRPr="006D15F7">
        <w:rPr>
          <w:lang w:val="en-GB"/>
        </w:rPr>
        <w:t>s (see slides 3</w:t>
      </w:r>
      <w:r w:rsidR="006D15F7">
        <w:rPr>
          <w:lang w:val="en-GB"/>
        </w:rPr>
        <w:t>2</w:t>
      </w:r>
      <w:r w:rsidRPr="006D15F7">
        <w:rPr>
          <w:lang w:val="en-GB"/>
        </w:rPr>
        <w:t>-3</w:t>
      </w:r>
      <w:r w:rsidR="006D15F7">
        <w:rPr>
          <w:lang w:val="en-GB"/>
        </w:rPr>
        <w:t>4</w:t>
      </w:r>
      <w:r w:rsidRPr="006D15F7">
        <w:rPr>
          <w:lang w:val="en-GB"/>
        </w:rPr>
        <w:t xml:space="preserve"> from guidelines</w:t>
      </w:r>
      <w:r w:rsidR="009F63DD">
        <w:rPr>
          <w:lang w:val="en-GB"/>
        </w:rPr>
        <w:t xml:space="preserve">: </w:t>
      </w:r>
      <w:hyperlink r:id="rId17" w:history="1">
        <w:r w:rsidR="009F63DD">
          <w:rPr>
            <w:rStyle w:val="Hyperlink"/>
          </w:rPr>
          <w:t>Guidelines 2nd set v6 26-11-25.pptx</w:t>
        </w:r>
      </w:hyperlink>
      <w:r w:rsidRPr="006D15F7">
        <w:rPr>
          <w:lang w:val="en-GB"/>
        </w:rPr>
        <w:t>).</w:t>
      </w:r>
    </w:p>
    <w:p w14:paraId="6E86BB3A" w14:textId="3D7CF97B" w:rsidR="00D83E97" w:rsidRPr="006D15F7" w:rsidRDefault="00D83E97" w:rsidP="009B782A">
      <w:pPr>
        <w:pStyle w:val="Listenabsatz"/>
        <w:numPr>
          <w:ilvl w:val="0"/>
          <w:numId w:val="6"/>
        </w:numPr>
        <w:jc w:val="both"/>
        <w:rPr>
          <w:lang w:val="en-GB"/>
        </w:rPr>
      </w:pPr>
      <w:r w:rsidRPr="006D15F7">
        <w:rPr>
          <w:lang w:val="en-GB"/>
        </w:rPr>
        <w:t xml:space="preserve">Third in-presence labs: agenda slot  </w:t>
      </w:r>
      <w:r w:rsidRPr="006D15F7">
        <w:rPr>
          <w:i/>
          <w:iCs/>
          <w:lang w:val="en-GB"/>
        </w:rPr>
        <w:t xml:space="preserve">9:35-11:00 </w:t>
      </w:r>
      <w:r w:rsidR="006317E8">
        <w:rPr>
          <w:i/>
          <w:iCs/>
          <w:lang w:val="en-GB"/>
        </w:rPr>
        <w:t>–</w:t>
      </w:r>
      <w:r w:rsidRPr="006D15F7">
        <w:rPr>
          <w:i/>
          <w:iCs/>
          <w:lang w:val="en-GB"/>
        </w:rPr>
        <w:t xml:space="preserve"> </w:t>
      </w:r>
      <w:r w:rsidR="006317E8">
        <w:rPr>
          <w:i/>
          <w:iCs/>
          <w:lang w:val="en-GB"/>
        </w:rPr>
        <w:t xml:space="preserve">Validating the co-created policy factsheets and completing the co-creation process </w:t>
      </w:r>
      <w:r w:rsidRPr="006D15F7">
        <w:rPr>
          <w:lang w:val="en-GB"/>
        </w:rPr>
        <w:t>(see slide</w:t>
      </w:r>
      <w:r w:rsidR="006317E8">
        <w:rPr>
          <w:lang w:val="en-GB"/>
        </w:rPr>
        <w:t xml:space="preserve">s 43-45 </w:t>
      </w:r>
      <w:r w:rsidRPr="006D15F7">
        <w:rPr>
          <w:lang w:val="en-GB"/>
        </w:rPr>
        <w:t>guidelines).</w:t>
      </w:r>
    </w:p>
    <w:p w14:paraId="41C98586" w14:textId="77777777" w:rsidR="00D83E97" w:rsidRPr="007511E8" w:rsidRDefault="00D83E97" w:rsidP="00D83E97">
      <w:pPr>
        <w:jc w:val="both"/>
        <w:rPr>
          <w:lang w:val="en-GB"/>
        </w:rPr>
      </w:pPr>
      <w:r w:rsidRPr="007511E8">
        <w:rPr>
          <w:lang w:val="en-GB"/>
        </w:rPr>
        <w:t>Capture as accurately as possible the discussions and agreements of each sectoral group for every field in each table. This will serve as the central output for the FITTER platform, so provide as much detail as possible. Include one policy factsheet per each policy to be adjusted, and one for each new policy proposal.</w:t>
      </w:r>
    </w:p>
    <w:p w14:paraId="2E7EEF1D" w14:textId="32F389E0" w:rsidR="006D7475" w:rsidRDefault="00D83E97" w:rsidP="007511E8">
      <w:pPr>
        <w:jc w:val="both"/>
        <w:rPr>
          <w:lang w:val="en-GB"/>
        </w:rPr>
      </w:pPr>
      <w:r w:rsidRPr="007511E8">
        <w:rPr>
          <w:lang w:val="en-GB"/>
        </w:rPr>
        <w:lastRenderedPageBreak/>
        <w:t xml:space="preserve">Please, note that inside the target population row, the information fields of the </w:t>
      </w:r>
      <w:hyperlink r:id="rId18" w:history="1">
        <w:r w:rsidRPr="007511E8">
          <w:rPr>
            <w:rStyle w:val="Hyperlink"/>
            <w:b/>
            <w:bCs/>
            <w:lang w:val="en-GB"/>
          </w:rPr>
          <w:t>template to identify the target population</w:t>
        </w:r>
      </w:hyperlink>
      <w:r w:rsidRPr="007511E8">
        <w:rPr>
          <w:b/>
          <w:bCs/>
          <w:lang w:val="en-GB"/>
        </w:rPr>
        <w:t xml:space="preserve"> </w:t>
      </w:r>
      <w:r w:rsidRPr="007511E8">
        <w:rPr>
          <w:lang w:val="en-GB"/>
        </w:rPr>
        <w:t>have been included. See slides 3</w:t>
      </w:r>
      <w:r w:rsidR="006D15F7">
        <w:rPr>
          <w:lang w:val="en-GB"/>
        </w:rPr>
        <w:t>2</w:t>
      </w:r>
      <w:r w:rsidRPr="007511E8">
        <w:rPr>
          <w:lang w:val="en-GB"/>
        </w:rPr>
        <w:t>-3</w:t>
      </w:r>
      <w:r w:rsidR="006D15F7">
        <w:rPr>
          <w:lang w:val="en-GB"/>
        </w:rPr>
        <w:t>4</w:t>
      </w:r>
      <w:r w:rsidRPr="007511E8">
        <w:rPr>
          <w:lang w:val="en-GB"/>
        </w:rPr>
        <w:t xml:space="preserve"> of the guidelines</w:t>
      </w:r>
      <w:r w:rsidR="006D15F7">
        <w:rPr>
          <w:lang w:val="en-GB"/>
        </w:rPr>
        <w:t xml:space="preserve"> (</w:t>
      </w:r>
      <w:hyperlink r:id="rId19" w:history="1">
        <w:r w:rsidR="009F63DD">
          <w:rPr>
            <w:rStyle w:val="Hyperlink"/>
          </w:rPr>
          <w:t>Guidelines 2nd set v6 26-11-25.pptx</w:t>
        </w:r>
      </w:hyperlink>
      <w:r w:rsidR="006D15F7">
        <w:rPr>
          <w:lang w:val="en-GB"/>
        </w:rPr>
        <w:t>)</w:t>
      </w:r>
      <w:r w:rsidRPr="007511E8">
        <w:rPr>
          <w:lang w:val="en-GB"/>
        </w:rPr>
        <w:t xml:space="preserve"> as a reference.</w:t>
      </w:r>
    </w:p>
    <w:p w14:paraId="06CB6CBE" w14:textId="77777777" w:rsidR="00A9689B" w:rsidRDefault="00A9689B" w:rsidP="007511E8">
      <w:pPr>
        <w:jc w:val="both"/>
        <w:rPr>
          <w:lang w:val="en-GB"/>
        </w:rPr>
      </w:pPr>
    </w:p>
    <w:p w14:paraId="027F66DF" w14:textId="25835952" w:rsidR="00D83E97" w:rsidRPr="007511E8" w:rsidRDefault="00D83E97" w:rsidP="006317E8">
      <w:pPr>
        <w:pStyle w:val="berschrift2"/>
      </w:pPr>
      <w:r w:rsidRPr="006317E8">
        <w:t>Energy</w:t>
      </w:r>
      <w:r w:rsidR="00DE29A0">
        <w:t xml:space="preserve"> </w:t>
      </w:r>
    </w:p>
    <w:p w14:paraId="6C9A3494" w14:textId="38191D01" w:rsidR="00D83E97" w:rsidRPr="006317E8" w:rsidRDefault="00D83E97" w:rsidP="006317E8">
      <w:pPr>
        <w:pStyle w:val="berschrift3"/>
      </w:pPr>
      <w:commentRangeStart w:id="4"/>
      <w:commentRangeStart w:id="5"/>
      <w:r w:rsidRPr="006317E8">
        <w:t xml:space="preserve">POLICY FACTSHEETS TO ADAPT EXISTING POLICIES </w:t>
      </w:r>
      <w:commentRangeEnd w:id="4"/>
      <w:r w:rsidR="0041779A">
        <w:rPr>
          <w:rStyle w:val="Kommentarzeichen"/>
          <w:sz w:val="28"/>
          <w:szCs w:val="28"/>
        </w:rPr>
        <w:commentReference w:id="4"/>
      </w:r>
      <w:commentRangeEnd w:id="5"/>
      <w:r>
        <w:rPr>
          <w:rStyle w:val="Kommentarzeichen"/>
          <w:sz w:val="28"/>
          <w:szCs w:val="28"/>
        </w:rPr>
        <w:commentReference w:id="5"/>
      </w:r>
      <w:r w:rsidR="0041779A">
        <w:t xml:space="preserve"> </w:t>
      </w:r>
    </w:p>
    <w:tbl>
      <w:tblPr>
        <w:tblStyle w:val="Tabellenraster"/>
        <w:tblW w:w="0" w:type="auto"/>
        <w:tblLook w:val="04A0" w:firstRow="1" w:lastRow="0" w:firstColumn="1" w:lastColumn="0" w:noHBand="0" w:noVBand="1"/>
      </w:tblPr>
      <w:tblGrid>
        <w:gridCol w:w="1994"/>
        <w:gridCol w:w="7446"/>
      </w:tblGrid>
      <w:tr w:rsidR="006D7475" w:rsidRPr="007C1446" w14:paraId="26F2EF35" w14:textId="77777777" w:rsidTr="595B5656">
        <w:tc>
          <w:tcPr>
            <w:tcW w:w="0" w:type="auto"/>
            <w:hideMark/>
          </w:tcPr>
          <w:p w14:paraId="54A5DA38" w14:textId="77777777" w:rsidR="006D7475" w:rsidRPr="007C1446" w:rsidRDefault="006D7475">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79B16EC2" w14:textId="77777777" w:rsidR="006D7475" w:rsidRPr="007C1446" w:rsidRDefault="006D7475">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540A3BF3" w14:textId="77777777" w:rsidTr="595B5656">
        <w:tc>
          <w:tcPr>
            <w:tcW w:w="0" w:type="auto"/>
            <w:hideMark/>
          </w:tcPr>
          <w:p w14:paraId="50CF78EE" w14:textId="77777777" w:rsidR="006D7475" w:rsidRPr="007C1446" w:rsidRDefault="006D7475">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3C9F3B31" w14:textId="2BD5BBAE" w:rsidR="00FA4FEC" w:rsidRPr="005148F7" w:rsidRDefault="5394B94E" w:rsidP="00FA4FEC">
            <w:pPr>
              <w:spacing w:line="240" w:lineRule="auto"/>
              <w:rPr>
                <w:rFonts w:eastAsia="Times New Roman"/>
                <w:sz w:val="20"/>
                <w:szCs w:val="20"/>
                <w:lang w:val="de-DE"/>
              </w:rPr>
            </w:pPr>
            <w:commentRangeStart w:id="6"/>
            <w:r w:rsidRPr="005148F7">
              <w:rPr>
                <w:rFonts w:eastAsia="Times New Roman"/>
                <w:sz w:val="20"/>
                <w:szCs w:val="20"/>
                <w:lang w:val="de-DE"/>
              </w:rPr>
              <w:t xml:space="preserve">Energy Industry Act, </w:t>
            </w:r>
            <w:ins w:id="7" w:author="Franzi Wiedmann" w:date="2026-01-22T12:01:00Z" w16du:dateUtc="2026-01-22T12:01:55Z">
              <w:r w:rsidR="64E4AF70" w:rsidRPr="005148F7">
                <w:rPr>
                  <w:rFonts w:eastAsia="Times New Roman"/>
                  <w:sz w:val="20"/>
                  <w:szCs w:val="20"/>
                  <w:lang w:val="de-DE"/>
                </w:rPr>
                <w:t>Energiewirtschaftsgesetz (</w:t>
              </w:r>
            </w:ins>
            <w:r w:rsidRPr="005148F7">
              <w:rPr>
                <w:rFonts w:eastAsia="Times New Roman"/>
                <w:sz w:val="20"/>
                <w:szCs w:val="20"/>
                <w:lang w:val="de-DE"/>
              </w:rPr>
              <w:t>EnWG</w:t>
            </w:r>
            <w:ins w:id="8" w:author="Franzi Wiedmann" w:date="2026-01-22T12:01:00Z" w16du:dateUtc="2026-01-22T12:01:58Z">
              <w:r w:rsidR="6E788E46" w:rsidRPr="005148F7">
                <w:rPr>
                  <w:rFonts w:eastAsia="Times New Roman"/>
                  <w:sz w:val="20"/>
                  <w:szCs w:val="20"/>
                  <w:lang w:val="de-DE"/>
                </w:rPr>
                <w:t>)</w:t>
              </w:r>
            </w:ins>
            <w:r w:rsidRPr="005148F7">
              <w:rPr>
                <w:rFonts w:eastAsia="Times New Roman"/>
                <w:sz w:val="20"/>
                <w:szCs w:val="20"/>
                <w:lang w:val="de-DE"/>
              </w:rPr>
              <w:t xml:space="preserve"> – Amendment 2025</w:t>
            </w:r>
            <w:commentRangeEnd w:id="6"/>
            <w:r w:rsidR="00FA4FEC" w:rsidRPr="005148F7">
              <w:rPr>
                <w:rStyle w:val="Kommentarzeichen"/>
                <w:rFonts w:eastAsia="Times New Roman"/>
                <w:sz w:val="20"/>
                <w:szCs w:val="20"/>
                <w:lang w:val="de-DE"/>
              </w:rPr>
              <w:commentReference w:id="6"/>
            </w:r>
            <w:r w:rsidR="0F1C8C6E" w:rsidRPr="005148F7">
              <w:rPr>
                <w:rFonts w:eastAsia="Times New Roman"/>
                <w:sz w:val="20"/>
                <w:szCs w:val="20"/>
                <w:lang w:val="de-DE"/>
              </w:rPr>
              <w:t>*</w:t>
            </w:r>
          </w:p>
          <w:p w14:paraId="2436FC8A" w14:textId="19A645BA" w:rsidR="3B454834" w:rsidRPr="005148F7" w:rsidRDefault="3B454834" w:rsidP="3B454834">
            <w:pPr>
              <w:spacing w:line="240" w:lineRule="auto"/>
              <w:rPr>
                <w:rFonts w:eastAsia="Times New Roman"/>
                <w:sz w:val="20"/>
                <w:szCs w:val="20"/>
                <w:lang w:val="de-DE"/>
              </w:rPr>
            </w:pPr>
          </w:p>
          <w:p w14:paraId="20F00253" w14:textId="20BF82BA" w:rsidR="7CD6AF76" w:rsidRDefault="7CD6AF76" w:rsidP="3B454834">
            <w:pPr>
              <w:spacing w:line="240" w:lineRule="auto"/>
              <w:rPr>
                <w:rFonts w:eastAsia="Times New Roman"/>
                <w:i/>
                <w:iCs/>
                <w:sz w:val="20"/>
                <w:szCs w:val="20"/>
                <w:lang w:val="en-US"/>
              </w:rPr>
            </w:pPr>
            <w:r w:rsidRPr="3B454834">
              <w:rPr>
                <w:rFonts w:eastAsia="Times New Roman"/>
                <w:i/>
                <w:iCs/>
                <w:sz w:val="20"/>
                <w:szCs w:val="20"/>
                <w:lang w:val="en-US"/>
              </w:rPr>
              <w:t xml:space="preserve">*This Act </w:t>
            </w:r>
            <w:r w:rsidR="3720CB31" w:rsidRPr="3B454834">
              <w:rPr>
                <w:rFonts w:eastAsia="Times New Roman"/>
                <w:i/>
                <w:iCs/>
                <w:sz w:val="20"/>
                <w:szCs w:val="20"/>
                <w:lang w:val="en-US"/>
              </w:rPr>
              <w:t xml:space="preserve">originally came into force in 1935 and was liberalised in 2005. Hence, it is an Act that is revised and amended throughout different </w:t>
            </w:r>
            <w:r w:rsidR="72DEB397" w:rsidRPr="3B454834">
              <w:rPr>
                <w:rFonts w:eastAsia="Times New Roman"/>
                <w:i/>
                <w:iCs/>
                <w:sz w:val="20"/>
                <w:szCs w:val="20"/>
                <w:lang w:val="en-US"/>
              </w:rPr>
              <w:t xml:space="preserve">policy cycles. In 2025, a new amendment was discussed in the political </w:t>
            </w:r>
            <w:r w:rsidR="40AD3956" w:rsidRPr="3B454834">
              <w:rPr>
                <w:rFonts w:eastAsia="Times New Roman"/>
                <w:i/>
                <w:iCs/>
                <w:sz w:val="20"/>
                <w:szCs w:val="20"/>
                <w:lang w:val="en-US"/>
              </w:rPr>
              <w:t>and</w:t>
            </w:r>
            <w:r w:rsidR="72DEB397" w:rsidRPr="3B454834">
              <w:rPr>
                <w:rFonts w:eastAsia="Times New Roman"/>
                <w:i/>
                <w:iCs/>
                <w:sz w:val="20"/>
                <w:szCs w:val="20"/>
                <w:lang w:val="en-US"/>
              </w:rPr>
              <w:t xml:space="preserve"> public discourse. What WECF is proposing here are additions to this discourse, hence, to add more to the draft of the amendment. </w:t>
            </w:r>
          </w:p>
          <w:p w14:paraId="425F1089" w14:textId="3D6A933C" w:rsidR="006D7475" w:rsidRPr="007C1446" w:rsidRDefault="006D7475" w:rsidP="044DB4E3">
            <w:pPr>
              <w:spacing w:line="240" w:lineRule="auto"/>
              <w:rPr>
                <w:rFonts w:eastAsia="Times New Roman"/>
                <w:sz w:val="20"/>
                <w:szCs w:val="20"/>
                <w:lang w:val="en-US"/>
              </w:rPr>
            </w:pPr>
          </w:p>
        </w:tc>
      </w:tr>
      <w:tr w:rsidR="006D7475" w:rsidRPr="007C1446" w14:paraId="6BD94FA0" w14:textId="77777777" w:rsidTr="595B5656">
        <w:tc>
          <w:tcPr>
            <w:tcW w:w="0" w:type="auto"/>
            <w:hideMark/>
          </w:tcPr>
          <w:p w14:paraId="27AAAD80" w14:textId="77777777" w:rsidR="006D7475" w:rsidRPr="007C1446" w:rsidRDefault="006D7475">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59CEC145" w14:textId="0F7A1AFD" w:rsidR="006D7475" w:rsidRPr="007C1446" w:rsidRDefault="002908E1" w:rsidP="044DB4E3">
            <w:pPr>
              <w:spacing w:line="240" w:lineRule="auto"/>
              <w:rPr>
                <w:rFonts w:eastAsia="Times New Roman"/>
                <w:sz w:val="20"/>
                <w:szCs w:val="20"/>
                <w:lang w:val="en-US"/>
              </w:rPr>
            </w:pPr>
            <w:r>
              <w:rPr>
                <w:rFonts w:eastAsia="Times New Roman"/>
                <w:sz w:val="20"/>
                <w:szCs w:val="20"/>
                <w:lang w:val="en-US"/>
              </w:rPr>
              <w:t>Energy</w:t>
            </w:r>
          </w:p>
        </w:tc>
      </w:tr>
      <w:tr w:rsidR="006D7475" w:rsidRPr="007C1446" w14:paraId="185F15AB" w14:textId="77777777" w:rsidTr="595B5656">
        <w:tc>
          <w:tcPr>
            <w:tcW w:w="0" w:type="auto"/>
            <w:hideMark/>
          </w:tcPr>
          <w:p w14:paraId="0AD0ABFB" w14:textId="77777777" w:rsidR="006D7475" w:rsidRPr="007C1446" w:rsidRDefault="006D7475">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11375BD2" w14:textId="77777777" w:rsidR="00CC2A21" w:rsidRPr="00CC2A21" w:rsidRDefault="00CC2A21" w:rsidP="00CC2A21">
            <w:pPr>
              <w:spacing w:line="240" w:lineRule="auto"/>
              <w:rPr>
                <w:rFonts w:eastAsia="Times New Roman"/>
                <w:sz w:val="20"/>
                <w:szCs w:val="20"/>
                <w:lang w:val="en-US"/>
              </w:rPr>
            </w:pPr>
            <w:r w:rsidRPr="00CC2A21">
              <w:rPr>
                <w:rFonts w:eastAsia="Times New Roman"/>
                <w:sz w:val="20"/>
                <w:szCs w:val="20"/>
                <w:lang w:val="en-US"/>
              </w:rPr>
              <w:t>The main objective is to make the grid-based supply of electricity, gas, and hydrogen to the population increasingly secure, affordable, consumer-oriented, efficient, environmentally friendly, and greenhouse gas-neutral, using renewable energies.</w:t>
            </w:r>
          </w:p>
          <w:p w14:paraId="02628398" w14:textId="52438523" w:rsidR="006D7475" w:rsidRPr="00CC2A21" w:rsidRDefault="00CC2A21">
            <w:pPr>
              <w:spacing w:line="240" w:lineRule="auto"/>
              <w:rPr>
                <w:rFonts w:eastAsia="Times New Roman"/>
                <w:sz w:val="20"/>
                <w:szCs w:val="20"/>
                <w:lang w:val="en-US"/>
              </w:rPr>
            </w:pPr>
            <w:r w:rsidRPr="00CC2A21">
              <w:rPr>
                <w:rFonts w:eastAsia="Times New Roman"/>
                <w:sz w:val="20"/>
                <w:szCs w:val="20"/>
                <w:lang w:val="en-US"/>
              </w:rPr>
              <w:t>Liberalization of the energy market, consumer protection, and expansion of renewables</w:t>
            </w:r>
          </w:p>
        </w:tc>
      </w:tr>
      <w:tr w:rsidR="006D7475" w:rsidRPr="007C1446" w14:paraId="35D0B71F" w14:textId="77777777" w:rsidTr="595B5656">
        <w:tc>
          <w:tcPr>
            <w:tcW w:w="0" w:type="auto"/>
            <w:hideMark/>
          </w:tcPr>
          <w:p w14:paraId="12CF047D" w14:textId="77777777" w:rsidR="006D7475" w:rsidRPr="007C1446" w:rsidRDefault="006D7475" w:rsidP="044DB4E3">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61269AF2" w14:textId="77777777" w:rsidR="00172B5F" w:rsidRPr="00172B5F" w:rsidRDefault="00172B5F" w:rsidP="00172B5F">
            <w:pPr>
              <w:spacing w:line="240" w:lineRule="auto"/>
              <w:rPr>
                <w:rFonts w:eastAsia="Times New Roman"/>
                <w:sz w:val="20"/>
                <w:szCs w:val="20"/>
                <w:lang w:val="en-US"/>
              </w:rPr>
            </w:pPr>
            <w:r w:rsidRPr="00172B5F">
              <w:rPr>
                <w:rFonts w:eastAsia="Times New Roman"/>
                <w:sz w:val="20"/>
                <w:szCs w:val="20"/>
                <w:lang w:val="en-US"/>
              </w:rPr>
              <w:t>Focus on amendment and energy sharing – citizen participation,</w:t>
            </w:r>
          </w:p>
          <w:p w14:paraId="2AEBDED7" w14:textId="765BB762" w:rsidR="006D7475" w:rsidRPr="00172B5F" w:rsidRDefault="00172B5F">
            <w:pPr>
              <w:spacing w:line="240" w:lineRule="auto"/>
              <w:rPr>
                <w:rFonts w:eastAsia="Times New Roman"/>
                <w:sz w:val="20"/>
                <w:szCs w:val="20"/>
                <w:lang w:val="de-DE"/>
              </w:rPr>
            </w:pPr>
            <w:r w:rsidRPr="00172B5F">
              <w:rPr>
                <w:rFonts w:eastAsia="Times New Roman"/>
                <w:sz w:val="20"/>
                <w:szCs w:val="20"/>
                <w:lang w:val="de-DE"/>
              </w:rPr>
              <w:t>reduction of bureaucracy</w:t>
            </w:r>
          </w:p>
        </w:tc>
      </w:tr>
      <w:tr w:rsidR="006D7475" w:rsidRPr="007C1446" w14:paraId="43247119" w14:textId="77777777" w:rsidTr="595B5656">
        <w:tc>
          <w:tcPr>
            <w:tcW w:w="0" w:type="auto"/>
            <w:hideMark/>
          </w:tcPr>
          <w:p w14:paraId="230DF203" w14:textId="77777777" w:rsidR="006D7475" w:rsidRPr="007C1446" w:rsidRDefault="006D7475">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690A1715" w14:textId="172BA058" w:rsidR="006D7475" w:rsidRPr="00AF18E5" w:rsidRDefault="00804484">
            <w:pPr>
              <w:spacing w:line="240" w:lineRule="auto"/>
              <w:rPr>
                <w:rFonts w:eastAsia="Times New Roman"/>
                <w:sz w:val="20"/>
                <w:szCs w:val="20"/>
                <w:lang w:val="en-US"/>
              </w:rPr>
            </w:pPr>
            <w:r w:rsidRPr="00804484">
              <w:rPr>
                <w:rFonts w:eastAsia="Times New Roman"/>
                <w:sz w:val="20"/>
                <w:szCs w:val="20"/>
                <w:lang w:val="en-US"/>
              </w:rPr>
              <w:t>Insufficient consideration of energy sharing to date – hence amendment and proposed changes from civil society</w:t>
            </w:r>
          </w:p>
        </w:tc>
      </w:tr>
      <w:tr w:rsidR="006D7475" w:rsidRPr="007C1446" w14:paraId="217F5D2E" w14:textId="77777777" w:rsidTr="595B5656">
        <w:tc>
          <w:tcPr>
            <w:tcW w:w="0" w:type="auto"/>
            <w:hideMark/>
          </w:tcPr>
          <w:p w14:paraId="68139835"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5DE4C3F6" w14:textId="77777777" w:rsidR="006F2C87" w:rsidRPr="006F2C87" w:rsidRDefault="006F2C87" w:rsidP="009B782A">
            <w:pPr>
              <w:numPr>
                <w:ilvl w:val="0"/>
                <w:numId w:val="12"/>
              </w:numPr>
              <w:spacing w:line="240" w:lineRule="auto"/>
              <w:rPr>
                <w:rFonts w:eastAsia="Times New Roman"/>
                <w:sz w:val="20"/>
                <w:szCs w:val="20"/>
                <w:lang w:val="en-US"/>
              </w:rPr>
            </w:pPr>
            <w:r w:rsidRPr="006F2C87">
              <w:rPr>
                <w:rFonts w:eastAsia="Times New Roman"/>
                <w:sz w:val="20"/>
                <w:szCs w:val="20"/>
                <w:lang w:val="en-US"/>
              </w:rPr>
              <w:t xml:space="preserve">Support: Establishment of a uniform, central internet platform for data exchange (Section 20b EnWG-E), which could significantly facilitate the practical implementation of local supply models, especially for network operators. </w:t>
            </w:r>
          </w:p>
          <w:p w14:paraId="2C3E92DA" w14:textId="1C941487" w:rsidR="006F2C87" w:rsidRPr="005148F7" w:rsidRDefault="006F2C87" w:rsidP="009B782A">
            <w:pPr>
              <w:numPr>
                <w:ilvl w:val="0"/>
                <w:numId w:val="12"/>
              </w:numPr>
              <w:spacing w:line="240" w:lineRule="auto"/>
              <w:rPr>
                <w:rFonts w:eastAsia="Times New Roman"/>
                <w:sz w:val="20"/>
                <w:szCs w:val="20"/>
                <w:lang w:val="en-US"/>
              </w:rPr>
            </w:pPr>
            <w:r w:rsidRPr="006F2C87">
              <w:rPr>
                <w:rFonts w:eastAsia="Times New Roman"/>
                <w:sz w:val="20"/>
                <w:szCs w:val="20"/>
                <w:lang w:val="en-US"/>
              </w:rPr>
              <w:t>However, citizen energy must be explicitly named as a possible operator</w:t>
            </w:r>
            <w:r w:rsidR="3110605C" w:rsidRPr="3B454834">
              <w:rPr>
                <w:rFonts w:eastAsia="Times New Roman"/>
                <w:sz w:val="20"/>
                <w:szCs w:val="20"/>
                <w:lang w:val="en-US"/>
              </w:rPr>
              <w:t xml:space="preserve">, </w:t>
            </w:r>
            <w:r w:rsidRPr="006F2C87">
              <w:rPr>
                <w:rFonts w:eastAsia="Times New Roman"/>
                <w:sz w:val="20"/>
                <w:szCs w:val="20"/>
                <w:lang w:val="en-US"/>
              </w:rPr>
              <w:t xml:space="preserve">see </w:t>
            </w:r>
            <w:r w:rsidR="7FC69E1D" w:rsidRPr="005148F7">
              <w:rPr>
                <w:sz w:val="20"/>
                <w:szCs w:val="20"/>
                <w:lang w:val="en-US"/>
              </w:rPr>
              <w:t>Lange, V. &amp; Thesfeld, V. (2025</w:t>
            </w:r>
            <w:r w:rsidRPr="005148F7">
              <w:rPr>
                <w:sz w:val="20"/>
                <w:szCs w:val="20"/>
                <w:lang w:val="en-US"/>
              </w:rPr>
              <w:t>)</w:t>
            </w:r>
            <w:r w:rsidRPr="005148F7">
              <w:rPr>
                <w:rFonts w:eastAsia="Times New Roman"/>
                <w:sz w:val="20"/>
                <w:szCs w:val="20"/>
                <w:lang w:val="en-US"/>
              </w:rPr>
              <w:t>.</w:t>
            </w:r>
          </w:p>
          <w:p w14:paraId="779490E8" w14:textId="77777777" w:rsidR="006F2C87" w:rsidRPr="006F2C87" w:rsidRDefault="006F2C87" w:rsidP="009B782A">
            <w:pPr>
              <w:numPr>
                <w:ilvl w:val="0"/>
                <w:numId w:val="12"/>
              </w:numPr>
              <w:spacing w:line="240" w:lineRule="auto"/>
              <w:rPr>
                <w:rFonts w:eastAsia="Times New Roman"/>
                <w:sz w:val="20"/>
                <w:szCs w:val="20"/>
                <w:lang w:val="en-US"/>
              </w:rPr>
            </w:pPr>
            <w:r w:rsidRPr="006F2C87">
              <w:rPr>
                <w:rFonts w:eastAsia="Times New Roman"/>
                <w:sz w:val="20"/>
                <w:szCs w:val="20"/>
                <w:lang w:val="en-US"/>
              </w:rPr>
              <w:t>Active participation of households and SMEs in the energy market; additional amendment of socially graded subsidies (e.g., subsidies for eG memberships).</w:t>
            </w:r>
          </w:p>
          <w:p w14:paraId="1987FAB6" w14:textId="77777777" w:rsidR="006F2C87" w:rsidRPr="006F2C87" w:rsidRDefault="006F2C87" w:rsidP="009B782A">
            <w:pPr>
              <w:numPr>
                <w:ilvl w:val="0"/>
                <w:numId w:val="12"/>
              </w:numPr>
              <w:spacing w:line="240" w:lineRule="auto"/>
              <w:rPr>
                <w:rFonts w:eastAsia="Times New Roman"/>
                <w:sz w:val="20"/>
                <w:szCs w:val="20"/>
                <w:lang w:val="en-US"/>
              </w:rPr>
            </w:pPr>
            <w:r w:rsidRPr="006F2C87">
              <w:rPr>
                <w:rFonts w:eastAsia="Times New Roman"/>
                <w:sz w:val="20"/>
                <w:szCs w:val="20"/>
                <w:lang w:val="en-US"/>
              </w:rPr>
              <w:t>Gender and social aspects with regard to participation in citizen energy projects (e.g., promotion of memberships, tax deductibility of membership fees, or flat-rate allowances for voluntary work on committees)</w:t>
            </w:r>
          </w:p>
          <w:p w14:paraId="10A9D749" w14:textId="77777777" w:rsidR="006F2C87" w:rsidRPr="006F2C87" w:rsidRDefault="006F2C87" w:rsidP="009B782A">
            <w:pPr>
              <w:numPr>
                <w:ilvl w:val="0"/>
                <w:numId w:val="12"/>
              </w:numPr>
              <w:spacing w:line="240" w:lineRule="auto"/>
              <w:rPr>
                <w:rFonts w:eastAsia="Times New Roman"/>
                <w:sz w:val="20"/>
                <w:szCs w:val="20"/>
                <w:lang w:val="en-US"/>
              </w:rPr>
            </w:pPr>
            <w:r w:rsidRPr="006F2C87">
              <w:rPr>
                <w:rFonts w:eastAsia="Times New Roman"/>
                <w:sz w:val="20"/>
                <w:szCs w:val="20"/>
                <w:lang w:val="en-US"/>
              </w:rPr>
              <w:t>Social aspects with regard to consumers – binding social targets should be introduced that oblige energy suppliers to support low-energy households and to take a differentiated approach to electricity cut-offs. The term “protected customers” also falls under this category (including hospitals and social institutions). Duty to provide information for low-energy households, e.g. by requiring local authorities or municipalities to provide a brochure.</w:t>
            </w:r>
          </w:p>
          <w:p w14:paraId="52C31812" w14:textId="2D02C24D" w:rsidR="006D7475" w:rsidRPr="007C1446" w:rsidRDefault="006D7475" w:rsidP="044DB4E3">
            <w:pPr>
              <w:spacing w:line="240" w:lineRule="auto"/>
              <w:rPr>
                <w:rFonts w:eastAsia="Times New Roman"/>
                <w:sz w:val="20"/>
                <w:szCs w:val="20"/>
                <w:lang w:val="en-US"/>
              </w:rPr>
            </w:pPr>
          </w:p>
        </w:tc>
      </w:tr>
      <w:tr w:rsidR="006D7475" w:rsidRPr="007C1446" w14:paraId="16B40C9D" w14:textId="77777777" w:rsidTr="595B5656">
        <w:tc>
          <w:tcPr>
            <w:tcW w:w="0" w:type="auto"/>
            <w:hideMark/>
          </w:tcPr>
          <w:p w14:paraId="2E26841B"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16A6C3D9" w14:textId="3D31C411" w:rsidR="006D7475" w:rsidRPr="007C1446" w:rsidRDefault="006D7475" w:rsidP="044DB4E3">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6F2C87">
              <w:rPr>
                <w:rFonts w:eastAsia="Times New Roman"/>
                <w:sz w:val="20"/>
                <w:szCs w:val="20"/>
                <w:lang w:val="en-US"/>
              </w:rPr>
              <w:t xml:space="preserve"> </w:t>
            </w:r>
            <w:r w:rsidR="00AF18E5" w:rsidRPr="00AF18E5">
              <w:rPr>
                <w:rFonts w:eastAsia="Times New Roman"/>
                <w:b/>
                <w:bCs/>
                <w:sz w:val="20"/>
                <w:szCs w:val="20"/>
                <w:lang w:val="en-US"/>
              </w:rPr>
              <w:t>x</w:t>
            </w:r>
            <w:r w:rsidRPr="044DB4E3">
              <w:rPr>
                <w:rFonts w:eastAsia="Times New Roman"/>
                <w:sz w:val="20"/>
                <w:szCs w:val="20"/>
                <w:lang w:val="en-US"/>
              </w:rPr>
              <w:t xml:space="preserve"> Regulation (laws, standards, bans, requirements)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Economic incentives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6D7475" w:rsidRPr="007C1446" w14:paraId="4F08F8D8" w14:textId="77777777" w:rsidTr="595B5656">
        <w:tc>
          <w:tcPr>
            <w:tcW w:w="0" w:type="auto"/>
            <w:hideMark/>
          </w:tcPr>
          <w:p w14:paraId="1454A008"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23178409" w14:textId="77777777" w:rsidR="009C0880" w:rsidRPr="009C0880" w:rsidRDefault="009C0880" w:rsidP="009C0880">
            <w:pPr>
              <w:spacing w:line="240" w:lineRule="auto"/>
              <w:rPr>
                <w:rFonts w:eastAsia="Times New Roman"/>
                <w:sz w:val="20"/>
                <w:szCs w:val="20"/>
                <w:lang w:val="en-US"/>
              </w:rPr>
            </w:pPr>
            <w:r w:rsidRPr="009C0880">
              <w:rPr>
                <w:rFonts w:eastAsia="Times New Roman"/>
                <w:sz w:val="20"/>
                <w:szCs w:val="20"/>
                <w:lang w:val="en-US"/>
              </w:rPr>
              <w:t>Federal Network Agency, network operators</w:t>
            </w:r>
          </w:p>
          <w:p w14:paraId="5831192C" w14:textId="77777777" w:rsidR="009C0880" w:rsidRPr="009C0880" w:rsidRDefault="009C0880" w:rsidP="009C0880">
            <w:pPr>
              <w:spacing w:line="240" w:lineRule="auto"/>
              <w:rPr>
                <w:rFonts w:eastAsia="Times New Roman"/>
                <w:sz w:val="20"/>
                <w:szCs w:val="20"/>
                <w:lang w:val="en-US"/>
              </w:rPr>
            </w:pPr>
            <w:r w:rsidRPr="009C0880">
              <w:rPr>
                <w:rFonts w:eastAsia="Times New Roman"/>
                <w:sz w:val="20"/>
                <w:szCs w:val="20"/>
                <w:lang w:val="en-US"/>
              </w:rPr>
              <w:t>Energy cooperatives, renewable energy SMEs</w:t>
            </w:r>
          </w:p>
          <w:p w14:paraId="6E9F86E5" w14:textId="77777777" w:rsidR="009C0880" w:rsidRPr="009C0880" w:rsidRDefault="009C0880" w:rsidP="009C0880">
            <w:pPr>
              <w:spacing w:line="240" w:lineRule="auto"/>
              <w:rPr>
                <w:rFonts w:eastAsia="Times New Roman"/>
                <w:sz w:val="20"/>
                <w:szCs w:val="20"/>
                <w:lang w:val="en-US"/>
              </w:rPr>
            </w:pPr>
            <w:r w:rsidRPr="009C0880">
              <w:rPr>
                <w:rFonts w:eastAsia="Times New Roman"/>
                <w:sz w:val="20"/>
                <w:szCs w:val="20"/>
                <w:lang w:val="en-US"/>
              </w:rPr>
              <w:t>Social institutions, social actors with a focus on energy poverty</w:t>
            </w:r>
          </w:p>
          <w:p w14:paraId="0D8C00D7" w14:textId="7C4CA309" w:rsidR="006D7475" w:rsidRPr="007C1446" w:rsidRDefault="006D7475">
            <w:pPr>
              <w:spacing w:line="240" w:lineRule="auto"/>
              <w:rPr>
                <w:rFonts w:eastAsia="Times New Roman"/>
                <w:sz w:val="20"/>
                <w:szCs w:val="20"/>
              </w:rPr>
            </w:pPr>
          </w:p>
        </w:tc>
      </w:tr>
      <w:tr w:rsidR="006D7475" w:rsidRPr="007C1446" w14:paraId="659CBC82" w14:textId="77777777" w:rsidTr="595B5656">
        <w:tc>
          <w:tcPr>
            <w:tcW w:w="0" w:type="auto"/>
            <w:gridSpan w:val="2"/>
          </w:tcPr>
          <w:p w14:paraId="263F4DE9" w14:textId="77777777" w:rsidR="006D7475" w:rsidRPr="007C1446" w:rsidRDefault="006D7475">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6D7475" w:rsidRPr="007C1446" w14:paraId="1899BC64" w14:textId="77777777" w:rsidTr="595B5656">
        <w:tc>
          <w:tcPr>
            <w:tcW w:w="0" w:type="auto"/>
          </w:tcPr>
          <w:p w14:paraId="48F8B166" w14:textId="77777777" w:rsidR="006D7475" w:rsidRPr="007C1446" w:rsidRDefault="006D7475">
            <w:pPr>
              <w:spacing w:line="240" w:lineRule="auto"/>
              <w:rPr>
                <w:rFonts w:eastAsia="Times New Roman"/>
                <w:sz w:val="20"/>
                <w:szCs w:val="20"/>
              </w:rPr>
            </w:pPr>
            <w:r w:rsidRPr="007C1446">
              <w:rPr>
                <w:rFonts w:eastAsia="Times New Roman"/>
                <w:sz w:val="20"/>
                <w:szCs w:val="20"/>
              </w:rPr>
              <w:t>Age range</w:t>
            </w:r>
          </w:p>
        </w:tc>
        <w:tc>
          <w:tcPr>
            <w:tcW w:w="0" w:type="auto"/>
          </w:tcPr>
          <w:p w14:paraId="07BA7EA9" w14:textId="0D3777E8" w:rsidR="006D7475" w:rsidRPr="007C1446" w:rsidRDefault="006D7475" w:rsidP="044DB4E3">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6D7475" w:rsidRPr="007C1446" w14:paraId="73748758" w14:textId="77777777" w:rsidTr="595B5656">
        <w:tc>
          <w:tcPr>
            <w:tcW w:w="0" w:type="auto"/>
            <w:hideMark/>
          </w:tcPr>
          <w:p w14:paraId="5CDCF522" w14:textId="77777777" w:rsidR="006D7475" w:rsidRPr="007C1446" w:rsidRDefault="006D7475">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23B50B05" w14:textId="61351BA9" w:rsidR="006D7475" w:rsidRPr="0013119C" w:rsidRDefault="0013119C">
            <w:pPr>
              <w:spacing w:line="240" w:lineRule="auto"/>
              <w:rPr>
                <w:rFonts w:ascii="Segoe UI Symbol" w:eastAsia="Times New Roman" w:hAnsi="Segoe UI Symbol" w:cs="Segoe UI Symbol"/>
                <w:sz w:val="20"/>
                <w:szCs w:val="20"/>
              </w:rPr>
            </w:pPr>
            <w:r w:rsidRPr="0013119C">
              <w:rPr>
                <w:rFonts w:eastAsia="Times New Roman"/>
                <w:b/>
                <w:bCs/>
                <w:sz w:val="20"/>
                <w:szCs w:val="20"/>
              </w:rPr>
              <w:t>x</w:t>
            </w:r>
            <w:r w:rsidR="006D7475" w:rsidRPr="007C1446">
              <w:rPr>
                <w:rFonts w:eastAsia="Times New Roman"/>
                <w:sz w:val="20"/>
                <w:szCs w:val="20"/>
              </w:rPr>
              <w:t xml:space="preserve"> Yes</w:t>
            </w:r>
            <w:r w:rsidR="006D7475" w:rsidRPr="007C1446">
              <w:rPr>
                <w:rFonts w:eastAsia="Times New Roman"/>
                <w:sz w:val="20"/>
                <w:szCs w:val="20"/>
              </w:rPr>
              <w:t> </w:t>
            </w:r>
            <w:r w:rsidR="006D7475" w:rsidRPr="007C1446">
              <w:rPr>
                <w:rFonts w:ascii="Segoe UI Symbol" w:eastAsia="Times New Roman" w:hAnsi="Segoe UI Symbol" w:cs="Segoe UI Symbol"/>
                <w:sz w:val="20"/>
                <w:szCs w:val="20"/>
              </w:rPr>
              <w:t>☐</w:t>
            </w:r>
            <w:r w:rsidR="006D7475" w:rsidRPr="007C1446">
              <w:rPr>
                <w:rFonts w:eastAsia="Times New Roman"/>
                <w:sz w:val="20"/>
                <w:szCs w:val="20"/>
              </w:rPr>
              <w:t xml:space="preserve"> No</w:t>
            </w:r>
          </w:p>
        </w:tc>
      </w:tr>
      <w:tr w:rsidR="006D7475" w:rsidRPr="007C1446" w14:paraId="6755F7E9" w14:textId="77777777" w:rsidTr="595B5656">
        <w:tc>
          <w:tcPr>
            <w:tcW w:w="0" w:type="auto"/>
            <w:hideMark/>
          </w:tcPr>
          <w:p w14:paraId="58793494" w14:textId="77777777" w:rsidR="006D7475" w:rsidRPr="007C1446" w:rsidRDefault="006D7475">
            <w:pPr>
              <w:spacing w:line="240" w:lineRule="auto"/>
              <w:rPr>
                <w:rFonts w:eastAsia="Times New Roman"/>
                <w:sz w:val="20"/>
                <w:szCs w:val="20"/>
              </w:rPr>
            </w:pPr>
            <w:r w:rsidRPr="007C1446">
              <w:rPr>
                <w:rFonts w:eastAsia="Times New Roman"/>
                <w:sz w:val="20"/>
                <w:szCs w:val="20"/>
              </w:rPr>
              <w:t>Gender</w:t>
            </w:r>
          </w:p>
        </w:tc>
        <w:tc>
          <w:tcPr>
            <w:tcW w:w="0" w:type="auto"/>
            <w:hideMark/>
          </w:tcPr>
          <w:p w14:paraId="3CE2E41D" w14:textId="1124E0EC" w:rsidR="006D7475" w:rsidRPr="007C1446" w:rsidRDefault="0013119C" w:rsidP="044DB4E3">
            <w:pPr>
              <w:spacing w:line="240" w:lineRule="auto"/>
              <w:rPr>
                <w:rFonts w:eastAsia="Times New Roman"/>
                <w:sz w:val="20"/>
                <w:szCs w:val="20"/>
                <w:lang w:val="en-US"/>
              </w:rPr>
            </w:pPr>
            <w:r w:rsidRPr="0013119C">
              <w:rPr>
                <w:rFonts w:eastAsia="Times New Roman"/>
                <w:b/>
                <w:bCs/>
                <w:sz w:val="20"/>
                <w:szCs w:val="20"/>
                <w:lang w:val="en-US"/>
              </w:rPr>
              <w:t>x</w:t>
            </w:r>
            <w:r w:rsidR="006D7475" w:rsidRPr="044DB4E3">
              <w:rPr>
                <w:rFonts w:eastAsia="Times New Roman"/>
                <w:sz w:val="20"/>
                <w:szCs w:val="20"/>
                <w:lang w:val="en-US"/>
              </w:rPr>
              <w:t xml:space="preserve"> Woman</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Male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Non-binary</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Other </w:t>
            </w:r>
          </w:p>
        </w:tc>
      </w:tr>
      <w:tr w:rsidR="006D7475" w:rsidRPr="007C1446" w14:paraId="546DE457" w14:textId="77777777" w:rsidTr="595B5656">
        <w:tc>
          <w:tcPr>
            <w:tcW w:w="0" w:type="auto"/>
          </w:tcPr>
          <w:p w14:paraId="68149B81" w14:textId="77777777" w:rsidR="006D7475" w:rsidRPr="007C1446" w:rsidRDefault="006D7475">
            <w:pPr>
              <w:spacing w:line="240" w:lineRule="auto"/>
              <w:rPr>
                <w:rFonts w:eastAsia="Times New Roman"/>
                <w:sz w:val="20"/>
                <w:szCs w:val="20"/>
              </w:rPr>
            </w:pPr>
            <w:r w:rsidRPr="007C1446">
              <w:rPr>
                <w:rFonts w:eastAsia="Times New Roman"/>
                <w:sz w:val="20"/>
                <w:szCs w:val="20"/>
              </w:rPr>
              <w:lastRenderedPageBreak/>
              <w:t>Need of a car to perform daily activities:</w:t>
            </w:r>
          </w:p>
        </w:tc>
        <w:tc>
          <w:tcPr>
            <w:tcW w:w="0" w:type="auto"/>
          </w:tcPr>
          <w:p w14:paraId="799E9959" w14:textId="218E0444" w:rsidR="006D7475" w:rsidRPr="007C1446" w:rsidRDefault="006D7475">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004D169C" w:rsidRPr="004D169C">
              <w:rPr>
                <w:rFonts w:eastAsia="Times New Roman"/>
                <w:b/>
                <w:bCs/>
                <w:sz w:val="20"/>
                <w:szCs w:val="20"/>
              </w:rPr>
              <w:t>x</w:t>
            </w:r>
            <w:r w:rsidRPr="007C1446">
              <w:rPr>
                <w:rFonts w:eastAsia="Times New Roman"/>
                <w:sz w:val="20"/>
                <w:szCs w:val="20"/>
              </w:rPr>
              <w:t xml:space="preserve"> No</w:t>
            </w:r>
          </w:p>
        </w:tc>
      </w:tr>
      <w:tr w:rsidR="006D7475" w:rsidRPr="007C1446" w14:paraId="1BE933B4" w14:textId="77777777" w:rsidTr="595B5656">
        <w:tc>
          <w:tcPr>
            <w:tcW w:w="0" w:type="auto"/>
            <w:hideMark/>
          </w:tcPr>
          <w:p w14:paraId="16DDC4EF" w14:textId="77777777" w:rsidR="006D7475" w:rsidRPr="007C1446" w:rsidRDefault="006D7475">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54D8CACE"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6D7475" w:rsidRPr="007C1446" w14:paraId="64B98CB3" w14:textId="77777777" w:rsidTr="595B5656">
        <w:tc>
          <w:tcPr>
            <w:tcW w:w="0" w:type="auto"/>
            <w:hideMark/>
          </w:tcPr>
          <w:p w14:paraId="5C714553" w14:textId="77777777" w:rsidR="006D7475" w:rsidRPr="007C1446" w:rsidRDefault="006D747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007D5F31" w14:textId="51F53C6E" w:rsidR="006D7475" w:rsidRPr="007C1446" w:rsidRDefault="0013119C" w:rsidP="044DB4E3">
            <w:pPr>
              <w:spacing w:line="240" w:lineRule="auto"/>
              <w:rPr>
                <w:rFonts w:eastAsia="Times New Roman"/>
                <w:sz w:val="20"/>
                <w:szCs w:val="20"/>
                <w:lang w:val="en-US"/>
              </w:rPr>
            </w:pPr>
            <w:r w:rsidRPr="0013119C">
              <w:rPr>
                <w:rFonts w:eastAsia="Times New Roman"/>
                <w:b/>
                <w:bCs/>
                <w:sz w:val="20"/>
                <w:szCs w:val="20"/>
                <w:lang w:val="en-US"/>
              </w:rPr>
              <w:t>x</w:t>
            </w:r>
            <w:r w:rsidR="006D7475" w:rsidRPr="044DB4E3">
              <w:rPr>
                <w:rFonts w:eastAsia="Times New Roman"/>
                <w:sz w:val="20"/>
                <w:szCs w:val="20"/>
                <w:lang w:val="en-US"/>
              </w:rPr>
              <w:t xml:space="preserve"> Urban area</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Suburban area</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Rural area</w:t>
            </w:r>
          </w:p>
        </w:tc>
      </w:tr>
      <w:tr w:rsidR="006D7475" w:rsidRPr="007C1446" w14:paraId="19EEB2F2" w14:textId="77777777" w:rsidTr="595B5656">
        <w:tc>
          <w:tcPr>
            <w:tcW w:w="0" w:type="auto"/>
            <w:hideMark/>
          </w:tcPr>
          <w:p w14:paraId="3D57AE2F" w14:textId="77777777" w:rsidR="006D7475" w:rsidRPr="007C1446" w:rsidRDefault="006D7475">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67C20961"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6D7475" w:rsidRPr="007C1446" w14:paraId="21DB9165" w14:textId="77777777" w:rsidTr="595B5656">
        <w:tc>
          <w:tcPr>
            <w:tcW w:w="0" w:type="auto"/>
            <w:hideMark/>
          </w:tcPr>
          <w:p w14:paraId="7553A62F" w14:textId="77777777" w:rsidR="006D7475" w:rsidRPr="007C1446" w:rsidRDefault="006D7475">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251B42BA"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15D688AC" w14:textId="77777777" w:rsidTr="595B5656">
        <w:tc>
          <w:tcPr>
            <w:tcW w:w="0" w:type="auto"/>
            <w:hideMark/>
          </w:tcPr>
          <w:p w14:paraId="7F658F87" w14:textId="77777777" w:rsidR="006D7475" w:rsidRPr="007C1446" w:rsidRDefault="006D7475">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764024F4"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085FD179" w14:textId="77777777" w:rsidTr="595B5656">
        <w:tc>
          <w:tcPr>
            <w:tcW w:w="0" w:type="auto"/>
            <w:hideMark/>
          </w:tcPr>
          <w:p w14:paraId="6245F4D7" w14:textId="77777777" w:rsidR="006D7475" w:rsidRPr="007C1446" w:rsidRDefault="006D7475">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30CECB73"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79DCAA2B" w14:textId="77777777" w:rsidTr="595B5656">
        <w:tc>
          <w:tcPr>
            <w:tcW w:w="0" w:type="auto"/>
            <w:hideMark/>
          </w:tcPr>
          <w:p w14:paraId="5EF3C880" w14:textId="77777777" w:rsidR="006D7475" w:rsidRPr="007C1446" w:rsidRDefault="006D7475">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495FC38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6D7475" w:rsidRPr="007C1446" w14:paraId="06A08510" w14:textId="77777777" w:rsidTr="595B5656">
        <w:tc>
          <w:tcPr>
            <w:tcW w:w="0" w:type="auto"/>
            <w:hideMark/>
          </w:tcPr>
          <w:p w14:paraId="21792032" w14:textId="77777777" w:rsidR="006D7475" w:rsidRPr="007C1446" w:rsidRDefault="006D7475">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3ED4D948" w14:textId="14493401"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00831FF4" w:rsidRPr="00831FF4">
              <w:rPr>
                <w:rFonts w:eastAsia="Times New Roman"/>
                <w:b/>
                <w:bCs/>
                <w:sz w:val="20"/>
                <w:szCs w:val="20"/>
                <w:lang w:val="en-US"/>
              </w:rPr>
              <w:t>x</w:t>
            </w:r>
            <w:r w:rsidRPr="044DB4E3">
              <w:rPr>
                <w:rFonts w:eastAsia="Times New Roman"/>
                <w:sz w:val="20"/>
                <w:szCs w:val="20"/>
                <w:lang w:val="en-US"/>
              </w:rPr>
              <w:t xml:space="preserve"> Tenant</w:t>
            </w:r>
          </w:p>
        </w:tc>
      </w:tr>
      <w:tr w:rsidR="006D7475" w:rsidRPr="007C1446" w14:paraId="1702413B" w14:textId="77777777" w:rsidTr="595B5656">
        <w:tc>
          <w:tcPr>
            <w:tcW w:w="0" w:type="auto"/>
            <w:hideMark/>
          </w:tcPr>
          <w:p w14:paraId="571D6B7C" w14:textId="77777777" w:rsidR="006D7475" w:rsidRPr="007C1446" w:rsidRDefault="006D747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1EB1687D"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6D7475" w:rsidRPr="007C1446" w14:paraId="2C55E204" w14:textId="77777777" w:rsidTr="595B5656">
        <w:tc>
          <w:tcPr>
            <w:tcW w:w="0" w:type="auto"/>
            <w:hideMark/>
          </w:tcPr>
          <w:p w14:paraId="4C8D224A" w14:textId="77777777" w:rsidR="006D7475" w:rsidRPr="007C1446" w:rsidRDefault="006D7475">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5D695104" w14:textId="205C1D56" w:rsidR="006D7475" w:rsidRPr="007C1446" w:rsidRDefault="006D7475">
            <w:pPr>
              <w:spacing w:line="240" w:lineRule="auto"/>
              <w:rPr>
                <w:rFonts w:eastAsia="Times New Roman"/>
                <w:sz w:val="20"/>
                <w:szCs w:val="20"/>
              </w:rPr>
            </w:pPr>
            <w:r w:rsidRPr="007C1446">
              <w:rPr>
                <w:rFonts w:eastAsia="Times New Roman"/>
                <w:sz w:val="20"/>
                <w:szCs w:val="20"/>
              </w:rPr>
              <w:t>infrastructure, policy/governance</w:t>
            </w:r>
          </w:p>
        </w:tc>
      </w:tr>
      <w:tr w:rsidR="006D7475" w:rsidRPr="007C1446" w14:paraId="78C169BA" w14:textId="77777777" w:rsidTr="595B5656">
        <w:tc>
          <w:tcPr>
            <w:tcW w:w="0" w:type="auto"/>
            <w:hideMark/>
          </w:tcPr>
          <w:p w14:paraId="75CC8BF1"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71197ED8" w14:textId="2EC3AD33" w:rsidR="3A6D3923" w:rsidRDefault="3A6D3923" w:rsidP="3B454834">
            <w:pPr>
              <w:numPr>
                <w:ilvl w:val="0"/>
                <w:numId w:val="29"/>
              </w:numPr>
              <w:spacing w:line="240" w:lineRule="auto"/>
              <w:rPr>
                <w:rFonts w:eastAsia="Times New Roman"/>
                <w:sz w:val="20"/>
                <w:szCs w:val="20"/>
                <w:lang w:val="en-US"/>
              </w:rPr>
            </w:pPr>
            <w:r w:rsidRPr="3B454834">
              <w:rPr>
                <w:rFonts w:eastAsia="Times New Roman"/>
                <w:sz w:val="20"/>
                <w:szCs w:val="20"/>
                <w:lang w:val="en-US"/>
              </w:rPr>
              <w:t>Federal Ministry for Economic Affairs and Energy (BMWE)</w:t>
            </w:r>
          </w:p>
          <w:p w14:paraId="17CBCCA6" w14:textId="77777777" w:rsidR="008F173B" w:rsidRPr="008F173B" w:rsidRDefault="008F173B" w:rsidP="009B782A">
            <w:pPr>
              <w:numPr>
                <w:ilvl w:val="0"/>
                <w:numId w:val="29"/>
              </w:numPr>
              <w:spacing w:line="240" w:lineRule="auto"/>
              <w:rPr>
                <w:rFonts w:eastAsia="Times New Roman"/>
                <w:sz w:val="20"/>
                <w:szCs w:val="20"/>
                <w:lang w:val="de-DE"/>
              </w:rPr>
            </w:pPr>
            <w:r w:rsidRPr="008F173B">
              <w:rPr>
                <w:rFonts w:eastAsia="Times New Roman"/>
                <w:sz w:val="20"/>
                <w:szCs w:val="20"/>
                <w:lang w:val="de-DE"/>
              </w:rPr>
              <w:t>Gas lobby, gas industry,</w:t>
            </w:r>
          </w:p>
          <w:p w14:paraId="0076C2D1" w14:textId="77777777" w:rsidR="008F173B" w:rsidRPr="008F173B" w:rsidRDefault="008F173B" w:rsidP="009B782A">
            <w:pPr>
              <w:numPr>
                <w:ilvl w:val="0"/>
                <w:numId w:val="29"/>
              </w:numPr>
              <w:spacing w:line="240" w:lineRule="auto"/>
              <w:rPr>
                <w:rFonts w:eastAsia="Times New Roman"/>
                <w:sz w:val="20"/>
                <w:szCs w:val="20"/>
                <w:lang w:val="de-DE"/>
              </w:rPr>
            </w:pPr>
            <w:r w:rsidRPr="008F173B">
              <w:rPr>
                <w:rFonts w:eastAsia="Times New Roman"/>
                <w:sz w:val="20"/>
                <w:szCs w:val="20"/>
                <w:lang w:val="de-DE"/>
              </w:rPr>
              <w:t>Centralised energy companies</w:t>
            </w:r>
          </w:p>
          <w:p w14:paraId="671C7C7A" w14:textId="77777777" w:rsidR="008F173B" w:rsidRPr="008F173B" w:rsidRDefault="008F173B" w:rsidP="009B782A">
            <w:pPr>
              <w:numPr>
                <w:ilvl w:val="0"/>
                <w:numId w:val="29"/>
              </w:numPr>
              <w:spacing w:line="240" w:lineRule="auto"/>
              <w:rPr>
                <w:rFonts w:eastAsia="Times New Roman"/>
                <w:sz w:val="20"/>
                <w:szCs w:val="20"/>
                <w:lang w:val="de-DE"/>
              </w:rPr>
            </w:pPr>
            <w:r w:rsidRPr="008F173B">
              <w:rPr>
                <w:rFonts w:eastAsia="Times New Roman"/>
                <w:sz w:val="20"/>
                <w:szCs w:val="20"/>
                <w:lang w:val="de-DE"/>
              </w:rPr>
              <w:t>Bureaucracy</w:t>
            </w:r>
          </w:p>
          <w:p w14:paraId="43218A3F" w14:textId="12D57101" w:rsidR="006D7475" w:rsidRPr="008F173B" w:rsidRDefault="008F173B" w:rsidP="009B782A">
            <w:pPr>
              <w:numPr>
                <w:ilvl w:val="0"/>
                <w:numId w:val="29"/>
              </w:numPr>
              <w:spacing w:line="240" w:lineRule="auto"/>
              <w:rPr>
                <w:rFonts w:eastAsia="Times New Roman"/>
                <w:sz w:val="20"/>
                <w:szCs w:val="20"/>
                <w:lang w:val="de-DE"/>
              </w:rPr>
            </w:pPr>
            <w:r w:rsidRPr="008F173B">
              <w:rPr>
                <w:rFonts w:eastAsia="Times New Roman"/>
                <w:sz w:val="20"/>
                <w:szCs w:val="20"/>
                <w:lang w:val="de-DE"/>
              </w:rPr>
              <w:t>Taxes</w:t>
            </w:r>
          </w:p>
        </w:tc>
      </w:tr>
      <w:tr w:rsidR="006D7475" w:rsidRPr="007C1446" w14:paraId="20472320" w14:textId="77777777" w:rsidTr="595B5656">
        <w:tc>
          <w:tcPr>
            <w:tcW w:w="0" w:type="auto"/>
            <w:hideMark/>
          </w:tcPr>
          <w:p w14:paraId="2F01F26B" w14:textId="77777777" w:rsidR="006D7475" w:rsidRPr="007C1446" w:rsidRDefault="006D7475">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554D7C14" w14:textId="741AC1BC" w:rsidR="00686BF0" w:rsidRPr="00686BF0" w:rsidRDefault="00686BF0" w:rsidP="009B782A">
            <w:pPr>
              <w:numPr>
                <w:ilvl w:val="0"/>
                <w:numId w:val="30"/>
              </w:numPr>
              <w:spacing w:line="240" w:lineRule="auto"/>
              <w:rPr>
                <w:rFonts w:eastAsia="Times New Roman"/>
                <w:sz w:val="20"/>
                <w:szCs w:val="20"/>
                <w:lang w:val="en-US"/>
              </w:rPr>
            </w:pPr>
            <w:r w:rsidRPr="00686BF0">
              <w:rPr>
                <w:rFonts w:eastAsia="Times New Roman"/>
                <w:sz w:val="20"/>
                <w:szCs w:val="20"/>
                <w:lang w:val="en-US"/>
              </w:rPr>
              <w:t>Committee on Economic Affairs and Energy (Alliance 90/The Greens and The Left Party)</w:t>
            </w:r>
            <w:r w:rsidR="005630D1">
              <w:rPr>
                <w:rFonts w:eastAsia="Times New Roman"/>
                <w:sz w:val="20"/>
                <w:szCs w:val="20"/>
                <w:lang w:val="en-US"/>
              </w:rPr>
              <w:t xml:space="preserve"> </w:t>
            </w:r>
          </w:p>
          <w:p w14:paraId="189DE8A1" w14:textId="77777777" w:rsidR="00686BF0" w:rsidRPr="00686BF0" w:rsidRDefault="00686BF0" w:rsidP="009B782A">
            <w:pPr>
              <w:numPr>
                <w:ilvl w:val="0"/>
                <w:numId w:val="30"/>
              </w:numPr>
              <w:spacing w:line="240" w:lineRule="auto"/>
              <w:rPr>
                <w:rFonts w:eastAsia="Times New Roman"/>
                <w:sz w:val="20"/>
                <w:szCs w:val="20"/>
                <w:lang w:val="de-DE"/>
              </w:rPr>
            </w:pPr>
            <w:r w:rsidRPr="00686BF0">
              <w:rPr>
                <w:rFonts w:eastAsia="Times New Roman"/>
                <w:sz w:val="20"/>
                <w:szCs w:val="20"/>
                <w:lang w:val="de-DE"/>
              </w:rPr>
              <w:t>Energy cooperatives,</w:t>
            </w:r>
          </w:p>
          <w:p w14:paraId="7CF22866" w14:textId="77777777" w:rsidR="00686BF0" w:rsidRPr="00686BF0" w:rsidRDefault="00686BF0" w:rsidP="009B782A">
            <w:pPr>
              <w:numPr>
                <w:ilvl w:val="0"/>
                <w:numId w:val="30"/>
              </w:numPr>
              <w:spacing w:line="240" w:lineRule="auto"/>
              <w:rPr>
                <w:rFonts w:eastAsia="Times New Roman"/>
                <w:sz w:val="20"/>
                <w:szCs w:val="20"/>
                <w:lang w:val="en-US"/>
              </w:rPr>
            </w:pPr>
            <w:r w:rsidRPr="00686BF0">
              <w:rPr>
                <w:rFonts w:eastAsia="Times New Roman"/>
                <w:sz w:val="20"/>
                <w:szCs w:val="20"/>
                <w:lang w:val="en-US"/>
              </w:rPr>
              <w:t>Support programs for citizen participation,</w:t>
            </w:r>
          </w:p>
          <w:p w14:paraId="7104CEEE" w14:textId="77777777" w:rsidR="00686BF0" w:rsidRPr="00686BF0" w:rsidRDefault="00686BF0" w:rsidP="009B782A">
            <w:pPr>
              <w:numPr>
                <w:ilvl w:val="0"/>
                <w:numId w:val="30"/>
              </w:numPr>
              <w:spacing w:line="240" w:lineRule="auto"/>
              <w:rPr>
                <w:rFonts w:eastAsia="Times New Roman"/>
                <w:sz w:val="20"/>
                <w:szCs w:val="20"/>
                <w:lang w:val="en-US"/>
              </w:rPr>
            </w:pPr>
            <w:r w:rsidRPr="00686BF0">
              <w:rPr>
                <w:rFonts w:eastAsia="Times New Roman"/>
                <w:sz w:val="20"/>
                <w:szCs w:val="20"/>
                <w:lang w:val="en-US"/>
              </w:rPr>
              <w:t>Renewable energy stakeholders from civil society (BBEn, DUH, solar associations, wind power associations)</w:t>
            </w:r>
          </w:p>
          <w:p w14:paraId="78BDB149" w14:textId="5F6A035E" w:rsidR="006D7475" w:rsidRPr="00686BF0" w:rsidRDefault="00686BF0" w:rsidP="009B782A">
            <w:pPr>
              <w:numPr>
                <w:ilvl w:val="0"/>
                <w:numId w:val="30"/>
              </w:numPr>
              <w:spacing w:line="240" w:lineRule="auto"/>
              <w:rPr>
                <w:rFonts w:eastAsia="Times New Roman"/>
                <w:sz w:val="20"/>
                <w:szCs w:val="20"/>
                <w:lang w:val="de-DE"/>
              </w:rPr>
            </w:pPr>
            <w:r w:rsidRPr="00686BF0">
              <w:rPr>
                <w:rFonts w:eastAsia="Times New Roman"/>
                <w:sz w:val="20"/>
                <w:szCs w:val="20"/>
                <w:lang w:val="de-DE"/>
              </w:rPr>
              <w:t>EU Commission</w:t>
            </w:r>
          </w:p>
        </w:tc>
      </w:tr>
      <w:tr w:rsidR="006D7475" w:rsidRPr="007C1446" w14:paraId="1871C03C" w14:textId="77777777" w:rsidTr="595B5656">
        <w:tc>
          <w:tcPr>
            <w:tcW w:w="0" w:type="auto"/>
            <w:hideMark/>
          </w:tcPr>
          <w:p w14:paraId="641B41CA" w14:textId="77777777" w:rsidR="006D7475" w:rsidRPr="007C1446" w:rsidRDefault="006D7475">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06968849" w14:textId="08ACEA72" w:rsidR="00686BF0" w:rsidRPr="00686BF0" w:rsidRDefault="6D342E62" w:rsidP="00686BF0">
            <w:pPr>
              <w:spacing w:line="240" w:lineRule="auto"/>
              <w:rPr>
                <w:rFonts w:eastAsia="Times New Roman"/>
                <w:sz w:val="20"/>
                <w:szCs w:val="20"/>
                <w:lang w:val="en-US"/>
              </w:rPr>
            </w:pPr>
            <w:commentRangeStart w:id="9"/>
            <w:r w:rsidRPr="3B454834">
              <w:rPr>
                <w:rFonts w:eastAsia="Times New Roman"/>
                <w:sz w:val="20"/>
                <w:szCs w:val="20"/>
                <w:lang w:val="en-US"/>
              </w:rPr>
              <w:t xml:space="preserve">The Amendment was </w:t>
            </w:r>
            <w:r w:rsidR="2C63749C" w:rsidRPr="3B454834">
              <w:rPr>
                <w:rFonts w:eastAsia="Times New Roman"/>
                <w:sz w:val="20"/>
                <w:szCs w:val="20"/>
                <w:lang w:val="en-US"/>
              </w:rPr>
              <w:t>passed by the German parliament in December 2025, hence the measures will be implemented in 2026. So far, the additions made during the FITTER Labs</w:t>
            </w:r>
            <w:r w:rsidR="35465E87" w:rsidRPr="3B454834">
              <w:rPr>
                <w:rFonts w:eastAsia="Times New Roman"/>
                <w:sz w:val="20"/>
                <w:szCs w:val="20"/>
                <w:lang w:val="en-US"/>
              </w:rPr>
              <w:t xml:space="preserve">, are not integrated as thoroughly as wanted. </w:t>
            </w:r>
            <w:r w:rsidR="40D19148" w:rsidRPr="3B454834">
              <w:rPr>
                <w:rFonts w:eastAsia="Times New Roman"/>
                <w:sz w:val="20"/>
                <w:szCs w:val="20"/>
                <w:lang w:val="en-US"/>
              </w:rPr>
              <w:t>The time horizon to add towards strengthening citizen participation and including diverse social groups is 2030.</w:t>
            </w:r>
            <w:commentRangeEnd w:id="9"/>
            <w:r w:rsidR="00686BF0" w:rsidRPr="00686BF0">
              <w:rPr>
                <w:rStyle w:val="Kommentarzeichen"/>
                <w:rFonts w:eastAsia="Times New Roman"/>
                <w:sz w:val="20"/>
                <w:szCs w:val="20"/>
                <w:lang w:val="en-US"/>
              </w:rPr>
              <w:commentReference w:id="9"/>
            </w:r>
          </w:p>
          <w:p w14:paraId="04B7C0F2" w14:textId="37C7C9D3" w:rsidR="006D7475" w:rsidRPr="007C1446" w:rsidRDefault="006D7475">
            <w:pPr>
              <w:spacing w:line="240" w:lineRule="auto"/>
              <w:rPr>
                <w:rFonts w:eastAsia="Times New Roman"/>
                <w:sz w:val="20"/>
                <w:szCs w:val="20"/>
              </w:rPr>
            </w:pPr>
          </w:p>
        </w:tc>
      </w:tr>
      <w:tr w:rsidR="006D7475" w:rsidRPr="007C1446" w14:paraId="0444E87C" w14:textId="77777777" w:rsidTr="595B5656">
        <w:tc>
          <w:tcPr>
            <w:tcW w:w="0" w:type="auto"/>
            <w:hideMark/>
          </w:tcPr>
          <w:p w14:paraId="5EE879BD" w14:textId="77777777" w:rsidR="006D7475" w:rsidRPr="007C1446" w:rsidRDefault="006D7475">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48BCCD30" w14:textId="77777777" w:rsidR="00686BF0" w:rsidRPr="00686BF0" w:rsidRDefault="00686BF0" w:rsidP="00686BF0">
            <w:pPr>
              <w:spacing w:line="240" w:lineRule="auto"/>
              <w:rPr>
                <w:rFonts w:eastAsia="Times New Roman"/>
                <w:sz w:val="20"/>
                <w:szCs w:val="20"/>
                <w:lang w:val="en-US"/>
              </w:rPr>
            </w:pPr>
            <w:r w:rsidRPr="00686BF0">
              <w:rPr>
                <w:rFonts w:eastAsia="Times New Roman"/>
                <w:sz w:val="20"/>
                <w:szCs w:val="20"/>
                <w:lang w:val="en-US"/>
              </w:rPr>
              <w:t>State budget – promotion of renewable energies</w:t>
            </w:r>
          </w:p>
          <w:p w14:paraId="0E189597" w14:textId="7236BB9F" w:rsidR="00686BF0" w:rsidRPr="00686BF0" w:rsidRDefault="10306BFA" w:rsidP="00686BF0">
            <w:pPr>
              <w:spacing w:line="240" w:lineRule="auto"/>
              <w:rPr>
                <w:rFonts w:eastAsia="Times New Roman"/>
                <w:sz w:val="20"/>
                <w:szCs w:val="20"/>
                <w:lang w:val="en-US"/>
              </w:rPr>
            </w:pPr>
            <w:r w:rsidRPr="3B454834">
              <w:rPr>
                <w:rFonts w:eastAsia="Times New Roman"/>
                <w:sz w:val="20"/>
                <w:szCs w:val="20"/>
                <w:lang w:val="en-US"/>
              </w:rPr>
              <w:t>Measures taken by the</w:t>
            </w:r>
            <w:r w:rsidR="5DC1D068" w:rsidRPr="3B454834">
              <w:rPr>
                <w:rFonts w:eastAsia="Times New Roman"/>
                <w:sz w:val="20"/>
                <w:szCs w:val="20"/>
                <w:lang w:val="en-US"/>
              </w:rPr>
              <w:t xml:space="preserve"> Federal Ministry for Economic Affairs and Energy</w:t>
            </w:r>
            <w:r w:rsidRPr="3B454834">
              <w:rPr>
                <w:rFonts w:eastAsia="Times New Roman"/>
                <w:sz w:val="20"/>
                <w:szCs w:val="20"/>
                <w:lang w:val="en-US"/>
              </w:rPr>
              <w:t xml:space="preserve"> </w:t>
            </w:r>
            <w:r w:rsidR="7CE5A0D7" w:rsidRPr="3B454834">
              <w:rPr>
                <w:rFonts w:eastAsia="Times New Roman"/>
                <w:sz w:val="20"/>
                <w:szCs w:val="20"/>
                <w:lang w:val="en-US"/>
              </w:rPr>
              <w:t>(</w:t>
            </w:r>
            <w:r w:rsidRPr="3B454834">
              <w:rPr>
                <w:rFonts w:eastAsia="Times New Roman"/>
                <w:sz w:val="20"/>
                <w:szCs w:val="20"/>
                <w:lang w:val="en-US"/>
              </w:rPr>
              <w:t>BMWE</w:t>
            </w:r>
            <w:r w:rsidR="6C9DE833" w:rsidRPr="3B454834">
              <w:rPr>
                <w:rFonts w:eastAsia="Times New Roman"/>
                <w:sz w:val="20"/>
                <w:szCs w:val="20"/>
                <w:lang w:val="en-US"/>
              </w:rPr>
              <w:t>)</w:t>
            </w:r>
          </w:p>
          <w:p w14:paraId="17932D7E" w14:textId="606DA97B" w:rsidR="006D7475" w:rsidRPr="000C12AD" w:rsidRDefault="00686BF0" w:rsidP="044DB4E3">
            <w:pPr>
              <w:spacing w:line="240" w:lineRule="auto"/>
              <w:rPr>
                <w:rFonts w:eastAsia="Times New Roman"/>
                <w:sz w:val="20"/>
                <w:szCs w:val="20"/>
                <w:lang w:val="en-US"/>
              </w:rPr>
            </w:pPr>
            <w:r w:rsidRPr="00686BF0">
              <w:rPr>
                <w:rFonts w:eastAsia="Times New Roman"/>
                <w:sz w:val="20"/>
                <w:szCs w:val="20"/>
                <w:lang w:val="en-US"/>
              </w:rPr>
              <w:t>Reduction of bureaucracy</w:t>
            </w:r>
          </w:p>
        </w:tc>
      </w:tr>
    </w:tbl>
    <w:p w14:paraId="59C0CDD9" w14:textId="77777777" w:rsidR="006D7475" w:rsidRDefault="006D7475" w:rsidP="006D7475">
      <w:pPr>
        <w:rPr>
          <w:lang w:val="en-GB" w:eastAsia="en-GB"/>
        </w:rPr>
      </w:pPr>
    </w:p>
    <w:tbl>
      <w:tblPr>
        <w:tblStyle w:val="Tabellenraster"/>
        <w:tblW w:w="0" w:type="auto"/>
        <w:tblLook w:val="04A0" w:firstRow="1" w:lastRow="0" w:firstColumn="1" w:lastColumn="0" w:noHBand="0" w:noVBand="1"/>
      </w:tblPr>
      <w:tblGrid>
        <w:gridCol w:w="2003"/>
        <w:gridCol w:w="7437"/>
      </w:tblGrid>
      <w:tr w:rsidR="003873BE" w:rsidRPr="007C1446" w14:paraId="236C2EC9" w14:textId="77777777">
        <w:tc>
          <w:tcPr>
            <w:tcW w:w="0" w:type="auto"/>
            <w:hideMark/>
          </w:tcPr>
          <w:p w14:paraId="5FEE7132" w14:textId="77777777" w:rsidR="003873BE" w:rsidRPr="007C1446" w:rsidRDefault="003873BE">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59797436" w14:textId="77777777" w:rsidR="003873BE" w:rsidRPr="007C1446" w:rsidRDefault="003873B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3873BE" w:rsidRPr="007C1446" w14:paraId="7E3DF36B" w14:textId="77777777">
        <w:tc>
          <w:tcPr>
            <w:tcW w:w="0" w:type="auto"/>
            <w:hideMark/>
          </w:tcPr>
          <w:p w14:paraId="084B8F78" w14:textId="77777777" w:rsidR="003873BE" w:rsidRPr="007C1446" w:rsidRDefault="003873BE">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078477A1" w14:textId="1B703381" w:rsidR="00895DE2" w:rsidRPr="00895DE2" w:rsidRDefault="00895DE2" w:rsidP="00895DE2">
            <w:pPr>
              <w:spacing w:line="240" w:lineRule="auto"/>
              <w:rPr>
                <w:rFonts w:eastAsia="Times New Roman"/>
                <w:sz w:val="20"/>
                <w:szCs w:val="20"/>
                <w:lang w:val="de-DE"/>
              </w:rPr>
            </w:pPr>
            <w:r w:rsidRPr="00895DE2">
              <w:rPr>
                <w:rFonts w:eastAsia="Times New Roman"/>
                <w:sz w:val="20"/>
                <w:szCs w:val="20"/>
                <w:lang w:val="de-DE"/>
              </w:rPr>
              <w:t>Electricity Tax Act</w:t>
            </w:r>
            <w:r w:rsidR="00DE29A0">
              <w:rPr>
                <w:rFonts w:eastAsia="Times New Roman"/>
                <w:sz w:val="20"/>
                <w:szCs w:val="20"/>
                <w:lang w:val="de-DE"/>
              </w:rPr>
              <w:t xml:space="preserve"> </w:t>
            </w:r>
          </w:p>
          <w:p w14:paraId="55CB95C8" w14:textId="051B687F" w:rsidR="003873BE" w:rsidRPr="007C1446" w:rsidRDefault="003873BE">
            <w:pPr>
              <w:spacing w:line="240" w:lineRule="auto"/>
              <w:rPr>
                <w:rFonts w:eastAsia="Times New Roman"/>
                <w:sz w:val="20"/>
                <w:szCs w:val="20"/>
                <w:lang w:val="en-US"/>
              </w:rPr>
            </w:pPr>
          </w:p>
        </w:tc>
      </w:tr>
      <w:tr w:rsidR="003873BE" w:rsidRPr="007C1446" w14:paraId="5601C4BF" w14:textId="77777777">
        <w:tc>
          <w:tcPr>
            <w:tcW w:w="0" w:type="auto"/>
            <w:hideMark/>
          </w:tcPr>
          <w:p w14:paraId="29B040F1" w14:textId="77777777" w:rsidR="003873BE" w:rsidRPr="007C1446" w:rsidRDefault="003873BE">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69B814C5" w14:textId="6905AAA9" w:rsidR="003873BE" w:rsidRPr="007C1446" w:rsidRDefault="002908E1">
            <w:pPr>
              <w:spacing w:line="240" w:lineRule="auto"/>
              <w:rPr>
                <w:rFonts w:eastAsia="Times New Roman"/>
                <w:sz w:val="20"/>
                <w:szCs w:val="20"/>
                <w:lang w:val="en-US"/>
              </w:rPr>
            </w:pPr>
            <w:r>
              <w:rPr>
                <w:rFonts w:eastAsia="Times New Roman"/>
                <w:sz w:val="20"/>
                <w:szCs w:val="20"/>
                <w:lang w:val="en-US"/>
              </w:rPr>
              <w:t>Energy</w:t>
            </w:r>
          </w:p>
        </w:tc>
      </w:tr>
      <w:tr w:rsidR="003873BE" w:rsidRPr="005148F7" w14:paraId="163E16DE" w14:textId="77777777">
        <w:tc>
          <w:tcPr>
            <w:tcW w:w="0" w:type="auto"/>
            <w:hideMark/>
          </w:tcPr>
          <w:p w14:paraId="1CE5C4E8" w14:textId="77777777" w:rsidR="003873BE" w:rsidRPr="007C1446" w:rsidRDefault="003873BE">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17697332" w14:textId="611A25BC" w:rsidR="003873BE" w:rsidRPr="00392242" w:rsidRDefault="00392242">
            <w:pPr>
              <w:spacing w:line="240" w:lineRule="auto"/>
            </w:pPr>
            <w:r w:rsidRPr="00392242">
              <w:rPr>
                <w:rFonts w:eastAsia="Times New Roman"/>
                <w:sz w:val="20"/>
                <w:szCs w:val="20"/>
                <w:lang w:val="en-US"/>
              </w:rPr>
              <w:t>Environmental factor: Higher electricity tax should lead to lower electricity consumption and a transition to renewable energy.</w:t>
            </w:r>
          </w:p>
          <w:p w14:paraId="4EC27A5E" w14:textId="65A445F9" w:rsidR="003873BE" w:rsidRPr="00392242" w:rsidRDefault="003873BE" w:rsidP="3B454834">
            <w:pPr>
              <w:spacing w:line="240" w:lineRule="auto"/>
              <w:rPr>
                <w:rFonts w:eastAsia="Times New Roman"/>
                <w:sz w:val="20"/>
                <w:szCs w:val="20"/>
                <w:lang w:val="en-US"/>
              </w:rPr>
            </w:pPr>
          </w:p>
          <w:p w14:paraId="35BFB2E0" w14:textId="4C41E7D2" w:rsidR="003873BE" w:rsidRPr="005148F7" w:rsidRDefault="6733FCA2">
            <w:pPr>
              <w:spacing w:line="240" w:lineRule="auto"/>
              <w:rPr>
                <w:rFonts w:eastAsia="Times New Roman"/>
                <w:i/>
                <w:sz w:val="20"/>
                <w:szCs w:val="20"/>
                <w:lang w:val="de-DE"/>
              </w:rPr>
            </w:pPr>
            <w:r w:rsidRPr="005148F7">
              <w:rPr>
                <w:rFonts w:eastAsia="Times New Roman"/>
                <w:i/>
                <w:iCs/>
                <w:sz w:val="20"/>
                <w:szCs w:val="20"/>
                <w:lang w:val="de-DE"/>
              </w:rPr>
              <w:t xml:space="preserve">See Bundesverband für Erneuerbare Energien (2025). </w:t>
            </w:r>
          </w:p>
        </w:tc>
      </w:tr>
      <w:tr w:rsidR="003873BE" w:rsidRPr="007C1446" w14:paraId="1EDA8223" w14:textId="77777777">
        <w:tc>
          <w:tcPr>
            <w:tcW w:w="0" w:type="auto"/>
            <w:hideMark/>
          </w:tcPr>
          <w:p w14:paraId="66FFEDCE" w14:textId="77777777" w:rsidR="003873BE" w:rsidRPr="007C1446" w:rsidRDefault="003873B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724B1CB6" w14:textId="363CC424" w:rsidR="007A757B" w:rsidRPr="007A757B" w:rsidRDefault="00225DBC" w:rsidP="007A757B">
            <w:pPr>
              <w:spacing w:line="240" w:lineRule="auto"/>
              <w:rPr>
                <w:rFonts w:eastAsia="Times New Roman"/>
                <w:sz w:val="20"/>
                <w:szCs w:val="20"/>
                <w:lang w:val="en-US"/>
              </w:rPr>
            </w:pPr>
            <w:r w:rsidRPr="00225DBC">
              <w:rPr>
                <w:rFonts w:eastAsia="Times New Roman"/>
                <w:sz w:val="20"/>
                <w:szCs w:val="20"/>
                <w:lang w:val="en-US"/>
              </w:rPr>
              <w:t>Financial vulnerabil</w:t>
            </w:r>
            <w:r>
              <w:rPr>
                <w:rFonts w:eastAsia="Times New Roman"/>
                <w:sz w:val="20"/>
                <w:szCs w:val="20"/>
                <w:lang w:val="en-US"/>
              </w:rPr>
              <w:t xml:space="preserve">ity: </w:t>
            </w:r>
            <w:r w:rsidR="007A757B" w:rsidRPr="007A757B">
              <w:rPr>
                <w:rFonts w:eastAsia="Times New Roman"/>
                <w:sz w:val="20"/>
                <w:szCs w:val="20"/>
                <w:lang w:val="en-US"/>
              </w:rPr>
              <w:t>Redistribution issues, financing inequalities</w:t>
            </w:r>
          </w:p>
          <w:p w14:paraId="0352E9A8" w14:textId="45D40831" w:rsidR="003873BE" w:rsidRPr="007C1446" w:rsidRDefault="003873BE">
            <w:pPr>
              <w:spacing w:line="240" w:lineRule="auto"/>
              <w:rPr>
                <w:rFonts w:eastAsia="Times New Roman"/>
                <w:sz w:val="20"/>
                <w:szCs w:val="20"/>
              </w:rPr>
            </w:pPr>
          </w:p>
        </w:tc>
      </w:tr>
      <w:tr w:rsidR="003873BE" w:rsidRPr="007C1446" w14:paraId="39EDC650" w14:textId="77777777">
        <w:tc>
          <w:tcPr>
            <w:tcW w:w="0" w:type="auto"/>
            <w:hideMark/>
          </w:tcPr>
          <w:p w14:paraId="3FBF43B9" w14:textId="77777777" w:rsidR="003873BE" w:rsidRPr="007C1446" w:rsidRDefault="003873BE">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465D811D" w14:textId="77777777" w:rsidR="007A757B" w:rsidRPr="007A757B" w:rsidRDefault="007A757B" w:rsidP="009B782A">
            <w:pPr>
              <w:numPr>
                <w:ilvl w:val="0"/>
                <w:numId w:val="13"/>
              </w:numPr>
              <w:spacing w:line="240" w:lineRule="auto"/>
              <w:rPr>
                <w:rFonts w:eastAsia="Times New Roman"/>
                <w:sz w:val="20"/>
                <w:szCs w:val="20"/>
                <w:lang w:val="en-US"/>
              </w:rPr>
            </w:pPr>
            <w:r w:rsidRPr="007A757B">
              <w:rPr>
                <w:rFonts w:eastAsia="Times New Roman"/>
                <w:sz w:val="20"/>
                <w:szCs w:val="20"/>
                <w:lang w:val="en-US"/>
              </w:rPr>
              <w:t>Benefits for companies, but not for end consumers</w:t>
            </w:r>
          </w:p>
          <w:p w14:paraId="0C2F14B3" w14:textId="77777777" w:rsidR="007A757B" w:rsidRPr="007A757B" w:rsidRDefault="007A757B" w:rsidP="009B782A">
            <w:pPr>
              <w:numPr>
                <w:ilvl w:val="0"/>
                <w:numId w:val="13"/>
              </w:numPr>
              <w:spacing w:line="240" w:lineRule="auto"/>
              <w:rPr>
                <w:rFonts w:eastAsia="Times New Roman"/>
                <w:sz w:val="20"/>
                <w:szCs w:val="20"/>
                <w:lang w:val="en-US"/>
              </w:rPr>
            </w:pPr>
            <w:r w:rsidRPr="007A757B">
              <w:rPr>
                <w:rFonts w:eastAsia="Times New Roman"/>
                <w:sz w:val="20"/>
                <w:szCs w:val="20"/>
                <w:lang w:val="en-US"/>
              </w:rPr>
              <w:t>No distinction between different energy sources or fossil fuels vs. renewables</w:t>
            </w:r>
          </w:p>
          <w:p w14:paraId="0539BE5E" w14:textId="77777777" w:rsidR="007A757B" w:rsidRPr="007A757B" w:rsidRDefault="007A757B" w:rsidP="009B782A">
            <w:pPr>
              <w:numPr>
                <w:ilvl w:val="0"/>
                <w:numId w:val="13"/>
              </w:numPr>
              <w:spacing w:line="240" w:lineRule="auto"/>
              <w:rPr>
                <w:rFonts w:eastAsia="Times New Roman"/>
                <w:sz w:val="20"/>
                <w:szCs w:val="20"/>
                <w:lang w:val="en-US"/>
              </w:rPr>
            </w:pPr>
            <w:r w:rsidRPr="007A757B">
              <w:rPr>
                <w:rFonts w:eastAsia="Times New Roman"/>
                <w:sz w:val="20"/>
                <w:szCs w:val="20"/>
                <w:lang w:val="en-US"/>
              </w:rPr>
              <w:t>Uncertainty as to the extent to which the benefits will affect end consumers</w:t>
            </w:r>
          </w:p>
          <w:p w14:paraId="2795D3DE" w14:textId="049AEC07" w:rsidR="003873BE" w:rsidRPr="007C1446" w:rsidRDefault="003873BE">
            <w:pPr>
              <w:spacing w:line="240" w:lineRule="auto"/>
              <w:rPr>
                <w:rFonts w:eastAsia="Times New Roman"/>
                <w:sz w:val="20"/>
                <w:szCs w:val="20"/>
              </w:rPr>
            </w:pPr>
          </w:p>
        </w:tc>
      </w:tr>
      <w:tr w:rsidR="003873BE" w:rsidRPr="007C1446" w14:paraId="006A3147" w14:textId="77777777">
        <w:tc>
          <w:tcPr>
            <w:tcW w:w="0" w:type="auto"/>
            <w:hideMark/>
          </w:tcPr>
          <w:p w14:paraId="71DDBCA8" w14:textId="77777777" w:rsidR="003873BE" w:rsidRPr="007C1446" w:rsidRDefault="003873BE">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5D55FA7F" w14:textId="77777777" w:rsidR="007A757B" w:rsidRPr="007A757B" w:rsidRDefault="007A757B" w:rsidP="009B782A">
            <w:pPr>
              <w:numPr>
                <w:ilvl w:val="0"/>
                <w:numId w:val="14"/>
              </w:numPr>
              <w:spacing w:line="240" w:lineRule="auto"/>
              <w:rPr>
                <w:rFonts w:eastAsia="Times New Roman"/>
                <w:sz w:val="20"/>
                <w:szCs w:val="20"/>
                <w:lang w:val="en-US"/>
              </w:rPr>
            </w:pPr>
            <w:r w:rsidRPr="007A757B">
              <w:rPr>
                <w:rFonts w:eastAsia="Times New Roman"/>
                <w:sz w:val="20"/>
                <w:szCs w:val="20"/>
                <w:lang w:val="en-US"/>
              </w:rPr>
              <w:t>Reduction of electricity tax for end consumers of green electricity, reduction according to social grading</w:t>
            </w:r>
          </w:p>
          <w:p w14:paraId="4677CB17" w14:textId="77777777" w:rsidR="007A757B" w:rsidRPr="007A757B" w:rsidRDefault="007A757B" w:rsidP="009B782A">
            <w:pPr>
              <w:numPr>
                <w:ilvl w:val="0"/>
                <w:numId w:val="14"/>
              </w:numPr>
              <w:spacing w:line="240" w:lineRule="auto"/>
              <w:rPr>
                <w:rFonts w:eastAsia="Times New Roman"/>
                <w:sz w:val="20"/>
                <w:szCs w:val="20"/>
                <w:lang w:val="en-US"/>
              </w:rPr>
            </w:pPr>
            <w:r w:rsidRPr="007A757B">
              <w:rPr>
                <w:rFonts w:eastAsia="Times New Roman"/>
                <w:sz w:val="20"/>
                <w:szCs w:val="20"/>
                <w:lang w:val="en-US"/>
              </w:rPr>
              <w:t>Higher pricing for fossil fuel companies, including the gas industry</w:t>
            </w:r>
          </w:p>
          <w:p w14:paraId="7CB7178E" w14:textId="77777777" w:rsidR="007A757B" w:rsidRPr="007A757B" w:rsidRDefault="007A757B" w:rsidP="009B782A">
            <w:pPr>
              <w:numPr>
                <w:ilvl w:val="0"/>
                <w:numId w:val="14"/>
              </w:numPr>
              <w:spacing w:line="240" w:lineRule="auto"/>
              <w:rPr>
                <w:rFonts w:eastAsia="Times New Roman"/>
                <w:sz w:val="20"/>
                <w:szCs w:val="20"/>
                <w:lang w:val="en-US"/>
              </w:rPr>
            </w:pPr>
            <w:r w:rsidRPr="007A757B">
              <w:rPr>
                <w:rFonts w:eastAsia="Times New Roman"/>
                <w:sz w:val="20"/>
                <w:szCs w:val="20"/>
                <w:lang w:val="en-US"/>
              </w:rPr>
              <w:t xml:space="preserve">Distinction between climate-damaging and climate-friendly companies </w:t>
            </w:r>
          </w:p>
          <w:p w14:paraId="629B71D0" w14:textId="31567868" w:rsidR="003873BE" w:rsidRPr="007C1446" w:rsidRDefault="003873BE">
            <w:pPr>
              <w:spacing w:line="240" w:lineRule="auto"/>
              <w:rPr>
                <w:rFonts w:eastAsia="Times New Roman"/>
                <w:sz w:val="20"/>
                <w:szCs w:val="20"/>
                <w:lang w:val="en-US"/>
              </w:rPr>
            </w:pPr>
          </w:p>
        </w:tc>
      </w:tr>
      <w:tr w:rsidR="003873BE" w:rsidRPr="007C1446" w14:paraId="04562EA7" w14:textId="77777777">
        <w:tc>
          <w:tcPr>
            <w:tcW w:w="0" w:type="auto"/>
            <w:hideMark/>
          </w:tcPr>
          <w:p w14:paraId="04F115D0" w14:textId="77777777" w:rsidR="003873BE" w:rsidRPr="007C1446" w:rsidRDefault="003873BE">
            <w:pPr>
              <w:spacing w:line="240" w:lineRule="auto"/>
              <w:rPr>
                <w:rFonts w:eastAsia="Times New Roman"/>
                <w:sz w:val="20"/>
                <w:szCs w:val="20"/>
              </w:rPr>
            </w:pPr>
            <w:r w:rsidRPr="007C1446">
              <w:rPr>
                <w:rFonts w:eastAsia="Times New Roman"/>
                <w:b/>
                <w:bCs/>
                <w:sz w:val="20"/>
                <w:szCs w:val="20"/>
              </w:rPr>
              <w:lastRenderedPageBreak/>
              <w:t>Policy type(s)</w:t>
            </w:r>
          </w:p>
        </w:tc>
        <w:tc>
          <w:tcPr>
            <w:tcW w:w="0" w:type="auto"/>
            <w:hideMark/>
          </w:tcPr>
          <w:p w14:paraId="2FDE75B3" w14:textId="49007BF0" w:rsidR="003873BE" w:rsidRPr="007C1446" w:rsidRDefault="003873BE">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8C542E">
              <w:rPr>
                <w:rFonts w:eastAsia="Times New Roman"/>
                <w:sz w:val="20"/>
                <w:szCs w:val="20"/>
                <w:lang w:val="en-US"/>
              </w:rPr>
              <w:t xml:space="preserve"> </w:t>
            </w:r>
            <w:r w:rsidR="008C542E" w:rsidRPr="008C542E">
              <w:rPr>
                <w:rFonts w:eastAsia="Times New Roman"/>
                <w:b/>
                <w:bCs/>
                <w:sz w:val="20"/>
                <w:szCs w:val="20"/>
                <w:lang w:val="en-US"/>
              </w:rPr>
              <w:t>x</w:t>
            </w:r>
            <w:r w:rsidRPr="044DB4E3">
              <w:rPr>
                <w:rFonts w:eastAsia="Times New Roman"/>
                <w:sz w:val="20"/>
                <w:szCs w:val="20"/>
                <w:lang w:val="en-US"/>
              </w:rPr>
              <w:t xml:space="preserve"> Regulation (laws, standards, bans, requirements)</w:t>
            </w:r>
            <w:r w:rsidR="008C542E">
              <w:rPr>
                <w:rFonts w:eastAsia="Times New Roman"/>
                <w:sz w:val="20"/>
                <w:szCs w:val="20"/>
                <w:lang w:val="en-US"/>
              </w:rPr>
              <w:t xml:space="preserve"> </w:t>
            </w:r>
            <w:r w:rsidR="008C542E" w:rsidRPr="008C542E">
              <w:rPr>
                <w:rFonts w:eastAsia="Times New Roman"/>
                <w:b/>
                <w:bCs/>
                <w:sz w:val="20"/>
                <w:szCs w:val="20"/>
                <w:lang w:val="en-US"/>
              </w:rPr>
              <w:t>x</w:t>
            </w:r>
            <w:r w:rsidRPr="044DB4E3">
              <w:rPr>
                <w:rFonts w:eastAsia="Times New Roman"/>
                <w:sz w:val="20"/>
                <w:szCs w:val="20"/>
                <w:lang w:val="en-US"/>
              </w:rPr>
              <w:t xml:space="preserve"> Economic incentives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3873BE" w:rsidRPr="007C1446" w14:paraId="5B6AE23C" w14:textId="77777777">
        <w:tc>
          <w:tcPr>
            <w:tcW w:w="0" w:type="auto"/>
            <w:hideMark/>
          </w:tcPr>
          <w:p w14:paraId="79486FF4" w14:textId="77777777" w:rsidR="003873BE" w:rsidRPr="007C1446" w:rsidRDefault="003873B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1B4981EF" w14:textId="77777777" w:rsidR="00E37331" w:rsidRPr="00E37331" w:rsidRDefault="00E37331" w:rsidP="00E37331">
            <w:pPr>
              <w:spacing w:line="240" w:lineRule="auto"/>
              <w:rPr>
                <w:rFonts w:eastAsia="Times New Roman"/>
                <w:sz w:val="20"/>
                <w:szCs w:val="20"/>
                <w:lang w:val="en-US"/>
              </w:rPr>
            </w:pPr>
            <w:r w:rsidRPr="00E37331">
              <w:rPr>
                <w:rFonts w:eastAsia="Times New Roman"/>
                <w:sz w:val="20"/>
                <w:szCs w:val="20"/>
                <w:lang w:val="en-US"/>
              </w:rPr>
              <w:t>Citizens/consumers</w:t>
            </w:r>
          </w:p>
          <w:p w14:paraId="6E0A6F29" w14:textId="77777777" w:rsidR="00E37331" w:rsidRPr="00E37331" w:rsidRDefault="00E37331" w:rsidP="00E37331">
            <w:pPr>
              <w:spacing w:line="240" w:lineRule="auto"/>
              <w:rPr>
                <w:rFonts w:eastAsia="Times New Roman"/>
                <w:sz w:val="20"/>
                <w:szCs w:val="20"/>
                <w:lang w:val="en-US"/>
              </w:rPr>
            </w:pPr>
            <w:r w:rsidRPr="00E37331">
              <w:rPr>
                <w:rFonts w:eastAsia="Times New Roman"/>
                <w:sz w:val="20"/>
                <w:szCs w:val="20"/>
                <w:lang w:val="en-US"/>
              </w:rPr>
              <w:t>RE companies</w:t>
            </w:r>
          </w:p>
          <w:p w14:paraId="215760B9" w14:textId="77777777" w:rsidR="00E37331" w:rsidRPr="00E37331" w:rsidRDefault="00E37331" w:rsidP="00E37331">
            <w:pPr>
              <w:spacing w:line="240" w:lineRule="auto"/>
              <w:rPr>
                <w:rFonts w:eastAsia="Times New Roman"/>
                <w:sz w:val="20"/>
                <w:szCs w:val="20"/>
                <w:lang w:val="en-US"/>
              </w:rPr>
            </w:pPr>
            <w:r w:rsidRPr="00E37331">
              <w:rPr>
                <w:rFonts w:eastAsia="Times New Roman"/>
                <w:sz w:val="20"/>
                <w:szCs w:val="20"/>
                <w:lang w:val="en-US"/>
              </w:rPr>
              <w:t>People affected by energy poverty</w:t>
            </w:r>
          </w:p>
          <w:p w14:paraId="6AFBDD6F" w14:textId="77777777" w:rsidR="00E37331" w:rsidRPr="007C1446" w:rsidRDefault="00E37331">
            <w:pPr>
              <w:spacing w:line="240" w:lineRule="auto"/>
              <w:rPr>
                <w:rFonts w:eastAsia="Times New Roman"/>
                <w:sz w:val="20"/>
                <w:szCs w:val="20"/>
              </w:rPr>
            </w:pPr>
          </w:p>
        </w:tc>
      </w:tr>
      <w:tr w:rsidR="003873BE" w:rsidRPr="007C1446" w14:paraId="7F4ABA4B" w14:textId="77777777">
        <w:tc>
          <w:tcPr>
            <w:tcW w:w="0" w:type="auto"/>
            <w:gridSpan w:val="2"/>
          </w:tcPr>
          <w:p w14:paraId="2E75FBD4" w14:textId="77777777" w:rsidR="003873BE" w:rsidRPr="007C1446" w:rsidRDefault="003873BE">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3873BE" w:rsidRPr="007C1446" w14:paraId="562C73E6" w14:textId="77777777">
        <w:tc>
          <w:tcPr>
            <w:tcW w:w="0" w:type="auto"/>
          </w:tcPr>
          <w:p w14:paraId="70D9DDFB" w14:textId="77777777" w:rsidR="003873BE" w:rsidRPr="007C1446" w:rsidRDefault="003873BE">
            <w:pPr>
              <w:spacing w:line="240" w:lineRule="auto"/>
              <w:rPr>
                <w:rFonts w:eastAsia="Times New Roman"/>
                <w:sz w:val="20"/>
                <w:szCs w:val="20"/>
              </w:rPr>
            </w:pPr>
            <w:r w:rsidRPr="007C1446">
              <w:rPr>
                <w:rFonts w:eastAsia="Times New Roman"/>
                <w:sz w:val="20"/>
                <w:szCs w:val="20"/>
              </w:rPr>
              <w:t>Age range</w:t>
            </w:r>
          </w:p>
        </w:tc>
        <w:tc>
          <w:tcPr>
            <w:tcW w:w="0" w:type="auto"/>
          </w:tcPr>
          <w:p w14:paraId="7125E76F" w14:textId="77777777" w:rsidR="003873BE" w:rsidRPr="007C1446" w:rsidRDefault="003873BE">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3873BE" w:rsidRPr="007C1446" w14:paraId="5435BBC8" w14:textId="77777777">
        <w:tc>
          <w:tcPr>
            <w:tcW w:w="0" w:type="auto"/>
            <w:hideMark/>
          </w:tcPr>
          <w:p w14:paraId="02673206" w14:textId="77777777" w:rsidR="003873BE" w:rsidRPr="007C1446" w:rsidRDefault="003873B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BF6C022" w14:textId="77777777" w:rsidR="003873BE" w:rsidRPr="007C1446" w:rsidRDefault="003873B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3873BE" w:rsidRPr="007C1446" w14:paraId="7D6C14F1" w14:textId="77777777">
        <w:tc>
          <w:tcPr>
            <w:tcW w:w="0" w:type="auto"/>
            <w:hideMark/>
          </w:tcPr>
          <w:p w14:paraId="2C71D9EC" w14:textId="77777777" w:rsidR="003873BE" w:rsidRPr="007C1446" w:rsidRDefault="003873BE">
            <w:pPr>
              <w:spacing w:line="240" w:lineRule="auto"/>
              <w:rPr>
                <w:rFonts w:eastAsia="Times New Roman"/>
                <w:sz w:val="20"/>
                <w:szCs w:val="20"/>
              </w:rPr>
            </w:pPr>
            <w:r w:rsidRPr="007C1446">
              <w:rPr>
                <w:rFonts w:eastAsia="Times New Roman"/>
                <w:sz w:val="20"/>
                <w:szCs w:val="20"/>
              </w:rPr>
              <w:t>Gender</w:t>
            </w:r>
          </w:p>
        </w:tc>
        <w:tc>
          <w:tcPr>
            <w:tcW w:w="0" w:type="auto"/>
            <w:hideMark/>
          </w:tcPr>
          <w:p w14:paraId="26C20CA6" w14:textId="463AEDAB" w:rsidR="003873BE" w:rsidRPr="007C1446" w:rsidRDefault="007535D2">
            <w:pPr>
              <w:spacing w:line="240" w:lineRule="auto"/>
              <w:rPr>
                <w:rFonts w:eastAsia="Times New Roman"/>
                <w:sz w:val="20"/>
                <w:szCs w:val="20"/>
                <w:lang w:val="en-US"/>
              </w:rPr>
            </w:pPr>
            <w:r w:rsidRPr="007535D2">
              <w:rPr>
                <w:rFonts w:eastAsia="Times New Roman"/>
                <w:b/>
                <w:bCs/>
                <w:sz w:val="20"/>
                <w:szCs w:val="20"/>
                <w:lang w:val="en-US"/>
              </w:rPr>
              <w:t>X</w:t>
            </w:r>
            <w:r>
              <w:rPr>
                <w:rFonts w:eastAsia="Times New Roman"/>
                <w:sz w:val="20"/>
                <w:szCs w:val="20"/>
                <w:lang w:val="en-US"/>
              </w:rPr>
              <w:t xml:space="preserve"> </w:t>
            </w:r>
            <w:r w:rsidR="003873BE" w:rsidRPr="044DB4E3">
              <w:rPr>
                <w:rFonts w:eastAsia="Times New Roman"/>
                <w:sz w:val="20"/>
                <w:szCs w:val="20"/>
                <w:lang w:val="en-US"/>
              </w:rPr>
              <w:t>Woman</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Male</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Non-binary</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Other </w:t>
            </w:r>
          </w:p>
        </w:tc>
      </w:tr>
      <w:tr w:rsidR="003873BE" w:rsidRPr="007C1446" w14:paraId="02564ED3" w14:textId="77777777">
        <w:tc>
          <w:tcPr>
            <w:tcW w:w="0" w:type="auto"/>
          </w:tcPr>
          <w:p w14:paraId="366C5D2F" w14:textId="77777777" w:rsidR="003873BE" w:rsidRPr="007C1446" w:rsidRDefault="003873B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763FA2D2" w14:textId="77777777" w:rsidR="003873BE" w:rsidRPr="007C1446" w:rsidRDefault="003873BE">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3873BE" w:rsidRPr="007C1446" w14:paraId="731AD8E8" w14:textId="77777777">
        <w:tc>
          <w:tcPr>
            <w:tcW w:w="0" w:type="auto"/>
            <w:hideMark/>
          </w:tcPr>
          <w:p w14:paraId="441AA3EF" w14:textId="77777777" w:rsidR="003873BE" w:rsidRPr="007C1446" w:rsidRDefault="003873B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4D0FD2E7"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3873BE" w:rsidRPr="007C1446" w14:paraId="431842EA" w14:textId="77777777">
        <w:tc>
          <w:tcPr>
            <w:tcW w:w="0" w:type="auto"/>
            <w:hideMark/>
          </w:tcPr>
          <w:p w14:paraId="6800392F" w14:textId="77777777" w:rsidR="003873BE" w:rsidRPr="007C1446" w:rsidRDefault="003873B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6B9EB87B"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3873BE" w:rsidRPr="007C1446" w14:paraId="5BE12F11" w14:textId="77777777">
        <w:tc>
          <w:tcPr>
            <w:tcW w:w="0" w:type="auto"/>
            <w:hideMark/>
          </w:tcPr>
          <w:p w14:paraId="14CBEB25" w14:textId="77777777" w:rsidR="003873BE" w:rsidRPr="007C1446" w:rsidRDefault="003873B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6E089FA3" w14:textId="36460B52" w:rsidR="003873BE" w:rsidRPr="007C1446" w:rsidRDefault="3A933634">
            <w:pPr>
              <w:spacing w:line="240" w:lineRule="auto"/>
              <w:rPr>
                <w:rFonts w:eastAsia="Times New Roman"/>
                <w:sz w:val="20"/>
                <w:szCs w:val="20"/>
                <w:lang w:val="en-US"/>
              </w:rPr>
            </w:pPr>
            <w:r w:rsidRPr="54653C4A">
              <w:rPr>
                <w:rFonts w:eastAsia="Times New Roman"/>
                <w:b/>
                <w:bCs/>
                <w:sz w:val="20"/>
                <w:szCs w:val="20"/>
                <w:lang w:val="en-US"/>
              </w:rPr>
              <w:t>x</w:t>
            </w:r>
            <w:r w:rsidR="003873BE" w:rsidRPr="044DB4E3">
              <w:rPr>
                <w:rFonts w:eastAsia="Times New Roman"/>
                <w:sz w:val="20"/>
                <w:szCs w:val="20"/>
                <w:lang w:val="en-US"/>
              </w:rPr>
              <w:t xml:space="preserve"> Employed</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Unemployed</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Retired</w:t>
            </w:r>
          </w:p>
        </w:tc>
      </w:tr>
      <w:tr w:rsidR="003873BE" w:rsidRPr="007C1446" w14:paraId="2E808BEF" w14:textId="77777777">
        <w:tc>
          <w:tcPr>
            <w:tcW w:w="0" w:type="auto"/>
            <w:hideMark/>
          </w:tcPr>
          <w:p w14:paraId="68D78CF2" w14:textId="77777777" w:rsidR="003873BE" w:rsidRPr="007C1446" w:rsidRDefault="003873B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3046FDBA"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3873BE" w:rsidRPr="007C1446" w14:paraId="28AF72D3" w14:textId="77777777">
        <w:tc>
          <w:tcPr>
            <w:tcW w:w="0" w:type="auto"/>
            <w:hideMark/>
          </w:tcPr>
          <w:p w14:paraId="14850E9E" w14:textId="77777777" w:rsidR="003873BE" w:rsidRPr="007C1446" w:rsidRDefault="003873B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4F8E7F1E"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3873BE" w:rsidRPr="007C1446" w14:paraId="0A940651" w14:textId="77777777">
        <w:tc>
          <w:tcPr>
            <w:tcW w:w="0" w:type="auto"/>
            <w:hideMark/>
          </w:tcPr>
          <w:p w14:paraId="6DD4C2B8" w14:textId="77777777" w:rsidR="003873BE" w:rsidRPr="007C1446" w:rsidRDefault="003873B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163F0448"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3873BE" w:rsidRPr="007C1446" w14:paraId="6EA3FBCD" w14:textId="77777777">
        <w:tc>
          <w:tcPr>
            <w:tcW w:w="0" w:type="auto"/>
            <w:hideMark/>
          </w:tcPr>
          <w:p w14:paraId="6BC301D4" w14:textId="77777777" w:rsidR="003873BE" w:rsidRPr="007C1446" w:rsidRDefault="003873B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332A08E5" w14:textId="05E71CD0" w:rsidR="003873BE" w:rsidRPr="007C1446" w:rsidRDefault="000C12AD">
            <w:pPr>
              <w:spacing w:line="240" w:lineRule="auto"/>
              <w:rPr>
                <w:rFonts w:eastAsia="Times New Roman"/>
                <w:sz w:val="20"/>
                <w:szCs w:val="20"/>
                <w:lang w:val="en-US"/>
              </w:rPr>
            </w:pPr>
            <w:r w:rsidRPr="000C12AD">
              <w:rPr>
                <w:rFonts w:eastAsia="Times New Roman"/>
                <w:b/>
                <w:bCs/>
                <w:sz w:val="20"/>
                <w:szCs w:val="20"/>
                <w:lang w:val="en-US"/>
              </w:rPr>
              <w:t>x</w:t>
            </w:r>
            <w:r w:rsidR="003873BE" w:rsidRPr="044DB4E3">
              <w:rPr>
                <w:rFonts w:eastAsia="Times New Roman"/>
                <w:sz w:val="20"/>
                <w:szCs w:val="20"/>
                <w:lang w:val="en-US"/>
              </w:rPr>
              <w:t xml:space="preserve"> Low income</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Medium income</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High income</w:t>
            </w:r>
          </w:p>
        </w:tc>
      </w:tr>
      <w:tr w:rsidR="003873BE" w:rsidRPr="007C1446" w14:paraId="3F6EBBE6" w14:textId="77777777">
        <w:tc>
          <w:tcPr>
            <w:tcW w:w="0" w:type="auto"/>
            <w:hideMark/>
          </w:tcPr>
          <w:p w14:paraId="23FFD3AC" w14:textId="77777777" w:rsidR="003873BE" w:rsidRPr="007C1446" w:rsidRDefault="003873B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28682C0D"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p>
        </w:tc>
      </w:tr>
      <w:tr w:rsidR="003873BE" w:rsidRPr="007C1446" w14:paraId="0156B426" w14:textId="77777777">
        <w:tc>
          <w:tcPr>
            <w:tcW w:w="0" w:type="auto"/>
            <w:hideMark/>
          </w:tcPr>
          <w:p w14:paraId="162B43D8" w14:textId="77777777" w:rsidR="003873BE" w:rsidRPr="007C1446" w:rsidRDefault="003873B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14D66E6B"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3873BE" w:rsidRPr="007C1446" w14:paraId="12B6CFD2" w14:textId="77777777">
        <w:tc>
          <w:tcPr>
            <w:tcW w:w="0" w:type="auto"/>
            <w:hideMark/>
          </w:tcPr>
          <w:p w14:paraId="7649CEE6" w14:textId="77777777" w:rsidR="003873BE" w:rsidRPr="007C1446" w:rsidRDefault="003873BE">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0ED83C2E" w14:textId="77777777" w:rsidR="001B546F" w:rsidRPr="001B546F" w:rsidRDefault="001B546F" w:rsidP="001B546F">
            <w:pPr>
              <w:spacing w:line="240" w:lineRule="auto"/>
              <w:rPr>
                <w:rFonts w:eastAsia="Times New Roman"/>
                <w:sz w:val="20"/>
                <w:szCs w:val="20"/>
                <w:lang w:val="de-DE"/>
              </w:rPr>
            </w:pPr>
            <w:r w:rsidRPr="001B546F">
              <w:rPr>
                <w:rFonts w:eastAsia="Times New Roman"/>
                <w:sz w:val="20"/>
                <w:szCs w:val="20"/>
                <w:lang w:val="de-DE"/>
              </w:rPr>
              <w:t>Environment</w:t>
            </w:r>
          </w:p>
          <w:p w14:paraId="18896311" w14:textId="77777777" w:rsidR="001B546F" w:rsidRPr="001B546F" w:rsidRDefault="001B546F" w:rsidP="001B546F">
            <w:pPr>
              <w:spacing w:line="240" w:lineRule="auto"/>
              <w:rPr>
                <w:rFonts w:eastAsia="Times New Roman"/>
                <w:sz w:val="20"/>
                <w:szCs w:val="20"/>
                <w:lang w:val="de-DE"/>
              </w:rPr>
            </w:pPr>
            <w:r w:rsidRPr="001B546F">
              <w:rPr>
                <w:rFonts w:eastAsia="Times New Roman"/>
                <w:sz w:val="20"/>
                <w:szCs w:val="20"/>
                <w:lang w:val="de-DE"/>
              </w:rPr>
              <w:t>Policy &amp; Governance</w:t>
            </w:r>
          </w:p>
          <w:p w14:paraId="08933722" w14:textId="1E85D20F" w:rsidR="003873BE" w:rsidRPr="007C1446" w:rsidRDefault="003873BE">
            <w:pPr>
              <w:spacing w:line="240" w:lineRule="auto"/>
              <w:rPr>
                <w:rFonts w:eastAsia="Times New Roman"/>
                <w:sz w:val="20"/>
                <w:szCs w:val="20"/>
              </w:rPr>
            </w:pPr>
          </w:p>
        </w:tc>
      </w:tr>
      <w:tr w:rsidR="003873BE" w:rsidRPr="007C1446" w14:paraId="5B965612" w14:textId="77777777">
        <w:tc>
          <w:tcPr>
            <w:tcW w:w="0" w:type="auto"/>
            <w:hideMark/>
          </w:tcPr>
          <w:p w14:paraId="0A4F752C" w14:textId="77777777" w:rsidR="003873BE" w:rsidRPr="007C1446" w:rsidRDefault="003873BE">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740963D7" w14:textId="113E95FC" w:rsidR="009F04FC" w:rsidRPr="009F04FC" w:rsidRDefault="18EBDF14" w:rsidP="009F04FC">
            <w:pPr>
              <w:spacing w:line="240" w:lineRule="auto"/>
              <w:rPr>
                <w:rFonts w:eastAsia="Times New Roman"/>
                <w:sz w:val="20"/>
                <w:szCs w:val="20"/>
                <w:lang w:val="en-US"/>
              </w:rPr>
            </w:pPr>
            <w:commentRangeStart w:id="10"/>
            <w:r w:rsidRPr="3B454834">
              <w:rPr>
                <w:rFonts w:eastAsia="Times New Roman"/>
                <w:sz w:val="20"/>
                <w:szCs w:val="20"/>
                <w:lang w:val="en-US"/>
              </w:rPr>
              <w:t xml:space="preserve">Current government, </w:t>
            </w:r>
            <w:r w:rsidR="73E285E8" w:rsidRPr="3B454834">
              <w:rPr>
                <w:rFonts w:eastAsia="Times New Roman"/>
                <w:sz w:val="20"/>
                <w:szCs w:val="20"/>
                <w:lang w:val="en-US"/>
              </w:rPr>
              <w:t>Christian-Democratic Union (</w:t>
            </w:r>
            <w:r w:rsidRPr="3B454834">
              <w:rPr>
                <w:rFonts w:eastAsia="Times New Roman"/>
                <w:sz w:val="20"/>
                <w:szCs w:val="20"/>
                <w:lang w:val="en-US"/>
              </w:rPr>
              <w:t>CDU/CSU</w:t>
            </w:r>
            <w:r w:rsidR="64603214" w:rsidRPr="3B454834">
              <w:rPr>
                <w:rFonts w:eastAsia="Times New Roman"/>
                <w:sz w:val="20"/>
                <w:szCs w:val="20"/>
                <w:lang w:val="en-US"/>
              </w:rPr>
              <w:t>, conservative political party)</w:t>
            </w:r>
          </w:p>
          <w:p w14:paraId="254ED035" w14:textId="070D9D86" w:rsidR="003873BE" w:rsidRPr="003E3BFB" w:rsidRDefault="1FF55866">
            <w:pPr>
              <w:spacing w:line="240" w:lineRule="auto"/>
              <w:rPr>
                <w:rFonts w:eastAsia="Times New Roman"/>
                <w:sz w:val="20"/>
                <w:szCs w:val="20"/>
                <w:lang w:val="en-US"/>
              </w:rPr>
            </w:pPr>
            <w:r w:rsidRPr="3B454834">
              <w:rPr>
                <w:rFonts w:eastAsia="Times New Roman"/>
                <w:sz w:val="20"/>
                <w:szCs w:val="20"/>
                <w:lang w:val="en-US"/>
              </w:rPr>
              <w:t>The l</w:t>
            </w:r>
            <w:r w:rsidR="18EBDF14" w:rsidRPr="3B454834">
              <w:rPr>
                <w:rFonts w:eastAsia="Times New Roman"/>
                <w:sz w:val="20"/>
                <w:szCs w:val="20"/>
                <w:lang w:val="en-US"/>
              </w:rPr>
              <w:t>egislative amendment has just been passed, so new negotiations are unlikely.</w:t>
            </w:r>
            <w:r w:rsidR="37AABEF5" w:rsidRPr="3B454834">
              <w:rPr>
                <w:rFonts w:eastAsia="Times New Roman"/>
                <w:sz w:val="20"/>
                <w:szCs w:val="20"/>
                <w:lang w:val="en-US"/>
              </w:rPr>
              <w:t xml:space="preserve"> The amendment was prioritising companies instead of consumers</w:t>
            </w:r>
            <w:r w:rsidR="72A91AD7" w:rsidRPr="3B454834">
              <w:rPr>
                <w:rFonts w:eastAsia="Times New Roman"/>
                <w:sz w:val="20"/>
                <w:szCs w:val="20"/>
                <w:lang w:val="en-US"/>
              </w:rPr>
              <w:t xml:space="preserve"> without focussing on renewable or sustainable companies. The proposal of WECF/the participants of the German FITTER Labs is to further amend the Electricity Tax Act</w:t>
            </w:r>
            <w:r w:rsidR="4B9B346B" w:rsidRPr="3B454834">
              <w:rPr>
                <w:rFonts w:eastAsia="Times New Roman"/>
                <w:sz w:val="20"/>
                <w:szCs w:val="20"/>
                <w:lang w:val="en-US"/>
              </w:rPr>
              <w:t xml:space="preserve"> and focus on RE as well as on customers, integrating a social perspective towards it. Such a </w:t>
            </w:r>
            <w:r w:rsidR="53D84FE8" w:rsidRPr="3B454834">
              <w:rPr>
                <w:rFonts w:eastAsia="Times New Roman"/>
                <w:sz w:val="20"/>
                <w:szCs w:val="20"/>
                <w:lang w:val="en-US"/>
              </w:rPr>
              <w:t>proposal might be opposed by the current conservative government (in place from 2025-2029).</w:t>
            </w:r>
            <w:commentRangeEnd w:id="10"/>
            <w:r w:rsidR="0041779A" w:rsidRPr="003E3BFB">
              <w:rPr>
                <w:rStyle w:val="Kommentarzeichen"/>
                <w:rFonts w:eastAsia="Times New Roman"/>
                <w:sz w:val="20"/>
                <w:szCs w:val="20"/>
                <w:lang w:val="en-US"/>
              </w:rPr>
              <w:commentReference w:id="10"/>
            </w:r>
          </w:p>
        </w:tc>
      </w:tr>
      <w:tr w:rsidR="003873BE" w:rsidRPr="007C1446" w14:paraId="6F16C57B" w14:textId="77777777">
        <w:tc>
          <w:tcPr>
            <w:tcW w:w="0" w:type="auto"/>
            <w:hideMark/>
          </w:tcPr>
          <w:p w14:paraId="3170E20E" w14:textId="77777777" w:rsidR="003873BE" w:rsidRPr="007C1446" w:rsidRDefault="003873BE">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43BCB682" w14:textId="77777777" w:rsidR="003E3BFB" w:rsidRPr="003E3BFB" w:rsidRDefault="003E3BFB" w:rsidP="003E3BFB">
            <w:pPr>
              <w:spacing w:line="240" w:lineRule="auto"/>
              <w:rPr>
                <w:rFonts w:eastAsia="Times New Roman"/>
                <w:sz w:val="20"/>
                <w:szCs w:val="20"/>
                <w:lang w:val="en-US"/>
              </w:rPr>
            </w:pPr>
            <w:r w:rsidRPr="003E3BFB">
              <w:rPr>
                <w:rFonts w:eastAsia="Times New Roman"/>
                <w:sz w:val="20"/>
                <w:szCs w:val="20"/>
                <w:lang w:val="en-US"/>
              </w:rPr>
              <w:t>RE companies, RE stakeholders</w:t>
            </w:r>
          </w:p>
          <w:p w14:paraId="39B275C4" w14:textId="77777777" w:rsidR="003E3BFB" w:rsidRPr="003E3BFB" w:rsidRDefault="003E3BFB" w:rsidP="003E3BFB">
            <w:pPr>
              <w:spacing w:line="240" w:lineRule="auto"/>
              <w:rPr>
                <w:rFonts w:eastAsia="Times New Roman"/>
                <w:sz w:val="20"/>
                <w:szCs w:val="20"/>
                <w:lang w:val="en-US"/>
              </w:rPr>
            </w:pPr>
            <w:r w:rsidRPr="003E3BFB">
              <w:rPr>
                <w:rFonts w:eastAsia="Times New Roman"/>
                <w:sz w:val="20"/>
                <w:szCs w:val="20"/>
                <w:lang w:val="en-US"/>
              </w:rPr>
              <w:t>Consumer advice centers, consumers</w:t>
            </w:r>
          </w:p>
          <w:p w14:paraId="529D140B" w14:textId="11421322" w:rsidR="003873BE" w:rsidRPr="003E3BFB" w:rsidRDefault="003E3BFB">
            <w:pPr>
              <w:spacing w:line="240" w:lineRule="auto"/>
              <w:rPr>
                <w:rFonts w:eastAsia="Times New Roman"/>
                <w:sz w:val="20"/>
                <w:szCs w:val="20"/>
                <w:lang w:val="de-DE"/>
              </w:rPr>
            </w:pPr>
            <w:r w:rsidRPr="003E3BFB">
              <w:rPr>
                <w:rFonts w:eastAsia="Times New Roman"/>
                <w:sz w:val="20"/>
                <w:szCs w:val="20"/>
                <w:lang w:val="de-DE"/>
              </w:rPr>
              <w:t xml:space="preserve">Opposition </w:t>
            </w:r>
          </w:p>
        </w:tc>
      </w:tr>
      <w:tr w:rsidR="003873BE" w:rsidRPr="007C1446" w14:paraId="048F233F" w14:textId="77777777">
        <w:tc>
          <w:tcPr>
            <w:tcW w:w="0" w:type="auto"/>
            <w:hideMark/>
          </w:tcPr>
          <w:p w14:paraId="57A2F791" w14:textId="77777777" w:rsidR="003873BE" w:rsidRPr="007C1446" w:rsidRDefault="003873BE">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2200677E" w14:textId="4451D1F6" w:rsidR="003873BE" w:rsidRPr="00795CCC" w:rsidRDefault="00795CCC">
            <w:pPr>
              <w:spacing w:line="240" w:lineRule="auto"/>
              <w:rPr>
                <w:rFonts w:eastAsia="Times New Roman"/>
                <w:sz w:val="20"/>
                <w:szCs w:val="20"/>
                <w:lang w:val="de-DE"/>
              </w:rPr>
            </w:pPr>
            <w:r w:rsidRPr="00795CCC">
              <w:rPr>
                <w:rFonts w:eastAsia="Times New Roman"/>
                <w:sz w:val="20"/>
                <w:szCs w:val="20"/>
                <w:lang w:val="de-DE"/>
              </w:rPr>
              <w:t>2026-</w:t>
            </w:r>
            <w:r w:rsidR="7E135E1E" w:rsidRPr="3B454834">
              <w:rPr>
                <w:rFonts w:eastAsia="Times New Roman"/>
                <w:sz w:val="20"/>
                <w:szCs w:val="20"/>
                <w:lang w:val="de-DE"/>
              </w:rPr>
              <w:t>202</w:t>
            </w:r>
            <w:r w:rsidR="03E1532C" w:rsidRPr="3B454834">
              <w:rPr>
                <w:rFonts w:eastAsia="Times New Roman"/>
                <w:sz w:val="20"/>
                <w:szCs w:val="20"/>
                <w:lang w:val="de-DE"/>
              </w:rPr>
              <w:t>8</w:t>
            </w:r>
          </w:p>
        </w:tc>
      </w:tr>
      <w:tr w:rsidR="003873BE" w:rsidRPr="007C1446" w14:paraId="5E208B8B" w14:textId="77777777">
        <w:tc>
          <w:tcPr>
            <w:tcW w:w="0" w:type="auto"/>
            <w:hideMark/>
          </w:tcPr>
          <w:p w14:paraId="0247CC88" w14:textId="77777777" w:rsidR="003873BE" w:rsidRPr="007C1446" w:rsidRDefault="003873BE">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177E2A11" w14:textId="7AEC6D30" w:rsidR="003873BE" w:rsidRPr="007C1446" w:rsidRDefault="12C17AEE" w:rsidP="009B782A">
            <w:pPr>
              <w:pStyle w:val="Listenabsatz"/>
              <w:numPr>
                <w:ilvl w:val="0"/>
                <w:numId w:val="46"/>
              </w:numPr>
              <w:spacing w:line="240" w:lineRule="auto"/>
              <w:rPr>
                <w:rFonts w:eastAsia="Times New Roman"/>
                <w:sz w:val="20"/>
                <w:szCs w:val="20"/>
                <w:lang w:val="en-US"/>
              </w:rPr>
            </w:pPr>
            <w:r w:rsidRPr="40F75532">
              <w:rPr>
                <w:rFonts w:eastAsia="Times New Roman"/>
                <w:sz w:val="20"/>
                <w:szCs w:val="20"/>
                <w:lang w:val="en-US"/>
              </w:rPr>
              <w:t xml:space="preserve">State budget needs to align with the decision to reduce taxes; the taxes need to be </w:t>
            </w:r>
            <w:r w:rsidRPr="564A8AA7">
              <w:rPr>
                <w:rFonts w:eastAsia="Times New Roman"/>
                <w:sz w:val="20"/>
                <w:szCs w:val="20"/>
                <w:lang w:val="en-US"/>
              </w:rPr>
              <w:t xml:space="preserve">higher for e.g. polluting companies </w:t>
            </w:r>
          </w:p>
        </w:tc>
      </w:tr>
    </w:tbl>
    <w:p w14:paraId="14520FE2" w14:textId="77777777" w:rsidR="006D7475" w:rsidRDefault="006D7475" w:rsidP="006D7475">
      <w:pPr>
        <w:rPr>
          <w:lang w:eastAsia="en-GB"/>
        </w:rPr>
      </w:pPr>
    </w:p>
    <w:tbl>
      <w:tblPr>
        <w:tblStyle w:val="Tabellenraster"/>
        <w:tblW w:w="0" w:type="auto"/>
        <w:tblLook w:val="04A0" w:firstRow="1" w:lastRow="0" w:firstColumn="1" w:lastColumn="0" w:noHBand="0" w:noVBand="1"/>
      </w:tblPr>
      <w:tblGrid>
        <w:gridCol w:w="1989"/>
        <w:gridCol w:w="7451"/>
      </w:tblGrid>
      <w:tr w:rsidR="00FB070B" w:rsidRPr="007C1446" w14:paraId="2EC9668B" w14:textId="77777777" w:rsidTr="1F144B41">
        <w:tc>
          <w:tcPr>
            <w:tcW w:w="0" w:type="auto"/>
            <w:hideMark/>
          </w:tcPr>
          <w:p w14:paraId="34899310" w14:textId="77777777" w:rsidR="003873BE" w:rsidRPr="007C1446" w:rsidRDefault="003873BE">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1CDB93FF" w14:textId="77777777" w:rsidR="003873BE" w:rsidRPr="007C1446" w:rsidRDefault="003873B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FB070B" w:rsidRPr="007C1446" w14:paraId="6DA3133B" w14:textId="77777777" w:rsidTr="1F144B41">
        <w:tc>
          <w:tcPr>
            <w:tcW w:w="0" w:type="auto"/>
            <w:hideMark/>
          </w:tcPr>
          <w:p w14:paraId="7F6FB237" w14:textId="77777777" w:rsidR="003873BE" w:rsidRPr="007C1446" w:rsidRDefault="003873BE">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4C794FCF" w14:textId="0157AA80" w:rsidR="5934F40D" w:rsidRDefault="5934F40D" w:rsidP="3790DCA7">
            <w:pPr>
              <w:rPr>
                <w:rFonts w:eastAsia="Times New Roman"/>
                <w:sz w:val="20"/>
                <w:szCs w:val="20"/>
                <w:lang w:val="en-US"/>
              </w:rPr>
            </w:pPr>
            <w:r w:rsidRPr="3790DCA7">
              <w:rPr>
                <w:rFonts w:eastAsia="Times New Roman"/>
                <w:sz w:val="20"/>
                <w:szCs w:val="20"/>
                <w:lang w:val="en-US"/>
              </w:rPr>
              <w:t xml:space="preserve">Citizen participation laws (Bürgerbeteiligungsgesetze) </w:t>
            </w:r>
          </w:p>
          <w:p w14:paraId="7B14F25F" w14:textId="1FC593D4" w:rsidR="003873BE" w:rsidRPr="00D538CE" w:rsidRDefault="00D538CE" w:rsidP="0001077D">
            <w:pPr>
              <w:rPr>
                <w:rFonts w:eastAsia="Times New Roman"/>
                <w:sz w:val="20"/>
                <w:szCs w:val="20"/>
                <w:lang w:val="en-US"/>
              </w:rPr>
            </w:pPr>
            <w:r w:rsidRPr="00D538CE">
              <w:rPr>
                <w:rFonts w:eastAsia="Times New Roman"/>
                <w:sz w:val="20"/>
                <w:szCs w:val="20"/>
                <w:lang w:val="en-US"/>
              </w:rPr>
              <w:t>Standardisation of and liability in participation laws, from federal/state level to national level</w:t>
            </w:r>
          </w:p>
        </w:tc>
      </w:tr>
      <w:tr w:rsidR="00FB070B" w:rsidRPr="007C1446" w14:paraId="0238CA38" w14:textId="77777777" w:rsidTr="1F144B41">
        <w:tc>
          <w:tcPr>
            <w:tcW w:w="0" w:type="auto"/>
            <w:hideMark/>
          </w:tcPr>
          <w:p w14:paraId="2425ADDB" w14:textId="77777777" w:rsidR="003873BE" w:rsidRPr="007C1446" w:rsidRDefault="003873BE">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548B61EE" w14:textId="212E4D94" w:rsidR="003873BE" w:rsidRPr="007C1446" w:rsidRDefault="002908E1">
            <w:pPr>
              <w:spacing w:line="240" w:lineRule="auto"/>
              <w:rPr>
                <w:rFonts w:eastAsia="Times New Roman"/>
                <w:sz w:val="20"/>
                <w:szCs w:val="20"/>
                <w:lang w:val="en-US"/>
              </w:rPr>
            </w:pPr>
            <w:r>
              <w:rPr>
                <w:rFonts w:eastAsia="Times New Roman"/>
                <w:sz w:val="20"/>
                <w:szCs w:val="20"/>
                <w:lang w:val="en-US"/>
              </w:rPr>
              <w:t>Energy</w:t>
            </w:r>
          </w:p>
        </w:tc>
      </w:tr>
      <w:tr w:rsidR="00FB070B" w:rsidRPr="007C1446" w14:paraId="2F3D893D" w14:textId="77777777" w:rsidTr="1F144B41">
        <w:tc>
          <w:tcPr>
            <w:tcW w:w="0" w:type="auto"/>
            <w:hideMark/>
          </w:tcPr>
          <w:p w14:paraId="57B28941" w14:textId="77777777" w:rsidR="003873BE" w:rsidRPr="007C1446" w:rsidRDefault="003873BE">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3F7449D0" w14:textId="2AFC6C14" w:rsidR="00237756" w:rsidRPr="00237756" w:rsidRDefault="00237756" w:rsidP="00237756">
            <w:pPr>
              <w:tabs>
                <w:tab w:val="left" w:pos="4471"/>
              </w:tabs>
              <w:rPr>
                <w:sz w:val="20"/>
                <w:szCs w:val="20"/>
                <w:lang w:val="en-US"/>
              </w:rPr>
            </w:pPr>
            <w:r w:rsidRPr="00237756">
              <w:rPr>
                <w:sz w:val="20"/>
                <w:szCs w:val="20"/>
                <w:lang w:val="en-US"/>
              </w:rPr>
              <w:t>Participation for citizens in renewable energy projects, e.g. wind power projects; rise in acceptance rates</w:t>
            </w:r>
          </w:p>
          <w:p w14:paraId="77486452" w14:textId="6B4096B0" w:rsidR="003873BE" w:rsidRPr="007C1446" w:rsidRDefault="003873BE" w:rsidP="00237756">
            <w:pPr>
              <w:tabs>
                <w:tab w:val="left" w:pos="4471"/>
              </w:tabs>
              <w:spacing w:line="240" w:lineRule="auto"/>
              <w:rPr>
                <w:rFonts w:eastAsia="Times New Roman"/>
                <w:sz w:val="20"/>
                <w:szCs w:val="20"/>
              </w:rPr>
            </w:pPr>
          </w:p>
        </w:tc>
      </w:tr>
      <w:tr w:rsidR="00FB070B" w:rsidRPr="007C1446" w14:paraId="5123CD2D" w14:textId="77777777" w:rsidTr="1F144B41">
        <w:tc>
          <w:tcPr>
            <w:tcW w:w="0" w:type="auto"/>
            <w:hideMark/>
          </w:tcPr>
          <w:p w14:paraId="66C6AEEB" w14:textId="77777777" w:rsidR="003873BE" w:rsidRPr="007C1446" w:rsidRDefault="003873B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6F314B54" w14:textId="2E7D5BF9" w:rsidR="003873BE" w:rsidRPr="007C1446" w:rsidRDefault="600D8B26">
            <w:pPr>
              <w:spacing w:line="240" w:lineRule="auto"/>
              <w:rPr>
                <w:rFonts w:eastAsia="Times New Roman"/>
                <w:sz w:val="20"/>
                <w:szCs w:val="20"/>
              </w:rPr>
            </w:pPr>
            <w:r w:rsidRPr="460D6FE1">
              <w:rPr>
                <w:rFonts w:eastAsia="Times New Roman"/>
                <w:sz w:val="20"/>
                <w:szCs w:val="20"/>
              </w:rPr>
              <w:t>L</w:t>
            </w:r>
            <w:r w:rsidR="00237756" w:rsidRPr="460D6FE1">
              <w:rPr>
                <w:rFonts w:eastAsia="Times New Roman"/>
                <w:sz w:val="20"/>
                <w:szCs w:val="20"/>
              </w:rPr>
              <w:t>ack</w:t>
            </w:r>
            <w:r w:rsidR="00237756" w:rsidRPr="00237756">
              <w:rPr>
                <w:rFonts w:eastAsia="Times New Roman"/>
                <w:sz w:val="20"/>
                <w:szCs w:val="20"/>
              </w:rPr>
              <w:t xml:space="preserve"> of citizens’ (financial and democratic) participation in renewable energy plants </w:t>
            </w:r>
            <w:r w:rsidR="00237756" w:rsidRPr="00237756">
              <w:rPr>
                <w:rFonts w:ascii="Cambria Math" w:eastAsia="Times New Roman" w:hAnsi="Cambria Math" w:cs="Cambria Math"/>
                <w:sz w:val="20"/>
                <w:szCs w:val="20"/>
              </w:rPr>
              <w:t>⟶</w:t>
            </w:r>
            <w:r w:rsidR="00237756" w:rsidRPr="00237756">
              <w:rPr>
                <w:rFonts w:eastAsia="Times New Roman"/>
                <w:sz w:val="20"/>
                <w:szCs w:val="20"/>
              </w:rPr>
              <w:t xml:space="preserve"> lack of acceptance</w:t>
            </w:r>
          </w:p>
        </w:tc>
      </w:tr>
      <w:tr w:rsidR="00FB070B" w:rsidRPr="007C1446" w14:paraId="27CADAF9" w14:textId="77777777" w:rsidTr="1F144B41">
        <w:tc>
          <w:tcPr>
            <w:tcW w:w="0" w:type="auto"/>
            <w:hideMark/>
          </w:tcPr>
          <w:p w14:paraId="65831455" w14:textId="77777777" w:rsidR="003873BE" w:rsidRPr="007C1446" w:rsidRDefault="003873BE">
            <w:pPr>
              <w:spacing w:line="240" w:lineRule="auto"/>
              <w:rPr>
                <w:rFonts w:eastAsia="Times New Roman"/>
                <w:sz w:val="20"/>
                <w:szCs w:val="20"/>
              </w:rPr>
            </w:pPr>
            <w:r w:rsidRPr="007C1446">
              <w:rPr>
                <w:rFonts w:eastAsia="Times New Roman"/>
                <w:b/>
                <w:bCs/>
                <w:sz w:val="20"/>
                <w:szCs w:val="20"/>
              </w:rPr>
              <w:lastRenderedPageBreak/>
              <w:t>Limitations or gaps</w:t>
            </w:r>
          </w:p>
        </w:tc>
        <w:tc>
          <w:tcPr>
            <w:tcW w:w="0" w:type="auto"/>
            <w:hideMark/>
          </w:tcPr>
          <w:p w14:paraId="70AFEAAD" w14:textId="1523ED27" w:rsidR="003873BE" w:rsidRPr="007C1446" w:rsidRDefault="0034264E">
            <w:pPr>
              <w:spacing w:line="240" w:lineRule="auto"/>
              <w:rPr>
                <w:rFonts w:eastAsia="Times New Roman"/>
                <w:sz w:val="20"/>
                <w:szCs w:val="20"/>
                <w:lang w:val="en-US"/>
              </w:rPr>
            </w:pPr>
            <w:r w:rsidRPr="554A88AB">
              <w:rPr>
                <w:rFonts w:eastAsia="Times New Roman"/>
                <w:sz w:val="20"/>
                <w:szCs w:val="20"/>
                <w:lang w:val="en-US"/>
              </w:rPr>
              <w:t xml:space="preserve">To date, there is no uniform liability across federal states for plant operators to make a financial contribution to the municipalities on whose grounds the plant is located; these are only regulated in selected federal states. At the same time, adequate funding for participation </w:t>
            </w:r>
            <w:r w:rsidR="711D91EC" w:rsidRPr="554A88AB">
              <w:rPr>
                <w:rFonts w:eastAsia="Times New Roman"/>
                <w:sz w:val="20"/>
                <w:szCs w:val="20"/>
                <w:lang w:val="en-US"/>
              </w:rPr>
              <w:t>in</w:t>
            </w:r>
            <w:r w:rsidR="00FB070B" w:rsidRPr="554A88AB">
              <w:rPr>
                <w:rFonts w:eastAsia="Times New Roman"/>
                <w:sz w:val="20"/>
                <w:szCs w:val="20"/>
                <w:lang w:val="en-US"/>
              </w:rPr>
              <w:t xml:space="preserve"> municipalities </w:t>
            </w:r>
            <w:r w:rsidRPr="554A88AB">
              <w:rPr>
                <w:rFonts w:eastAsia="Times New Roman"/>
                <w:sz w:val="20"/>
                <w:szCs w:val="20"/>
                <w:lang w:val="en-US"/>
              </w:rPr>
              <w:t>is required</w:t>
            </w:r>
            <w:r w:rsidR="00307515" w:rsidRPr="554A88AB">
              <w:rPr>
                <w:rFonts w:eastAsia="Times New Roman"/>
                <w:sz w:val="20"/>
                <w:szCs w:val="20"/>
                <w:lang w:val="en-US"/>
              </w:rPr>
              <w:t>.</w:t>
            </w:r>
            <w:r w:rsidR="00FB070B" w:rsidRPr="554A88AB">
              <w:rPr>
                <w:rFonts w:eastAsia="Times New Roman"/>
                <w:sz w:val="20"/>
                <w:szCs w:val="20"/>
                <w:lang w:val="en-US"/>
              </w:rPr>
              <w:t xml:space="preserve"> Finally,</w:t>
            </w:r>
            <w:r w:rsidR="00307515" w:rsidRPr="554A88AB">
              <w:rPr>
                <w:rFonts w:eastAsia="Times New Roman"/>
                <w:sz w:val="20"/>
                <w:szCs w:val="20"/>
                <w:lang w:val="en-US"/>
              </w:rPr>
              <w:t xml:space="preserve"> </w:t>
            </w:r>
            <w:r w:rsidRPr="554A88AB">
              <w:rPr>
                <w:rFonts w:eastAsia="Times New Roman"/>
                <w:sz w:val="20"/>
                <w:szCs w:val="20"/>
                <w:lang w:val="en-US"/>
              </w:rPr>
              <w:t xml:space="preserve">participation </w:t>
            </w:r>
            <w:r w:rsidR="00FB070B" w:rsidRPr="554A88AB">
              <w:rPr>
                <w:rFonts w:eastAsia="Times New Roman"/>
                <w:sz w:val="20"/>
                <w:szCs w:val="20"/>
                <w:lang w:val="en-US"/>
              </w:rPr>
              <w:t xml:space="preserve">often remains limited to </w:t>
            </w:r>
            <w:r w:rsidRPr="554A88AB">
              <w:rPr>
                <w:rFonts w:eastAsia="Times New Roman"/>
                <w:sz w:val="20"/>
                <w:szCs w:val="20"/>
                <w:lang w:val="en-US"/>
              </w:rPr>
              <w:t>local authorities, not citizen</w:t>
            </w:r>
            <w:r w:rsidR="00FB070B" w:rsidRPr="554A88AB">
              <w:rPr>
                <w:rFonts w:eastAsia="Times New Roman"/>
                <w:sz w:val="20"/>
                <w:szCs w:val="20"/>
                <w:lang w:val="en-US"/>
              </w:rPr>
              <w:t>s.</w:t>
            </w:r>
          </w:p>
        </w:tc>
      </w:tr>
      <w:tr w:rsidR="00FB070B" w:rsidRPr="007C1446" w14:paraId="45FF8267" w14:textId="77777777" w:rsidTr="1F144B41">
        <w:tc>
          <w:tcPr>
            <w:tcW w:w="0" w:type="auto"/>
            <w:hideMark/>
          </w:tcPr>
          <w:p w14:paraId="2C3F3A21" w14:textId="77777777" w:rsidR="003873BE" w:rsidRPr="007C1446" w:rsidRDefault="003873BE">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5FE9621E" w14:textId="77777777" w:rsidR="003F6637" w:rsidRPr="003F6637" w:rsidRDefault="003F6637" w:rsidP="009B782A">
            <w:pPr>
              <w:numPr>
                <w:ilvl w:val="0"/>
                <w:numId w:val="15"/>
              </w:numPr>
              <w:spacing w:line="240" w:lineRule="auto"/>
              <w:rPr>
                <w:rFonts w:eastAsia="Times New Roman"/>
                <w:sz w:val="20"/>
                <w:szCs w:val="20"/>
                <w:lang w:val="en-US"/>
              </w:rPr>
            </w:pPr>
            <w:r w:rsidRPr="003F6637">
              <w:rPr>
                <w:rFonts w:eastAsia="Times New Roman"/>
                <w:sz w:val="20"/>
                <w:szCs w:val="20"/>
                <w:lang w:val="en-US"/>
              </w:rPr>
              <w:t>Standardisation of legislation and of liable financial contribution</w:t>
            </w:r>
          </w:p>
          <w:p w14:paraId="1765F4B0" w14:textId="77777777" w:rsidR="003F6637" w:rsidRPr="003F6637" w:rsidRDefault="003F6637" w:rsidP="009B782A">
            <w:pPr>
              <w:numPr>
                <w:ilvl w:val="0"/>
                <w:numId w:val="15"/>
              </w:numPr>
              <w:spacing w:line="240" w:lineRule="auto"/>
              <w:rPr>
                <w:rFonts w:eastAsia="Times New Roman"/>
                <w:sz w:val="20"/>
                <w:szCs w:val="20"/>
                <w:lang w:val="en-US"/>
              </w:rPr>
            </w:pPr>
            <w:r w:rsidRPr="003F6637">
              <w:rPr>
                <w:rFonts w:eastAsia="Times New Roman"/>
                <w:sz w:val="20"/>
                <w:szCs w:val="20"/>
                <w:lang w:val="en-US"/>
              </w:rPr>
              <w:t>Education and information for all citizens in a municipality</w:t>
            </w:r>
          </w:p>
          <w:p w14:paraId="3D68CAF8" w14:textId="77777777" w:rsidR="003F6637" w:rsidRPr="003F6637" w:rsidRDefault="003F6637" w:rsidP="009B782A">
            <w:pPr>
              <w:numPr>
                <w:ilvl w:val="0"/>
                <w:numId w:val="15"/>
              </w:numPr>
              <w:spacing w:line="240" w:lineRule="auto"/>
              <w:rPr>
                <w:rFonts w:eastAsia="Times New Roman"/>
                <w:sz w:val="20"/>
                <w:szCs w:val="20"/>
                <w:lang w:val="en-US"/>
              </w:rPr>
            </w:pPr>
            <w:r w:rsidRPr="003F6637">
              <w:rPr>
                <w:rFonts w:eastAsia="Times New Roman"/>
                <w:sz w:val="20"/>
                <w:szCs w:val="20"/>
                <w:lang w:val="en-US"/>
              </w:rPr>
              <w:t>Advantage: local value creation, participation and acceptance (maybe: Creation of jobs in rural areas)</w:t>
            </w:r>
          </w:p>
          <w:p w14:paraId="10A5DC42" w14:textId="1F38C4FA" w:rsidR="003873BE" w:rsidRPr="007C1446" w:rsidRDefault="003873BE">
            <w:pPr>
              <w:spacing w:line="240" w:lineRule="auto"/>
              <w:rPr>
                <w:rFonts w:eastAsia="Times New Roman"/>
                <w:sz w:val="20"/>
                <w:szCs w:val="20"/>
                <w:lang w:val="en-US"/>
              </w:rPr>
            </w:pPr>
          </w:p>
        </w:tc>
      </w:tr>
      <w:tr w:rsidR="00FB070B" w:rsidRPr="007C1446" w14:paraId="6D4D0A19" w14:textId="77777777" w:rsidTr="1F144B41">
        <w:tc>
          <w:tcPr>
            <w:tcW w:w="0" w:type="auto"/>
            <w:hideMark/>
          </w:tcPr>
          <w:p w14:paraId="763A8C9F" w14:textId="77777777" w:rsidR="003873BE" w:rsidRPr="007C1446" w:rsidRDefault="003873BE">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3F319C7C" w14:textId="38C1CA13" w:rsidR="003873BE" w:rsidRPr="007C1446" w:rsidRDefault="003873BE">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3F6637">
              <w:rPr>
                <w:rFonts w:eastAsia="Times New Roman"/>
                <w:sz w:val="20"/>
                <w:szCs w:val="20"/>
                <w:lang w:val="en-US"/>
              </w:rPr>
              <w:t xml:space="preserve"> </w:t>
            </w:r>
            <w:r w:rsidR="003F6637">
              <w:rPr>
                <w:rFonts w:eastAsia="Times New Roman"/>
                <w:b/>
                <w:bCs/>
                <w:sz w:val="20"/>
                <w:szCs w:val="20"/>
                <w:lang w:val="en-US"/>
              </w:rPr>
              <w:t>x</w:t>
            </w:r>
            <w:r w:rsidRPr="044DB4E3">
              <w:rPr>
                <w:rFonts w:eastAsia="Times New Roman"/>
                <w:sz w:val="20"/>
                <w:szCs w:val="20"/>
                <w:lang w:val="en-US"/>
              </w:rPr>
              <w:t xml:space="preserve"> Regulation (laws, standards, bans, requirements)</w:t>
            </w:r>
            <w:r w:rsidR="006C1953">
              <w:rPr>
                <w:rFonts w:eastAsia="Times New Roman"/>
                <w:sz w:val="20"/>
                <w:szCs w:val="20"/>
                <w:lang w:val="en-US"/>
              </w:rPr>
              <w:t xml:space="preserve"> </w:t>
            </w:r>
            <w:r w:rsidR="006C1953">
              <w:rPr>
                <w:rFonts w:eastAsia="Times New Roman"/>
                <w:b/>
                <w:bCs/>
                <w:sz w:val="20"/>
                <w:szCs w:val="20"/>
                <w:lang w:val="en-US"/>
              </w:rPr>
              <w:t>x</w:t>
            </w:r>
            <w:r w:rsidRPr="044DB4E3">
              <w:rPr>
                <w:rFonts w:eastAsia="Times New Roman"/>
                <w:sz w:val="20"/>
                <w:szCs w:val="20"/>
                <w:lang w:val="en-US"/>
              </w:rPr>
              <w:t xml:space="preserve"> Economic incentives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FB070B" w:rsidRPr="007C1446" w14:paraId="2008AC5C" w14:textId="77777777" w:rsidTr="1F144B41">
        <w:tc>
          <w:tcPr>
            <w:tcW w:w="0" w:type="auto"/>
            <w:hideMark/>
          </w:tcPr>
          <w:p w14:paraId="3F89651B" w14:textId="77777777" w:rsidR="003873BE" w:rsidRPr="007C1446" w:rsidRDefault="003873B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64B6C744" w14:textId="77777777" w:rsidR="001639F1" w:rsidRPr="001639F1" w:rsidRDefault="001639F1" w:rsidP="001639F1">
            <w:pPr>
              <w:spacing w:line="240" w:lineRule="auto"/>
              <w:rPr>
                <w:rFonts w:eastAsia="Times New Roman"/>
                <w:sz w:val="20"/>
                <w:szCs w:val="20"/>
                <w:lang w:val="en-US"/>
              </w:rPr>
            </w:pPr>
            <w:r w:rsidRPr="001639F1">
              <w:rPr>
                <w:rFonts w:eastAsia="Times New Roman"/>
                <w:sz w:val="20"/>
                <w:szCs w:val="20"/>
                <w:lang w:val="en-US"/>
              </w:rPr>
              <w:t xml:space="preserve">Citizens in local communities, </w:t>
            </w:r>
          </w:p>
          <w:p w14:paraId="5307559E" w14:textId="77777777" w:rsidR="001639F1" w:rsidRPr="001639F1" w:rsidRDefault="001639F1" w:rsidP="001639F1">
            <w:pPr>
              <w:spacing w:line="240" w:lineRule="auto"/>
              <w:rPr>
                <w:rFonts w:eastAsia="Times New Roman"/>
                <w:sz w:val="20"/>
                <w:szCs w:val="20"/>
                <w:lang w:val="en-US"/>
              </w:rPr>
            </w:pPr>
            <w:r w:rsidRPr="001639F1">
              <w:rPr>
                <w:rFonts w:eastAsia="Times New Roman"/>
                <w:sz w:val="20"/>
                <w:szCs w:val="20"/>
                <w:lang w:val="en-US"/>
              </w:rPr>
              <w:t xml:space="preserve">climate protection officers, </w:t>
            </w:r>
          </w:p>
          <w:p w14:paraId="5B6C670A" w14:textId="77777777" w:rsidR="001639F1" w:rsidRPr="001639F1" w:rsidRDefault="001639F1" w:rsidP="001639F1">
            <w:pPr>
              <w:spacing w:line="240" w:lineRule="auto"/>
              <w:rPr>
                <w:rFonts w:eastAsia="Times New Roman"/>
                <w:sz w:val="20"/>
                <w:szCs w:val="20"/>
                <w:lang w:val="de-DE"/>
              </w:rPr>
            </w:pPr>
            <w:r w:rsidRPr="001639F1">
              <w:rPr>
                <w:rFonts w:eastAsia="Times New Roman"/>
                <w:sz w:val="20"/>
                <w:szCs w:val="20"/>
                <w:lang w:val="de-DE"/>
              </w:rPr>
              <w:t>project developers</w:t>
            </w:r>
          </w:p>
          <w:p w14:paraId="14F898C0" w14:textId="5169D900" w:rsidR="003873BE" w:rsidRPr="007C1446" w:rsidRDefault="003873BE">
            <w:pPr>
              <w:spacing w:line="240" w:lineRule="auto"/>
              <w:rPr>
                <w:rFonts w:eastAsia="Times New Roman"/>
                <w:sz w:val="20"/>
                <w:szCs w:val="20"/>
              </w:rPr>
            </w:pPr>
          </w:p>
        </w:tc>
      </w:tr>
      <w:tr w:rsidR="003873BE" w:rsidRPr="007C1446" w14:paraId="43E4A285" w14:textId="77777777" w:rsidTr="1F144B41">
        <w:tc>
          <w:tcPr>
            <w:tcW w:w="0" w:type="auto"/>
            <w:gridSpan w:val="2"/>
          </w:tcPr>
          <w:p w14:paraId="07C8F827" w14:textId="77777777" w:rsidR="003873BE" w:rsidRPr="007C1446" w:rsidRDefault="003873BE">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FB070B" w:rsidRPr="007C1446" w14:paraId="3503A2C8" w14:textId="77777777" w:rsidTr="1F144B41">
        <w:tc>
          <w:tcPr>
            <w:tcW w:w="0" w:type="auto"/>
          </w:tcPr>
          <w:p w14:paraId="353BA48E" w14:textId="77777777" w:rsidR="003873BE" w:rsidRPr="007C1446" w:rsidRDefault="003873BE">
            <w:pPr>
              <w:spacing w:line="240" w:lineRule="auto"/>
              <w:rPr>
                <w:rFonts w:eastAsia="Times New Roman"/>
                <w:sz w:val="20"/>
                <w:szCs w:val="20"/>
              </w:rPr>
            </w:pPr>
            <w:r w:rsidRPr="007C1446">
              <w:rPr>
                <w:rFonts w:eastAsia="Times New Roman"/>
                <w:sz w:val="20"/>
                <w:szCs w:val="20"/>
              </w:rPr>
              <w:t>Age range</w:t>
            </w:r>
          </w:p>
        </w:tc>
        <w:tc>
          <w:tcPr>
            <w:tcW w:w="0" w:type="auto"/>
          </w:tcPr>
          <w:p w14:paraId="4C24A610" w14:textId="77777777" w:rsidR="003873BE" w:rsidRPr="007C1446" w:rsidRDefault="003873BE">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FB070B" w:rsidRPr="007C1446" w14:paraId="5C9ED10A" w14:textId="77777777" w:rsidTr="1F144B41">
        <w:tc>
          <w:tcPr>
            <w:tcW w:w="0" w:type="auto"/>
            <w:hideMark/>
          </w:tcPr>
          <w:p w14:paraId="6788ACDE" w14:textId="77777777" w:rsidR="003873BE" w:rsidRPr="007C1446" w:rsidRDefault="003873B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015CB52B" w14:textId="77777777" w:rsidR="003873BE" w:rsidRPr="007C1446" w:rsidRDefault="003873B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FB070B" w:rsidRPr="007C1446" w14:paraId="7E9A0552" w14:textId="77777777" w:rsidTr="1F144B41">
        <w:tc>
          <w:tcPr>
            <w:tcW w:w="0" w:type="auto"/>
            <w:hideMark/>
          </w:tcPr>
          <w:p w14:paraId="53C66318" w14:textId="77777777" w:rsidR="003873BE" w:rsidRPr="007C1446" w:rsidRDefault="003873BE">
            <w:pPr>
              <w:spacing w:line="240" w:lineRule="auto"/>
              <w:rPr>
                <w:rFonts w:eastAsia="Times New Roman"/>
                <w:sz w:val="20"/>
                <w:szCs w:val="20"/>
              </w:rPr>
            </w:pPr>
            <w:r w:rsidRPr="007C1446">
              <w:rPr>
                <w:rFonts w:eastAsia="Times New Roman"/>
                <w:sz w:val="20"/>
                <w:szCs w:val="20"/>
              </w:rPr>
              <w:t>Gender</w:t>
            </w:r>
          </w:p>
        </w:tc>
        <w:tc>
          <w:tcPr>
            <w:tcW w:w="0" w:type="auto"/>
            <w:hideMark/>
          </w:tcPr>
          <w:p w14:paraId="7CD47BB0"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FB070B" w:rsidRPr="007C1446" w14:paraId="25A57CB0" w14:textId="77777777" w:rsidTr="1F144B41">
        <w:tc>
          <w:tcPr>
            <w:tcW w:w="0" w:type="auto"/>
          </w:tcPr>
          <w:p w14:paraId="75CB1AB0" w14:textId="77777777" w:rsidR="003873BE" w:rsidRPr="007C1446" w:rsidRDefault="003873B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0BCBD48B" w14:textId="77777777" w:rsidR="003873BE" w:rsidRPr="007C1446" w:rsidRDefault="003873BE">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FB070B" w:rsidRPr="007C1446" w14:paraId="512E9619" w14:textId="77777777" w:rsidTr="1F144B41">
        <w:tc>
          <w:tcPr>
            <w:tcW w:w="0" w:type="auto"/>
            <w:hideMark/>
          </w:tcPr>
          <w:p w14:paraId="58AD3B83" w14:textId="77777777" w:rsidR="003873BE" w:rsidRPr="007C1446" w:rsidRDefault="003873B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08D0E6B0"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FB070B" w:rsidRPr="007C1446" w14:paraId="6A8BE40E" w14:textId="77777777" w:rsidTr="1F144B41">
        <w:tc>
          <w:tcPr>
            <w:tcW w:w="0" w:type="auto"/>
            <w:hideMark/>
          </w:tcPr>
          <w:p w14:paraId="034124B6" w14:textId="77777777" w:rsidR="003873BE" w:rsidRPr="007C1446" w:rsidRDefault="003873B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752A159B" w14:textId="0C433E4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0056081B" w:rsidRPr="0056081B">
              <w:rPr>
                <w:rFonts w:eastAsia="Times New Roman"/>
                <w:b/>
                <w:bCs/>
                <w:sz w:val="20"/>
                <w:szCs w:val="20"/>
                <w:lang w:val="en-US"/>
              </w:rPr>
              <w:t>x</w:t>
            </w:r>
            <w:r w:rsidRPr="044DB4E3">
              <w:rPr>
                <w:rFonts w:eastAsia="Times New Roman"/>
                <w:sz w:val="20"/>
                <w:szCs w:val="20"/>
                <w:lang w:val="en-US"/>
              </w:rPr>
              <w:t xml:space="preserve"> Rural area</w:t>
            </w:r>
          </w:p>
        </w:tc>
      </w:tr>
      <w:tr w:rsidR="00FB070B" w:rsidRPr="007C1446" w14:paraId="75CC90B4" w14:textId="77777777" w:rsidTr="1F144B41">
        <w:tc>
          <w:tcPr>
            <w:tcW w:w="0" w:type="auto"/>
            <w:hideMark/>
          </w:tcPr>
          <w:p w14:paraId="13B8CA86" w14:textId="77777777" w:rsidR="003873BE" w:rsidRPr="007C1446" w:rsidRDefault="003873B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333E3D90"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FB070B" w:rsidRPr="007C1446" w14:paraId="46C4B5ED" w14:textId="77777777" w:rsidTr="1F144B41">
        <w:tc>
          <w:tcPr>
            <w:tcW w:w="0" w:type="auto"/>
            <w:hideMark/>
          </w:tcPr>
          <w:p w14:paraId="43D84FF6" w14:textId="77777777" w:rsidR="003873BE" w:rsidRPr="007C1446" w:rsidRDefault="003873B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5C8072E5"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FB070B" w:rsidRPr="007C1446" w14:paraId="29E7EDC6" w14:textId="77777777" w:rsidTr="1F144B41">
        <w:tc>
          <w:tcPr>
            <w:tcW w:w="0" w:type="auto"/>
            <w:hideMark/>
          </w:tcPr>
          <w:p w14:paraId="03840CCF" w14:textId="77777777" w:rsidR="003873BE" w:rsidRPr="007C1446" w:rsidRDefault="003873B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7BEC0E27"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FB070B" w:rsidRPr="007C1446" w14:paraId="1A2003BA" w14:textId="77777777" w:rsidTr="1F144B41">
        <w:tc>
          <w:tcPr>
            <w:tcW w:w="0" w:type="auto"/>
            <w:hideMark/>
          </w:tcPr>
          <w:p w14:paraId="4199854B" w14:textId="77777777" w:rsidR="003873BE" w:rsidRPr="007C1446" w:rsidRDefault="003873B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399B6936"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FB070B" w:rsidRPr="007C1446" w14:paraId="3041C132" w14:textId="77777777" w:rsidTr="1F144B41">
        <w:tc>
          <w:tcPr>
            <w:tcW w:w="0" w:type="auto"/>
            <w:hideMark/>
          </w:tcPr>
          <w:p w14:paraId="593BB882" w14:textId="77777777" w:rsidR="003873BE" w:rsidRPr="007C1446" w:rsidRDefault="003873B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63222712" w14:textId="507D0413" w:rsidR="003873BE" w:rsidRPr="007C1446" w:rsidRDefault="00A33F29">
            <w:pPr>
              <w:spacing w:line="240" w:lineRule="auto"/>
              <w:rPr>
                <w:rFonts w:eastAsia="Times New Roman"/>
                <w:sz w:val="20"/>
                <w:szCs w:val="20"/>
                <w:lang w:val="en-US"/>
              </w:rPr>
            </w:pPr>
            <w:r w:rsidRPr="00A33F29">
              <w:rPr>
                <w:rFonts w:eastAsia="Times New Roman"/>
                <w:b/>
                <w:bCs/>
                <w:sz w:val="20"/>
                <w:szCs w:val="20"/>
                <w:lang w:val="en-US"/>
              </w:rPr>
              <w:t>x</w:t>
            </w:r>
            <w:r w:rsidR="003873BE" w:rsidRPr="044DB4E3">
              <w:rPr>
                <w:rFonts w:eastAsia="Times New Roman"/>
                <w:sz w:val="20"/>
                <w:szCs w:val="20"/>
                <w:lang w:val="en-US"/>
              </w:rPr>
              <w:t xml:space="preserve"> Low income</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Medium income</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High income</w:t>
            </w:r>
          </w:p>
        </w:tc>
      </w:tr>
      <w:tr w:rsidR="00FB070B" w:rsidRPr="007C1446" w14:paraId="7FB9A30E" w14:textId="77777777" w:rsidTr="1F144B41">
        <w:tc>
          <w:tcPr>
            <w:tcW w:w="0" w:type="auto"/>
            <w:hideMark/>
          </w:tcPr>
          <w:p w14:paraId="659D64F7" w14:textId="77777777" w:rsidR="003873BE" w:rsidRPr="007C1446" w:rsidRDefault="003873B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623754B6" w14:textId="77777777" w:rsidR="003873BE" w:rsidRPr="007C1446" w:rsidRDefault="003873B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p>
        </w:tc>
      </w:tr>
      <w:tr w:rsidR="00FB070B" w:rsidRPr="007C1446" w14:paraId="5445D4B1" w14:textId="77777777" w:rsidTr="1F144B41">
        <w:tc>
          <w:tcPr>
            <w:tcW w:w="0" w:type="auto"/>
            <w:hideMark/>
          </w:tcPr>
          <w:p w14:paraId="0FB1413B" w14:textId="77777777" w:rsidR="003873BE" w:rsidRPr="007C1446" w:rsidRDefault="003873B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1E2032B4" w14:textId="7F7B2249" w:rsidR="003873BE" w:rsidRPr="007C1446" w:rsidRDefault="5E3AF3B8">
            <w:pPr>
              <w:spacing w:line="240" w:lineRule="auto"/>
              <w:rPr>
                <w:rFonts w:eastAsia="Times New Roman"/>
                <w:sz w:val="20"/>
                <w:szCs w:val="20"/>
                <w:lang w:val="en-US"/>
              </w:rPr>
            </w:pPr>
            <w:r w:rsidRPr="2B177788">
              <w:rPr>
                <w:rFonts w:eastAsia="Times New Roman"/>
                <w:b/>
                <w:sz w:val="20"/>
                <w:szCs w:val="20"/>
                <w:lang w:val="en-US"/>
              </w:rPr>
              <w:t>x</w:t>
            </w:r>
            <w:r w:rsidR="003873BE" w:rsidRPr="044DB4E3">
              <w:rPr>
                <w:rFonts w:eastAsia="Times New Roman"/>
                <w:sz w:val="20"/>
                <w:szCs w:val="20"/>
                <w:lang w:val="en-US"/>
              </w:rPr>
              <w:t xml:space="preserve"> Rural</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Urban</w:t>
            </w:r>
            <w:r w:rsidR="003873BE" w:rsidRPr="044DB4E3">
              <w:rPr>
                <w:rFonts w:eastAsia="Times New Roman"/>
                <w:sz w:val="20"/>
                <w:szCs w:val="20"/>
                <w:lang w:val="en-US"/>
              </w:rPr>
              <w:t> </w:t>
            </w:r>
            <w:r w:rsidR="003873BE" w:rsidRPr="044DB4E3">
              <w:rPr>
                <w:rFonts w:eastAsia="Times New Roman"/>
                <w:sz w:val="20"/>
                <w:szCs w:val="20"/>
                <w:lang w:val="en-US"/>
              </w:rPr>
              <w:t> </w:t>
            </w:r>
            <w:r w:rsidR="003873BE" w:rsidRPr="044DB4E3">
              <w:rPr>
                <w:rFonts w:ascii="Segoe UI Symbol" w:eastAsia="Times New Roman" w:hAnsi="Segoe UI Symbol" w:cs="Segoe UI Symbol"/>
                <w:sz w:val="20"/>
                <w:szCs w:val="20"/>
                <w:lang w:val="en-US"/>
              </w:rPr>
              <w:t>☐</w:t>
            </w:r>
            <w:r w:rsidR="003873BE" w:rsidRPr="044DB4E3">
              <w:rPr>
                <w:rFonts w:eastAsia="Times New Roman"/>
                <w:sz w:val="20"/>
                <w:szCs w:val="20"/>
                <w:lang w:val="en-US"/>
              </w:rPr>
              <w:t xml:space="preserve"> Suburban</w:t>
            </w:r>
          </w:p>
        </w:tc>
      </w:tr>
      <w:tr w:rsidR="00FB070B" w:rsidRPr="007C1446" w14:paraId="2CBCC80F" w14:textId="77777777" w:rsidTr="1F144B41">
        <w:tc>
          <w:tcPr>
            <w:tcW w:w="0" w:type="auto"/>
            <w:hideMark/>
          </w:tcPr>
          <w:p w14:paraId="15FD7813" w14:textId="77777777" w:rsidR="003873BE" w:rsidRPr="007C1446" w:rsidRDefault="003873BE">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76823ABE" w14:textId="77777777" w:rsidR="00327E8F" w:rsidRPr="00327E8F" w:rsidRDefault="00327E8F" w:rsidP="00327E8F">
            <w:pPr>
              <w:spacing w:line="240" w:lineRule="auto"/>
              <w:rPr>
                <w:rFonts w:eastAsia="Times New Roman"/>
                <w:sz w:val="20"/>
                <w:szCs w:val="20"/>
                <w:lang w:val="de-DE"/>
              </w:rPr>
            </w:pPr>
            <w:r w:rsidRPr="00327E8F">
              <w:rPr>
                <w:rFonts w:eastAsia="Times New Roman"/>
                <w:sz w:val="20"/>
                <w:szCs w:val="20"/>
                <w:lang w:val="de-DE"/>
              </w:rPr>
              <w:t xml:space="preserve">Environment, </w:t>
            </w:r>
          </w:p>
          <w:p w14:paraId="7D14781E" w14:textId="77777777" w:rsidR="00327E8F" w:rsidRPr="00327E8F" w:rsidRDefault="00327E8F" w:rsidP="00327E8F">
            <w:pPr>
              <w:spacing w:line="240" w:lineRule="auto"/>
              <w:rPr>
                <w:rFonts w:eastAsia="Times New Roman"/>
                <w:sz w:val="20"/>
                <w:szCs w:val="20"/>
                <w:lang w:val="de-DE"/>
              </w:rPr>
            </w:pPr>
            <w:r w:rsidRPr="00327E8F">
              <w:rPr>
                <w:rFonts w:eastAsia="Times New Roman"/>
                <w:sz w:val="20"/>
                <w:szCs w:val="20"/>
                <w:lang w:val="de-DE"/>
              </w:rPr>
              <w:t>Infrastructure,</w:t>
            </w:r>
          </w:p>
          <w:p w14:paraId="155102B9" w14:textId="77777777" w:rsidR="00327E8F" w:rsidRPr="00327E8F" w:rsidRDefault="00327E8F" w:rsidP="00327E8F">
            <w:pPr>
              <w:spacing w:line="240" w:lineRule="auto"/>
              <w:rPr>
                <w:rFonts w:eastAsia="Times New Roman"/>
                <w:sz w:val="20"/>
                <w:szCs w:val="20"/>
                <w:lang w:val="de-DE"/>
              </w:rPr>
            </w:pPr>
            <w:r w:rsidRPr="00327E8F">
              <w:rPr>
                <w:rFonts w:eastAsia="Times New Roman"/>
                <w:sz w:val="20"/>
                <w:szCs w:val="20"/>
                <w:lang w:val="de-DE"/>
              </w:rPr>
              <w:t>Politics &amp; Governance</w:t>
            </w:r>
          </w:p>
          <w:p w14:paraId="37F4285A" w14:textId="31FA9DBD" w:rsidR="003873BE" w:rsidRPr="007C1446" w:rsidRDefault="003873BE">
            <w:pPr>
              <w:spacing w:line="240" w:lineRule="auto"/>
              <w:rPr>
                <w:rFonts w:eastAsia="Times New Roman"/>
                <w:sz w:val="20"/>
                <w:szCs w:val="20"/>
              </w:rPr>
            </w:pPr>
          </w:p>
        </w:tc>
      </w:tr>
      <w:tr w:rsidR="00FB070B" w:rsidRPr="007C1446" w14:paraId="3D359F72" w14:textId="77777777" w:rsidTr="1F144B41">
        <w:tc>
          <w:tcPr>
            <w:tcW w:w="0" w:type="auto"/>
            <w:hideMark/>
          </w:tcPr>
          <w:p w14:paraId="6153A63D" w14:textId="77777777" w:rsidR="003873BE" w:rsidRPr="007C1446" w:rsidRDefault="003873BE">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622E6701" w14:textId="77777777" w:rsidR="00766795" w:rsidRPr="00766795" w:rsidRDefault="00766795" w:rsidP="00766795">
            <w:pPr>
              <w:spacing w:line="240" w:lineRule="auto"/>
              <w:rPr>
                <w:rFonts w:eastAsia="Times New Roman"/>
                <w:sz w:val="20"/>
                <w:szCs w:val="20"/>
                <w:lang w:val="en-US"/>
              </w:rPr>
            </w:pPr>
            <w:r w:rsidRPr="00766795">
              <w:rPr>
                <w:rFonts w:eastAsia="Times New Roman"/>
                <w:sz w:val="20"/>
                <w:szCs w:val="20"/>
                <w:lang w:val="en-US"/>
              </w:rPr>
              <w:t>Opponents of renewable energy: insufficient acceptance of renewable energy</w:t>
            </w:r>
          </w:p>
          <w:p w14:paraId="29327612" w14:textId="77777777" w:rsidR="00766795" w:rsidRPr="00766795" w:rsidRDefault="00766795" w:rsidP="00766795">
            <w:pPr>
              <w:spacing w:line="240" w:lineRule="auto"/>
              <w:rPr>
                <w:rFonts w:eastAsia="Times New Roman"/>
                <w:sz w:val="20"/>
                <w:szCs w:val="20"/>
                <w:lang w:val="en-US"/>
              </w:rPr>
            </w:pPr>
            <w:r w:rsidRPr="00766795">
              <w:rPr>
                <w:rFonts w:eastAsia="Times New Roman"/>
                <w:sz w:val="20"/>
                <w:szCs w:val="20"/>
                <w:lang w:val="en-US"/>
              </w:rPr>
              <w:t>Federalism</w:t>
            </w:r>
          </w:p>
          <w:p w14:paraId="0FE848D0" w14:textId="77777777" w:rsidR="00766795" w:rsidRPr="00766795" w:rsidRDefault="00766795" w:rsidP="00766795">
            <w:pPr>
              <w:spacing w:line="240" w:lineRule="auto"/>
              <w:rPr>
                <w:rFonts w:eastAsia="Times New Roman"/>
                <w:sz w:val="20"/>
                <w:szCs w:val="20"/>
                <w:lang w:val="en-US"/>
              </w:rPr>
            </w:pPr>
            <w:r w:rsidRPr="00766795">
              <w:rPr>
                <w:rFonts w:eastAsia="Times New Roman"/>
                <w:sz w:val="20"/>
                <w:szCs w:val="20"/>
                <w:lang w:val="en-US"/>
              </w:rPr>
              <w:t>Landowners/tenants</w:t>
            </w:r>
          </w:p>
          <w:p w14:paraId="5D3E16D9" w14:textId="77777777" w:rsidR="00766795" w:rsidRPr="00766795" w:rsidRDefault="00766795" w:rsidP="00766795">
            <w:pPr>
              <w:spacing w:line="240" w:lineRule="auto"/>
              <w:rPr>
                <w:rFonts w:eastAsia="Times New Roman"/>
                <w:sz w:val="20"/>
                <w:szCs w:val="20"/>
                <w:lang w:val="en-US"/>
              </w:rPr>
            </w:pPr>
            <w:r w:rsidRPr="00766795">
              <w:rPr>
                <w:rFonts w:eastAsia="Times New Roman"/>
                <w:sz w:val="20"/>
                <w:szCs w:val="20"/>
                <w:lang w:val="en-US"/>
              </w:rPr>
              <w:t>Financing unclear (partially opposed by plant operators)</w:t>
            </w:r>
          </w:p>
          <w:p w14:paraId="611D543D" w14:textId="6A3AB47A" w:rsidR="003873BE" w:rsidRPr="005D13A2" w:rsidRDefault="00766795">
            <w:pPr>
              <w:spacing w:line="240" w:lineRule="auto"/>
              <w:rPr>
                <w:rFonts w:eastAsia="Times New Roman"/>
                <w:sz w:val="20"/>
                <w:szCs w:val="20"/>
                <w:lang w:val="en-US"/>
              </w:rPr>
            </w:pPr>
            <w:r w:rsidRPr="00766795">
              <w:rPr>
                <w:rFonts w:eastAsia="Times New Roman"/>
                <w:sz w:val="20"/>
                <w:szCs w:val="20"/>
                <w:lang w:val="en-US"/>
              </w:rPr>
              <w:t xml:space="preserve">Not feasible under financial constitutional law </w:t>
            </w:r>
            <w:r w:rsidRPr="00766795">
              <w:rPr>
                <w:rFonts w:ascii="Cambria Math" w:eastAsia="Times New Roman" w:hAnsi="Cambria Math" w:cs="Cambria Math"/>
                <w:sz w:val="20"/>
                <w:szCs w:val="20"/>
                <w:lang w:val="de-DE"/>
              </w:rPr>
              <w:t>⟶</w:t>
            </w:r>
            <w:r w:rsidRPr="00766795">
              <w:rPr>
                <w:rFonts w:eastAsia="Times New Roman"/>
                <w:sz w:val="20"/>
                <w:szCs w:val="20"/>
                <w:lang w:val="en-US"/>
              </w:rPr>
              <w:t xml:space="preserve"> Rejection by the Federal Ministry for Economic Affairs and Energy (BMWE) in 2023</w:t>
            </w:r>
          </w:p>
        </w:tc>
      </w:tr>
      <w:tr w:rsidR="00FB070B" w:rsidRPr="007C1446" w14:paraId="0BEFE54A" w14:textId="77777777" w:rsidTr="1F144B41">
        <w:tc>
          <w:tcPr>
            <w:tcW w:w="0" w:type="auto"/>
            <w:hideMark/>
          </w:tcPr>
          <w:p w14:paraId="4D32B8D9" w14:textId="77777777" w:rsidR="003873BE" w:rsidRPr="007C1446" w:rsidRDefault="003873BE">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4A3F94AF" w14:textId="77777777" w:rsidR="005B7260" w:rsidRPr="00DE11FE" w:rsidRDefault="005B7260" w:rsidP="005B7260">
            <w:pPr>
              <w:spacing w:line="240" w:lineRule="auto"/>
              <w:rPr>
                <w:rFonts w:eastAsia="Times New Roman"/>
                <w:sz w:val="20"/>
                <w:szCs w:val="20"/>
                <w:lang w:val="en-US"/>
              </w:rPr>
            </w:pPr>
            <w:r w:rsidRPr="00DE11FE">
              <w:rPr>
                <w:rFonts w:eastAsia="Times New Roman"/>
                <w:sz w:val="20"/>
                <w:szCs w:val="20"/>
                <w:lang w:val="en-US"/>
              </w:rPr>
              <w:t>Private investors (might profit from higher acceptance)</w:t>
            </w:r>
          </w:p>
          <w:p w14:paraId="0437DCD0" w14:textId="77777777" w:rsidR="005B7260" w:rsidRPr="005B7260" w:rsidRDefault="005B7260" w:rsidP="005B7260">
            <w:pPr>
              <w:spacing w:line="240" w:lineRule="auto"/>
              <w:rPr>
                <w:rFonts w:eastAsia="Times New Roman"/>
                <w:sz w:val="20"/>
                <w:szCs w:val="20"/>
                <w:lang w:val="en-US"/>
              </w:rPr>
            </w:pPr>
            <w:r w:rsidRPr="005B7260">
              <w:rPr>
                <w:rFonts w:eastAsia="Times New Roman"/>
                <w:sz w:val="20"/>
                <w:szCs w:val="20"/>
                <w:lang w:val="en-US"/>
              </w:rPr>
              <w:t>Project developers</w:t>
            </w:r>
          </w:p>
          <w:p w14:paraId="6E1EC5DE" w14:textId="77777777" w:rsidR="005B7260" w:rsidRPr="005B7260" w:rsidRDefault="005B7260" w:rsidP="005B7260">
            <w:pPr>
              <w:spacing w:line="240" w:lineRule="auto"/>
              <w:rPr>
                <w:rFonts w:eastAsia="Times New Roman"/>
                <w:sz w:val="20"/>
                <w:szCs w:val="20"/>
                <w:lang w:val="en-US"/>
              </w:rPr>
            </w:pPr>
            <w:r w:rsidRPr="005B7260">
              <w:rPr>
                <w:rFonts w:eastAsia="Times New Roman"/>
                <w:sz w:val="20"/>
                <w:szCs w:val="20"/>
                <w:lang w:val="en-US"/>
              </w:rPr>
              <w:t>Environmentally conscious citizens</w:t>
            </w:r>
          </w:p>
          <w:p w14:paraId="2DEA2DE8" w14:textId="71AE15DE" w:rsidR="003873BE" w:rsidRPr="005D13A2" w:rsidRDefault="005B7260">
            <w:pPr>
              <w:spacing w:line="240" w:lineRule="auto"/>
              <w:rPr>
                <w:rFonts w:eastAsia="Times New Roman"/>
                <w:sz w:val="20"/>
                <w:szCs w:val="20"/>
                <w:lang w:val="en-US"/>
              </w:rPr>
            </w:pPr>
            <w:r w:rsidRPr="005B7260">
              <w:rPr>
                <w:rFonts w:eastAsia="Times New Roman"/>
                <w:sz w:val="20"/>
                <w:szCs w:val="20"/>
                <w:lang w:val="en-US"/>
              </w:rPr>
              <w:t xml:space="preserve">Climate protection officers in local authorities </w:t>
            </w:r>
          </w:p>
        </w:tc>
      </w:tr>
      <w:tr w:rsidR="00FB070B" w:rsidRPr="007C1446" w14:paraId="1C87B6F3" w14:textId="77777777" w:rsidTr="1F144B41">
        <w:tc>
          <w:tcPr>
            <w:tcW w:w="0" w:type="auto"/>
            <w:hideMark/>
          </w:tcPr>
          <w:p w14:paraId="0D3C10B7" w14:textId="77777777" w:rsidR="003873BE" w:rsidRPr="007C1446" w:rsidRDefault="003873BE">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409A4DE2" w14:textId="6E94EA0D" w:rsidR="005D13A2" w:rsidRPr="005D13A2" w:rsidRDefault="005D13A2" w:rsidP="005D13A2">
            <w:pPr>
              <w:spacing w:line="240" w:lineRule="auto"/>
              <w:rPr>
                <w:rFonts w:eastAsia="Times New Roman"/>
                <w:sz w:val="20"/>
                <w:szCs w:val="20"/>
                <w:lang w:val="de-DE"/>
              </w:rPr>
            </w:pPr>
            <w:r w:rsidRPr="005D13A2">
              <w:rPr>
                <w:rFonts w:eastAsia="Times New Roman"/>
                <w:sz w:val="20"/>
                <w:szCs w:val="20"/>
                <w:lang w:val="de-DE"/>
              </w:rPr>
              <w:t>2026</w:t>
            </w:r>
            <w:r>
              <w:rPr>
                <w:rFonts w:eastAsia="Times New Roman"/>
                <w:sz w:val="20"/>
                <w:szCs w:val="20"/>
                <w:lang w:val="de-DE"/>
              </w:rPr>
              <w:t>?</w:t>
            </w:r>
          </w:p>
          <w:p w14:paraId="545A053C" w14:textId="1246C904" w:rsidR="003873BE" w:rsidRPr="007C1446" w:rsidRDefault="003873BE">
            <w:pPr>
              <w:spacing w:line="240" w:lineRule="auto"/>
              <w:rPr>
                <w:rFonts w:eastAsia="Times New Roman"/>
                <w:sz w:val="20"/>
                <w:szCs w:val="20"/>
              </w:rPr>
            </w:pPr>
          </w:p>
        </w:tc>
      </w:tr>
      <w:tr w:rsidR="00FB070B" w:rsidRPr="007C1446" w14:paraId="78DBB582" w14:textId="77777777" w:rsidTr="1F144B41">
        <w:tc>
          <w:tcPr>
            <w:tcW w:w="0" w:type="auto"/>
            <w:hideMark/>
          </w:tcPr>
          <w:p w14:paraId="1D824E30" w14:textId="77777777" w:rsidR="003873BE" w:rsidRPr="007C1446" w:rsidRDefault="003873BE">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2AFE4CF9" w14:textId="0B586C42" w:rsidR="003873BE" w:rsidRPr="007C1446" w:rsidRDefault="005D13A2">
            <w:pPr>
              <w:spacing w:line="240" w:lineRule="auto"/>
              <w:rPr>
                <w:rFonts w:eastAsia="Times New Roman"/>
                <w:sz w:val="20"/>
                <w:szCs w:val="20"/>
                <w:lang w:val="en-US"/>
              </w:rPr>
            </w:pPr>
            <w:r>
              <w:rPr>
                <w:rFonts w:eastAsia="Times New Roman"/>
                <w:sz w:val="20"/>
                <w:szCs w:val="20"/>
                <w:lang w:val="en-US"/>
              </w:rPr>
              <w:t>Difficult</w:t>
            </w:r>
            <w:r w:rsidR="00D15C5B">
              <w:rPr>
                <w:rFonts w:eastAsia="Times New Roman"/>
                <w:sz w:val="20"/>
                <w:szCs w:val="20"/>
                <w:lang w:val="en-US"/>
              </w:rPr>
              <w:t>/ impossib</w:t>
            </w:r>
            <w:r w:rsidR="00D566FF">
              <w:rPr>
                <w:rFonts w:eastAsia="Times New Roman"/>
                <w:sz w:val="20"/>
                <w:szCs w:val="20"/>
                <w:lang w:val="en-US"/>
              </w:rPr>
              <w:t>l</w:t>
            </w:r>
            <w:r w:rsidR="00D15C5B">
              <w:rPr>
                <w:rFonts w:eastAsia="Times New Roman"/>
                <w:sz w:val="20"/>
                <w:szCs w:val="20"/>
                <w:lang w:val="en-US"/>
              </w:rPr>
              <w:t xml:space="preserve">e under current </w:t>
            </w:r>
            <w:r w:rsidR="00D15C5B" w:rsidRPr="00766795">
              <w:rPr>
                <w:rFonts w:eastAsia="Times New Roman"/>
                <w:sz w:val="20"/>
                <w:szCs w:val="20"/>
                <w:lang w:val="en-US"/>
              </w:rPr>
              <w:t>financial constitutional law</w:t>
            </w:r>
            <w:r w:rsidR="00D566FF">
              <w:rPr>
                <w:rFonts w:eastAsia="Times New Roman"/>
                <w:sz w:val="20"/>
                <w:szCs w:val="20"/>
                <w:lang w:val="en-US"/>
              </w:rPr>
              <w:t xml:space="preserve"> </w:t>
            </w:r>
          </w:p>
        </w:tc>
      </w:tr>
    </w:tbl>
    <w:p w14:paraId="6CE0B32F" w14:textId="77777777" w:rsidR="003873BE" w:rsidRPr="003873BE" w:rsidRDefault="003873BE" w:rsidP="006D7475">
      <w:pPr>
        <w:rPr>
          <w:lang w:eastAsia="en-GB"/>
        </w:rPr>
      </w:pPr>
    </w:p>
    <w:p w14:paraId="5FA9086E" w14:textId="77777777" w:rsidR="00D83E97" w:rsidRPr="007511E8" w:rsidRDefault="00D83E97" w:rsidP="006317E8">
      <w:pPr>
        <w:pStyle w:val="berschrift3"/>
      </w:pPr>
      <w:r w:rsidRPr="007511E8">
        <w:lastRenderedPageBreak/>
        <w:t>POLICY FACTSHEETS FOR NEW POLICY PROPOSALS</w:t>
      </w:r>
    </w:p>
    <w:tbl>
      <w:tblPr>
        <w:tblStyle w:val="Tabellenraster"/>
        <w:tblW w:w="0" w:type="auto"/>
        <w:tblLook w:val="04A0" w:firstRow="1" w:lastRow="0" w:firstColumn="1" w:lastColumn="0" w:noHBand="0" w:noVBand="1"/>
      </w:tblPr>
      <w:tblGrid>
        <w:gridCol w:w="2161"/>
        <w:gridCol w:w="7279"/>
      </w:tblGrid>
      <w:tr w:rsidR="006D7475" w:rsidRPr="007C1446" w14:paraId="310C4B0A" w14:textId="77777777" w:rsidTr="1F144B41">
        <w:tc>
          <w:tcPr>
            <w:tcW w:w="0" w:type="auto"/>
            <w:hideMark/>
          </w:tcPr>
          <w:p w14:paraId="1AEBD099" w14:textId="77777777" w:rsidR="006D7475" w:rsidRPr="007C1446" w:rsidRDefault="006D7475">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63AE4EA7" w14:textId="77777777" w:rsidR="006D7475" w:rsidRPr="007C1446" w:rsidRDefault="006D7475">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62D3B3B2" w14:textId="77777777" w:rsidTr="1F144B41">
        <w:tc>
          <w:tcPr>
            <w:tcW w:w="0" w:type="auto"/>
            <w:hideMark/>
          </w:tcPr>
          <w:p w14:paraId="3FA78777" w14:textId="77777777" w:rsidR="006D7475" w:rsidRPr="007C1446" w:rsidRDefault="006D7475">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1904A8FD" w14:textId="231E5696" w:rsidR="006D7475" w:rsidRPr="007C1446" w:rsidRDefault="00167032">
            <w:pPr>
              <w:spacing w:line="240" w:lineRule="auto"/>
              <w:rPr>
                <w:rFonts w:eastAsia="Times New Roman"/>
                <w:sz w:val="21"/>
                <w:szCs w:val="21"/>
              </w:rPr>
            </w:pPr>
            <w:r>
              <w:rPr>
                <w:sz w:val="21"/>
                <w:szCs w:val="21"/>
                <w:lang w:val="en-GB" w:eastAsia="en-GB"/>
              </w:rPr>
              <w:t xml:space="preserve">State participation in the transmission grid </w:t>
            </w:r>
          </w:p>
        </w:tc>
      </w:tr>
      <w:tr w:rsidR="006D7475" w:rsidRPr="007C1446" w14:paraId="080DA544" w14:textId="77777777" w:rsidTr="1F144B41">
        <w:tc>
          <w:tcPr>
            <w:tcW w:w="0" w:type="auto"/>
            <w:hideMark/>
          </w:tcPr>
          <w:p w14:paraId="6EA19FEF" w14:textId="77777777" w:rsidR="006D7475" w:rsidRPr="007C1446" w:rsidRDefault="006D7475">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49817FB8" w14:textId="4B6B0A9B" w:rsidR="006D7475" w:rsidRPr="007C1446" w:rsidRDefault="00167032">
            <w:pPr>
              <w:spacing w:line="240" w:lineRule="auto"/>
              <w:rPr>
                <w:rFonts w:eastAsia="Times New Roman"/>
                <w:sz w:val="21"/>
                <w:szCs w:val="21"/>
              </w:rPr>
            </w:pPr>
            <w:r>
              <w:rPr>
                <w:sz w:val="21"/>
                <w:szCs w:val="21"/>
                <w:lang w:val="en-GB" w:eastAsia="en-GB"/>
              </w:rPr>
              <w:t>Energy</w:t>
            </w:r>
          </w:p>
        </w:tc>
      </w:tr>
      <w:tr w:rsidR="006D7475" w:rsidRPr="007C1446" w14:paraId="6DC8FC6A" w14:textId="77777777" w:rsidTr="1F144B41">
        <w:tc>
          <w:tcPr>
            <w:tcW w:w="0" w:type="auto"/>
            <w:hideMark/>
          </w:tcPr>
          <w:p w14:paraId="0E89D901" w14:textId="77777777" w:rsidR="006D7475" w:rsidRPr="007C1446" w:rsidRDefault="006D7475" w:rsidP="044DB4E3">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79DE842E" w14:textId="77777777" w:rsidR="00FA29FC" w:rsidRPr="00FA29FC" w:rsidRDefault="00FA29FC" w:rsidP="009B782A">
            <w:pPr>
              <w:numPr>
                <w:ilvl w:val="0"/>
                <w:numId w:val="16"/>
              </w:numPr>
              <w:spacing w:line="240" w:lineRule="auto"/>
              <w:rPr>
                <w:sz w:val="21"/>
                <w:szCs w:val="21"/>
                <w:lang w:val="en-US" w:eastAsia="en-GB"/>
              </w:rPr>
            </w:pPr>
            <w:r w:rsidRPr="00FA29FC">
              <w:rPr>
                <w:sz w:val="21"/>
                <w:szCs w:val="21"/>
                <w:lang w:val="en-US" w:eastAsia="en-GB"/>
              </w:rPr>
              <w:t>Lack of democratic control and participation</w:t>
            </w:r>
          </w:p>
          <w:p w14:paraId="6881DC82" w14:textId="108BFCFE" w:rsidR="00FA29FC" w:rsidRPr="00FA29FC" w:rsidRDefault="00FA29FC" w:rsidP="009B782A">
            <w:pPr>
              <w:numPr>
                <w:ilvl w:val="0"/>
                <w:numId w:val="16"/>
              </w:numPr>
              <w:spacing w:line="240" w:lineRule="auto"/>
              <w:rPr>
                <w:sz w:val="21"/>
                <w:szCs w:val="21"/>
                <w:lang w:val="en-US" w:eastAsia="en-GB"/>
              </w:rPr>
            </w:pPr>
            <w:r w:rsidRPr="00FA29FC">
              <w:rPr>
                <w:sz w:val="21"/>
                <w:szCs w:val="21"/>
                <w:lang w:val="en-US" w:eastAsia="en-GB"/>
              </w:rPr>
              <w:t>Structurally rising electricity prices/grid fees due to grid expansion and profit orientation</w:t>
            </w:r>
          </w:p>
          <w:p w14:paraId="58F5548C" w14:textId="74A83EC7" w:rsidR="00FA29FC" w:rsidRPr="00FA29FC" w:rsidRDefault="00FA29FC" w:rsidP="009B782A">
            <w:pPr>
              <w:numPr>
                <w:ilvl w:val="0"/>
                <w:numId w:val="16"/>
              </w:numPr>
              <w:spacing w:line="240" w:lineRule="auto"/>
              <w:rPr>
                <w:sz w:val="21"/>
                <w:szCs w:val="21"/>
                <w:lang w:val="en-US" w:eastAsia="en-GB"/>
              </w:rPr>
            </w:pPr>
            <w:r>
              <w:rPr>
                <w:sz w:val="21"/>
                <w:szCs w:val="21"/>
                <w:lang w:val="en-US" w:eastAsia="en-GB"/>
              </w:rPr>
              <w:t xml:space="preserve">Risk of power outages: </w:t>
            </w:r>
            <w:r w:rsidRPr="00FA29FC">
              <w:rPr>
                <w:sz w:val="21"/>
                <w:szCs w:val="21"/>
                <w:lang w:val="en-US" w:eastAsia="en-GB"/>
              </w:rPr>
              <w:t xml:space="preserve">Grid stabilization through </w:t>
            </w:r>
            <w:r>
              <w:rPr>
                <w:sz w:val="21"/>
                <w:szCs w:val="21"/>
                <w:lang w:val="en-US" w:eastAsia="en-GB"/>
              </w:rPr>
              <w:t xml:space="preserve">financing of </w:t>
            </w:r>
            <w:r w:rsidRPr="00FA29FC">
              <w:rPr>
                <w:sz w:val="21"/>
                <w:szCs w:val="21"/>
                <w:lang w:val="en-US" w:eastAsia="en-GB"/>
              </w:rPr>
              <w:t xml:space="preserve">expansion and thus capacity for renewable energy, </w:t>
            </w:r>
            <w:r>
              <w:rPr>
                <w:sz w:val="21"/>
                <w:szCs w:val="21"/>
                <w:lang w:val="en-US" w:eastAsia="en-GB"/>
              </w:rPr>
              <w:t xml:space="preserve">simplified </w:t>
            </w:r>
            <w:r w:rsidRPr="00FA29FC">
              <w:rPr>
                <w:sz w:val="21"/>
                <w:szCs w:val="21"/>
                <w:lang w:val="en-US" w:eastAsia="en-GB"/>
              </w:rPr>
              <w:t>coordination in planning and expansion</w:t>
            </w:r>
          </w:p>
          <w:p w14:paraId="5956B0C9" w14:textId="7E4657A2" w:rsidR="006D7475" w:rsidRPr="007C1446" w:rsidRDefault="006D7475">
            <w:pPr>
              <w:spacing w:line="240" w:lineRule="auto"/>
              <w:rPr>
                <w:rFonts w:eastAsia="Times New Roman"/>
                <w:sz w:val="21"/>
                <w:szCs w:val="21"/>
              </w:rPr>
            </w:pPr>
          </w:p>
        </w:tc>
      </w:tr>
      <w:tr w:rsidR="006D7475" w:rsidRPr="007C1446" w14:paraId="0B2A4CB1" w14:textId="77777777" w:rsidTr="1F144B41">
        <w:tc>
          <w:tcPr>
            <w:tcW w:w="0" w:type="auto"/>
            <w:hideMark/>
          </w:tcPr>
          <w:p w14:paraId="52884FD7" w14:textId="77777777" w:rsidR="006D7475" w:rsidRPr="007C1446" w:rsidRDefault="006D7475">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02BD19A2" w14:textId="3A685F7B" w:rsidR="008606E4" w:rsidRPr="008606E4" w:rsidRDefault="008606E4" w:rsidP="009B782A">
            <w:pPr>
              <w:numPr>
                <w:ilvl w:val="0"/>
                <w:numId w:val="16"/>
              </w:numPr>
              <w:spacing w:line="240" w:lineRule="auto"/>
              <w:rPr>
                <w:rFonts w:eastAsia="Times New Roman"/>
                <w:sz w:val="21"/>
                <w:szCs w:val="21"/>
                <w:lang w:val="en-US"/>
              </w:rPr>
            </w:pPr>
            <w:r w:rsidRPr="008606E4">
              <w:rPr>
                <w:rFonts w:eastAsia="Times New Roman"/>
                <w:sz w:val="21"/>
                <w:szCs w:val="21"/>
                <w:lang w:val="en-US"/>
              </w:rPr>
              <w:t xml:space="preserve">The federal government pools equity capital via KfW </w:t>
            </w:r>
            <w:r w:rsidR="3C92C7B0" w:rsidRPr="3B454834">
              <w:rPr>
                <w:rFonts w:eastAsia="Times New Roman"/>
                <w:sz w:val="21"/>
                <w:szCs w:val="21"/>
                <w:lang w:val="en-US"/>
              </w:rPr>
              <w:t>(</w:t>
            </w:r>
            <w:r w:rsidR="7FF43662" w:rsidRPr="3B454834">
              <w:rPr>
                <w:rFonts w:eastAsia="Times New Roman"/>
                <w:sz w:val="21"/>
                <w:szCs w:val="21"/>
                <w:lang w:val="en-US"/>
              </w:rPr>
              <w:t>German state-owned investment and development bank</w:t>
            </w:r>
            <w:r w:rsidR="617F9086" w:rsidRPr="3B454834">
              <w:rPr>
                <w:rFonts w:eastAsia="Times New Roman"/>
                <w:sz w:val="21"/>
                <w:szCs w:val="21"/>
                <w:lang w:val="en-US"/>
              </w:rPr>
              <w:t>)</w:t>
            </w:r>
            <w:r w:rsidR="7FF43662" w:rsidRPr="3B454834">
              <w:rPr>
                <w:rFonts w:eastAsia="Times New Roman"/>
                <w:sz w:val="21"/>
                <w:szCs w:val="21"/>
                <w:lang w:val="en-US"/>
              </w:rPr>
              <w:t>,</w:t>
            </w:r>
            <w:r w:rsidR="5E40E75B" w:rsidRPr="3B454834">
              <w:rPr>
                <w:rFonts w:eastAsia="Times New Roman"/>
                <w:sz w:val="21"/>
                <w:szCs w:val="21"/>
                <w:lang w:val="en-US"/>
              </w:rPr>
              <w:t xml:space="preserve"> </w:t>
            </w:r>
            <w:r w:rsidRPr="008606E4">
              <w:rPr>
                <w:rFonts w:eastAsia="Times New Roman"/>
                <w:sz w:val="21"/>
                <w:szCs w:val="21"/>
                <w:lang w:val="en-US"/>
              </w:rPr>
              <w:t>or a new state-owned energy infrastructure company (EIG) and acquires a 50% stake (financed by loans) in transmission grid operators.</w:t>
            </w:r>
          </w:p>
          <w:p w14:paraId="2B8D1D0A" w14:textId="77777777" w:rsidR="008606E4" w:rsidRPr="008606E4" w:rsidRDefault="008606E4" w:rsidP="009B782A">
            <w:pPr>
              <w:numPr>
                <w:ilvl w:val="0"/>
                <w:numId w:val="16"/>
              </w:numPr>
              <w:spacing w:line="240" w:lineRule="auto"/>
              <w:rPr>
                <w:rFonts w:eastAsia="Times New Roman"/>
                <w:sz w:val="21"/>
                <w:szCs w:val="21"/>
                <w:lang w:val="en-US"/>
              </w:rPr>
            </w:pPr>
            <w:r w:rsidRPr="008606E4">
              <w:rPr>
                <w:rFonts w:eastAsia="Times New Roman"/>
                <w:sz w:val="21"/>
                <w:szCs w:val="21"/>
                <w:lang w:val="en-US"/>
              </w:rPr>
              <w:t>Income from operations can thus be reinvested in grid expansion.</w:t>
            </w:r>
          </w:p>
          <w:p w14:paraId="526BC325" w14:textId="65756939" w:rsidR="006D7475" w:rsidRPr="00FA29FC" w:rsidRDefault="006D7475" w:rsidP="008606E4">
            <w:pPr>
              <w:spacing w:line="240" w:lineRule="auto"/>
              <w:ind w:left="360"/>
              <w:rPr>
                <w:rFonts w:eastAsia="Times New Roman"/>
                <w:sz w:val="21"/>
                <w:szCs w:val="21"/>
                <w:lang w:val="en-US"/>
              </w:rPr>
            </w:pPr>
          </w:p>
        </w:tc>
      </w:tr>
      <w:tr w:rsidR="006D7475" w:rsidRPr="007C1446" w14:paraId="6EB94569" w14:textId="77777777" w:rsidTr="1F144B41">
        <w:tc>
          <w:tcPr>
            <w:tcW w:w="0" w:type="auto"/>
            <w:hideMark/>
          </w:tcPr>
          <w:p w14:paraId="70CCEB81"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00739F77" w14:textId="7461711D" w:rsidR="006D7475" w:rsidRPr="007C1446" w:rsidRDefault="006D7475">
            <w:pPr>
              <w:spacing w:line="240" w:lineRule="auto"/>
              <w:rPr>
                <w:rFonts w:eastAsia="Times New Roman"/>
                <w:sz w:val="21"/>
                <w:szCs w:val="21"/>
              </w:rPr>
            </w:pPr>
            <w:r w:rsidRPr="0076058B">
              <w:rPr>
                <w:sz w:val="21"/>
                <w:szCs w:val="21"/>
                <w:lang w:val="en-GB" w:eastAsia="en-GB"/>
              </w:rPr>
              <w:t xml:space="preserve">Tick or specify which applies: </w:t>
            </w:r>
            <w:r w:rsidR="00A64DF5" w:rsidRPr="00A64DF5">
              <w:rPr>
                <w:b/>
                <w:bCs/>
                <w:sz w:val="21"/>
                <w:szCs w:val="21"/>
                <w:lang w:val="en-GB" w:eastAsia="en-GB"/>
              </w:rPr>
              <w:t>x</w:t>
            </w:r>
            <w:r w:rsidRPr="0076058B">
              <w:rPr>
                <w:sz w:val="21"/>
                <w:szCs w:val="21"/>
                <w:lang w:val="en-GB" w:eastAsia="en-GB"/>
              </w:rPr>
              <w:t xml:space="preserve"> Regulation (laws, standards, bans, requirements) </w:t>
            </w:r>
            <w:r w:rsidR="00A64DF5">
              <w:rPr>
                <w:sz w:val="21"/>
                <w:szCs w:val="21"/>
                <w:lang w:val="en-GB" w:eastAsia="en-GB"/>
              </w:rPr>
              <w:t>–</w:t>
            </w:r>
            <w:r w:rsidRPr="0076058B">
              <w:rPr>
                <w:sz w:val="21"/>
                <w:szCs w:val="21"/>
                <w:lang w:val="en-GB" w:eastAsia="en-GB"/>
              </w:rPr>
              <w:t xml:space="preserve"> Economic incentives (subsidies, taxes, grants, penalties) </w:t>
            </w:r>
            <w:r w:rsidR="00820AE4">
              <w:rPr>
                <w:sz w:val="21"/>
                <w:szCs w:val="21"/>
                <w:lang w:val="en-GB" w:eastAsia="en-GB"/>
              </w:rPr>
              <w:t xml:space="preserve"> </w:t>
            </w:r>
            <w:r w:rsidR="00820AE4" w:rsidRPr="00820AE4">
              <w:rPr>
                <w:b/>
                <w:bCs/>
                <w:sz w:val="21"/>
                <w:szCs w:val="21"/>
                <w:lang w:val="en-GB" w:eastAsia="en-GB"/>
              </w:rPr>
              <w:t>x</w:t>
            </w:r>
            <w:r w:rsidR="00820AE4">
              <w:rPr>
                <w:sz w:val="21"/>
                <w:szCs w:val="21"/>
                <w:lang w:val="en-GB" w:eastAsia="en-GB"/>
              </w:rPr>
              <w:t xml:space="preserve"> </w:t>
            </w:r>
            <w:r w:rsidRPr="0076058B">
              <w:rPr>
                <w:sz w:val="21"/>
                <w:szCs w:val="21"/>
                <w:lang w:val="en-GB" w:eastAsia="en-GB"/>
              </w:rPr>
              <w:t>Public services (programmes, infrastructure investments) - Information/education (campaigns, training, awareness)</w:t>
            </w:r>
          </w:p>
        </w:tc>
      </w:tr>
      <w:tr w:rsidR="006D7475" w:rsidRPr="007C1446" w14:paraId="11D07931" w14:textId="77777777" w:rsidTr="1F144B41">
        <w:tc>
          <w:tcPr>
            <w:tcW w:w="0" w:type="auto"/>
            <w:hideMark/>
          </w:tcPr>
          <w:p w14:paraId="54A8BB4A"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70902BCC" w14:textId="77777777" w:rsidR="00373B2F" w:rsidRPr="00373B2F" w:rsidRDefault="00373B2F" w:rsidP="009B782A">
            <w:pPr>
              <w:numPr>
                <w:ilvl w:val="0"/>
                <w:numId w:val="17"/>
              </w:numPr>
              <w:spacing w:line="240" w:lineRule="auto"/>
              <w:rPr>
                <w:sz w:val="21"/>
                <w:szCs w:val="21"/>
                <w:lang w:val="de-DE" w:eastAsia="en-GB"/>
              </w:rPr>
            </w:pPr>
            <w:r w:rsidRPr="00373B2F">
              <w:rPr>
                <w:sz w:val="21"/>
                <w:szCs w:val="21"/>
                <w:lang w:val="de-DE" w:eastAsia="en-GB"/>
              </w:rPr>
              <w:t>Federal Government</w:t>
            </w:r>
          </w:p>
          <w:p w14:paraId="65ED28C5" w14:textId="77777777" w:rsidR="00373B2F" w:rsidRPr="00373B2F" w:rsidRDefault="00373B2F" w:rsidP="009B782A">
            <w:pPr>
              <w:numPr>
                <w:ilvl w:val="0"/>
                <w:numId w:val="17"/>
              </w:numPr>
              <w:spacing w:line="240" w:lineRule="auto"/>
              <w:rPr>
                <w:sz w:val="21"/>
                <w:szCs w:val="21"/>
                <w:lang w:val="de-DE" w:eastAsia="en-GB"/>
              </w:rPr>
            </w:pPr>
            <w:r w:rsidRPr="00373B2F">
              <w:rPr>
                <w:sz w:val="21"/>
                <w:szCs w:val="21"/>
                <w:lang w:val="de-DE" w:eastAsia="en-GB"/>
              </w:rPr>
              <w:t>Federal Network Agency</w:t>
            </w:r>
          </w:p>
          <w:p w14:paraId="6825EBB5" w14:textId="4FD319C3" w:rsidR="006D7475" w:rsidRPr="007C1446" w:rsidRDefault="006D7475">
            <w:pPr>
              <w:spacing w:line="240" w:lineRule="auto"/>
              <w:rPr>
                <w:rFonts w:eastAsia="Times New Roman"/>
                <w:sz w:val="21"/>
                <w:szCs w:val="21"/>
              </w:rPr>
            </w:pPr>
          </w:p>
        </w:tc>
      </w:tr>
      <w:tr w:rsidR="006D7475" w:rsidRPr="007C1446" w14:paraId="16E042A9" w14:textId="77777777" w:rsidTr="1F144B41">
        <w:tc>
          <w:tcPr>
            <w:tcW w:w="0" w:type="auto"/>
            <w:gridSpan w:val="2"/>
          </w:tcPr>
          <w:p w14:paraId="05C5F8A3" w14:textId="77777777" w:rsidR="006D7475" w:rsidRPr="007C1446" w:rsidRDefault="006D7475">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6D7475" w:rsidRPr="007C1446" w14:paraId="31614A07" w14:textId="77777777" w:rsidTr="1F144B41">
        <w:tc>
          <w:tcPr>
            <w:tcW w:w="0" w:type="auto"/>
          </w:tcPr>
          <w:p w14:paraId="3469FEC6" w14:textId="77777777" w:rsidR="006D7475" w:rsidRPr="007C1446" w:rsidRDefault="006D7475">
            <w:pPr>
              <w:spacing w:line="240" w:lineRule="auto"/>
              <w:rPr>
                <w:rFonts w:eastAsia="Times New Roman"/>
                <w:sz w:val="20"/>
                <w:szCs w:val="20"/>
              </w:rPr>
            </w:pPr>
            <w:r w:rsidRPr="007C1446">
              <w:rPr>
                <w:rFonts w:eastAsia="Times New Roman"/>
                <w:sz w:val="20"/>
                <w:szCs w:val="20"/>
              </w:rPr>
              <w:t>Age range</w:t>
            </w:r>
          </w:p>
        </w:tc>
        <w:tc>
          <w:tcPr>
            <w:tcW w:w="0" w:type="auto"/>
          </w:tcPr>
          <w:p w14:paraId="615FC04E" w14:textId="77777777" w:rsidR="006D7475" w:rsidRPr="007C1446" w:rsidRDefault="006D7475" w:rsidP="044DB4E3">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6D7475" w:rsidRPr="007C1446" w14:paraId="07853627" w14:textId="77777777" w:rsidTr="1F144B41">
        <w:tc>
          <w:tcPr>
            <w:tcW w:w="0" w:type="auto"/>
            <w:hideMark/>
          </w:tcPr>
          <w:p w14:paraId="7C61B246" w14:textId="77777777" w:rsidR="006D7475" w:rsidRPr="007C1446" w:rsidRDefault="006D7475">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B012F6D" w14:textId="77777777" w:rsidR="006D7475" w:rsidRPr="007C1446" w:rsidRDefault="006D7475">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6D7475" w:rsidRPr="007C1446" w14:paraId="7D1BA688" w14:textId="77777777" w:rsidTr="1F144B41">
        <w:tc>
          <w:tcPr>
            <w:tcW w:w="0" w:type="auto"/>
            <w:hideMark/>
          </w:tcPr>
          <w:p w14:paraId="1C7B2992" w14:textId="77777777" w:rsidR="006D7475" w:rsidRPr="007C1446" w:rsidRDefault="006D7475">
            <w:pPr>
              <w:spacing w:line="240" w:lineRule="auto"/>
              <w:rPr>
                <w:rFonts w:eastAsia="Times New Roman"/>
                <w:sz w:val="20"/>
                <w:szCs w:val="20"/>
              </w:rPr>
            </w:pPr>
            <w:r w:rsidRPr="007C1446">
              <w:rPr>
                <w:rFonts w:eastAsia="Times New Roman"/>
                <w:sz w:val="20"/>
                <w:szCs w:val="20"/>
              </w:rPr>
              <w:t>Gender</w:t>
            </w:r>
          </w:p>
        </w:tc>
        <w:tc>
          <w:tcPr>
            <w:tcW w:w="0" w:type="auto"/>
            <w:hideMark/>
          </w:tcPr>
          <w:p w14:paraId="3BF690BE"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6D7475" w:rsidRPr="007C1446" w14:paraId="18B94BBA" w14:textId="77777777" w:rsidTr="1F144B41">
        <w:tc>
          <w:tcPr>
            <w:tcW w:w="0" w:type="auto"/>
          </w:tcPr>
          <w:p w14:paraId="28D0A39F" w14:textId="77777777" w:rsidR="006D7475" w:rsidRPr="007C1446" w:rsidRDefault="006D7475">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6721DA1C" w14:textId="77777777" w:rsidR="006D7475" w:rsidRPr="007C1446" w:rsidRDefault="006D7475">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6D7475" w:rsidRPr="007C1446" w14:paraId="26441EC4" w14:textId="77777777" w:rsidTr="1F144B41">
        <w:tc>
          <w:tcPr>
            <w:tcW w:w="0" w:type="auto"/>
            <w:hideMark/>
          </w:tcPr>
          <w:p w14:paraId="179AD319" w14:textId="77777777" w:rsidR="006D7475" w:rsidRPr="007C1446" w:rsidRDefault="006D7475">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29A12639"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6D7475" w:rsidRPr="007C1446" w14:paraId="2FB0E2CE" w14:textId="77777777" w:rsidTr="1F144B41">
        <w:tc>
          <w:tcPr>
            <w:tcW w:w="0" w:type="auto"/>
            <w:hideMark/>
          </w:tcPr>
          <w:p w14:paraId="1E5D18AD" w14:textId="77777777" w:rsidR="006D7475" w:rsidRPr="007C1446" w:rsidRDefault="006D747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748865A8"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6D7475" w:rsidRPr="007C1446" w14:paraId="36E38F24" w14:textId="77777777" w:rsidTr="1F144B41">
        <w:tc>
          <w:tcPr>
            <w:tcW w:w="0" w:type="auto"/>
            <w:hideMark/>
          </w:tcPr>
          <w:p w14:paraId="2FF9CD95" w14:textId="77777777" w:rsidR="006D7475" w:rsidRPr="007C1446" w:rsidRDefault="006D7475">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1D509151"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6D7475" w:rsidRPr="007C1446" w14:paraId="21C74587" w14:textId="77777777" w:rsidTr="1F144B41">
        <w:tc>
          <w:tcPr>
            <w:tcW w:w="0" w:type="auto"/>
            <w:hideMark/>
          </w:tcPr>
          <w:p w14:paraId="52F73331" w14:textId="77777777" w:rsidR="006D7475" w:rsidRPr="007C1446" w:rsidRDefault="006D7475">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7073B3D7"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1C6230FA" w14:textId="77777777" w:rsidTr="1F144B41">
        <w:tc>
          <w:tcPr>
            <w:tcW w:w="0" w:type="auto"/>
            <w:hideMark/>
          </w:tcPr>
          <w:p w14:paraId="74C320A2" w14:textId="77777777" w:rsidR="006D7475" w:rsidRPr="007C1446" w:rsidRDefault="006D7475">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7CC7E9D3" w14:textId="30046DF6" w:rsidR="006D7475" w:rsidRPr="007C1446" w:rsidRDefault="002910CE" w:rsidP="044DB4E3">
            <w:pPr>
              <w:spacing w:line="240" w:lineRule="auto"/>
              <w:rPr>
                <w:rFonts w:eastAsia="Times New Roman"/>
                <w:sz w:val="20"/>
                <w:szCs w:val="20"/>
                <w:lang w:val="en-US"/>
              </w:rPr>
            </w:pPr>
            <w:r w:rsidRPr="002910CE">
              <w:rPr>
                <w:rFonts w:eastAsia="Times New Roman"/>
                <w:b/>
                <w:bCs/>
                <w:sz w:val="20"/>
                <w:szCs w:val="20"/>
                <w:lang w:val="en-US"/>
              </w:rPr>
              <w:t>x</w:t>
            </w:r>
            <w:r w:rsidR="006D7475" w:rsidRPr="044DB4E3">
              <w:rPr>
                <w:rFonts w:eastAsia="Times New Roman"/>
                <w:sz w:val="20"/>
                <w:szCs w:val="20"/>
                <w:lang w:val="en-US"/>
              </w:rPr>
              <w:t xml:space="preserve"> Yes</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No</w:t>
            </w:r>
          </w:p>
        </w:tc>
      </w:tr>
      <w:tr w:rsidR="006D7475" w:rsidRPr="007C1446" w14:paraId="09C41DAD" w14:textId="77777777" w:rsidTr="1F144B41">
        <w:tc>
          <w:tcPr>
            <w:tcW w:w="0" w:type="auto"/>
            <w:hideMark/>
          </w:tcPr>
          <w:p w14:paraId="7DFD9AE4" w14:textId="77777777" w:rsidR="006D7475" w:rsidRPr="007C1446" w:rsidRDefault="006D7475">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052C2640"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2D4DB49E" w14:textId="77777777" w:rsidTr="1F144B41">
        <w:tc>
          <w:tcPr>
            <w:tcW w:w="0" w:type="auto"/>
            <w:hideMark/>
          </w:tcPr>
          <w:p w14:paraId="43B320B5" w14:textId="77777777" w:rsidR="006D7475" w:rsidRPr="007C1446" w:rsidRDefault="006D7475">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49FA95B2" w14:textId="588EB788" w:rsidR="006D7475" w:rsidRPr="007C1446" w:rsidRDefault="00873164" w:rsidP="044DB4E3">
            <w:pPr>
              <w:spacing w:line="240" w:lineRule="auto"/>
              <w:rPr>
                <w:rFonts w:eastAsia="Times New Roman"/>
                <w:sz w:val="20"/>
                <w:szCs w:val="20"/>
                <w:lang w:val="en-US"/>
              </w:rPr>
            </w:pPr>
            <w:r w:rsidRPr="00873164">
              <w:rPr>
                <w:rFonts w:eastAsia="Times New Roman"/>
                <w:b/>
                <w:bCs/>
                <w:sz w:val="20"/>
                <w:szCs w:val="20"/>
                <w:lang w:val="en-US"/>
              </w:rPr>
              <w:t>x</w:t>
            </w:r>
            <w:r w:rsidR="006D7475" w:rsidRPr="044DB4E3">
              <w:rPr>
                <w:rFonts w:eastAsia="Times New Roman"/>
                <w:sz w:val="20"/>
                <w:szCs w:val="20"/>
                <w:lang w:val="en-US"/>
              </w:rPr>
              <w:t xml:space="preserve"> Low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Medium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High income</w:t>
            </w:r>
          </w:p>
        </w:tc>
      </w:tr>
      <w:tr w:rsidR="006D7475" w:rsidRPr="007C1446" w14:paraId="400C1C9B" w14:textId="77777777" w:rsidTr="1F144B41">
        <w:tc>
          <w:tcPr>
            <w:tcW w:w="0" w:type="auto"/>
            <w:hideMark/>
          </w:tcPr>
          <w:p w14:paraId="1916DAE8" w14:textId="77777777" w:rsidR="006D7475" w:rsidRPr="007C1446" w:rsidRDefault="006D7475">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1CD8B107"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p>
        </w:tc>
      </w:tr>
      <w:tr w:rsidR="006D7475" w:rsidRPr="007C1446" w14:paraId="25B58EE0" w14:textId="77777777" w:rsidTr="1F144B41">
        <w:tc>
          <w:tcPr>
            <w:tcW w:w="0" w:type="auto"/>
            <w:hideMark/>
          </w:tcPr>
          <w:p w14:paraId="2BB22F97" w14:textId="77777777" w:rsidR="006D7475" w:rsidRPr="007C1446" w:rsidRDefault="006D747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6DD8800E"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6D7475" w:rsidRPr="007C1446" w14:paraId="78097DDC" w14:textId="77777777" w:rsidTr="1F144B41">
        <w:tc>
          <w:tcPr>
            <w:tcW w:w="0" w:type="auto"/>
            <w:hideMark/>
          </w:tcPr>
          <w:p w14:paraId="4136EF88" w14:textId="77777777" w:rsidR="006D7475" w:rsidRPr="007C1446" w:rsidRDefault="006D7475">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147CC1E9" w14:textId="77777777" w:rsidR="000D6834" w:rsidRPr="000D6834" w:rsidRDefault="000D6834" w:rsidP="009B782A">
            <w:pPr>
              <w:numPr>
                <w:ilvl w:val="0"/>
                <w:numId w:val="31"/>
              </w:numPr>
              <w:spacing w:line="240" w:lineRule="auto"/>
              <w:rPr>
                <w:color w:val="000000" w:themeColor="text1"/>
                <w:sz w:val="20"/>
                <w:szCs w:val="20"/>
                <w:lang w:val="de-DE" w:eastAsia="en-GB"/>
              </w:rPr>
            </w:pPr>
            <w:r w:rsidRPr="000D6834">
              <w:rPr>
                <w:color w:val="000000" w:themeColor="text1"/>
                <w:sz w:val="20"/>
                <w:szCs w:val="20"/>
                <w:lang w:val="de-DE" w:eastAsia="en-GB"/>
              </w:rPr>
              <w:t>Politics and Governance</w:t>
            </w:r>
          </w:p>
          <w:p w14:paraId="1127BB0C" w14:textId="77777777" w:rsidR="000D6834" w:rsidRPr="000D6834" w:rsidRDefault="000D6834" w:rsidP="009B782A">
            <w:pPr>
              <w:numPr>
                <w:ilvl w:val="0"/>
                <w:numId w:val="31"/>
              </w:numPr>
              <w:spacing w:line="240" w:lineRule="auto"/>
              <w:rPr>
                <w:color w:val="000000" w:themeColor="text1"/>
                <w:sz w:val="20"/>
                <w:szCs w:val="20"/>
                <w:lang w:val="de-DE" w:eastAsia="en-GB"/>
              </w:rPr>
            </w:pPr>
            <w:r w:rsidRPr="000D6834">
              <w:rPr>
                <w:color w:val="000000" w:themeColor="text1"/>
                <w:sz w:val="20"/>
                <w:szCs w:val="20"/>
                <w:lang w:val="de-DE" w:eastAsia="en-GB"/>
              </w:rPr>
              <w:t>Economy and finance</w:t>
            </w:r>
          </w:p>
          <w:p w14:paraId="73900B2C" w14:textId="7917738F" w:rsidR="006D7475" w:rsidRPr="000D6834" w:rsidRDefault="000D6834" w:rsidP="009B782A">
            <w:pPr>
              <w:numPr>
                <w:ilvl w:val="0"/>
                <w:numId w:val="31"/>
              </w:numPr>
              <w:spacing w:line="240" w:lineRule="auto"/>
              <w:rPr>
                <w:color w:val="000000" w:themeColor="text1"/>
                <w:sz w:val="20"/>
                <w:szCs w:val="20"/>
                <w:lang w:val="de-DE" w:eastAsia="en-GB"/>
              </w:rPr>
            </w:pPr>
            <w:r w:rsidRPr="000D6834">
              <w:rPr>
                <w:color w:val="000000" w:themeColor="text1"/>
                <w:sz w:val="20"/>
                <w:szCs w:val="20"/>
                <w:lang w:val="de-DE" w:eastAsia="en-GB"/>
              </w:rPr>
              <w:t>Infrastructure</w:t>
            </w:r>
          </w:p>
        </w:tc>
      </w:tr>
      <w:tr w:rsidR="006D7475" w:rsidRPr="007C1446" w14:paraId="1C9214C4" w14:textId="77777777" w:rsidTr="1F144B41">
        <w:tc>
          <w:tcPr>
            <w:tcW w:w="0" w:type="auto"/>
            <w:hideMark/>
          </w:tcPr>
          <w:p w14:paraId="1F2E49E6"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1AF02210" w14:textId="77777777" w:rsidR="003E0207" w:rsidRPr="003E0207" w:rsidRDefault="003E0207" w:rsidP="003E0207">
            <w:pPr>
              <w:spacing w:line="240" w:lineRule="auto"/>
              <w:rPr>
                <w:color w:val="000000" w:themeColor="text1"/>
                <w:sz w:val="20"/>
                <w:szCs w:val="20"/>
                <w:lang w:val="en-GB" w:eastAsia="en-GB"/>
              </w:rPr>
            </w:pPr>
            <w:r w:rsidRPr="003E0207">
              <w:rPr>
                <w:color w:val="000000" w:themeColor="text1"/>
                <w:sz w:val="20"/>
                <w:szCs w:val="20"/>
                <w:lang w:val="en-GB" w:eastAsia="en-GB"/>
              </w:rPr>
              <w:t>Funding difficulties at federal level</w:t>
            </w:r>
          </w:p>
          <w:p w14:paraId="4DD5C276" w14:textId="177EA786" w:rsidR="006D7475" w:rsidRPr="007C1446" w:rsidRDefault="003E0207" w:rsidP="003E0207">
            <w:pPr>
              <w:spacing w:line="240" w:lineRule="auto"/>
              <w:rPr>
                <w:color w:val="000000" w:themeColor="text1"/>
                <w:sz w:val="20"/>
                <w:szCs w:val="20"/>
                <w:lang w:val="en-GB" w:eastAsia="en-GB"/>
              </w:rPr>
            </w:pPr>
            <w:r w:rsidRPr="003E0207">
              <w:rPr>
                <w:color w:val="000000" w:themeColor="text1"/>
                <w:sz w:val="20"/>
                <w:szCs w:val="20"/>
                <w:lang w:val="en-GB" w:eastAsia="en-GB"/>
              </w:rPr>
              <w:t>Political resistance, capital interests, FDP</w:t>
            </w:r>
            <w:r w:rsidR="5A974DE9" w:rsidRPr="3B454834">
              <w:rPr>
                <w:color w:val="000000" w:themeColor="text1"/>
                <w:sz w:val="20"/>
                <w:szCs w:val="20"/>
                <w:lang w:val="en-GB" w:eastAsia="en-GB"/>
              </w:rPr>
              <w:t xml:space="preserve"> (</w:t>
            </w:r>
            <w:r w:rsidR="00A2638A" w:rsidRPr="3B454834">
              <w:rPr>
                <w:color w:val="000000" w:themeColor="text1"/>
                <w:sz w:val="20"/>
                <w:szCs w:val="20"/>
                <w:lang w:val="en-GB" w:eastAsia="en-GB"/>
              </w:rPr>
              <w:t>Liberal-Democratic Party</w:t>
            </w:r>
            <w:r w:rsidR="5A974DE9" w:rsidRPr="3B454834">
              <w:rPr>
                <w:color w:val="000000" w:themeColor="text1"/>
                <w:sz w:val="20"/>
                <w:szCs w:val="20"/>
                <w:lang w:val="en-GB" w:eastAsia="en-GB"/>
              </w:rPr>
              <w:t>)</w:t>
            </w:r>
          </w:p>
        </w:tc>
      </w:tr>
      <w:tr w:rsidR="006D7475" w:rsidRPr="007C1446" w14:paraId="492B3200" w14:textId="77777777" w:rsidTr="1F144B41">
        <w:tc>
          <w:tcPr>
            <w:tcW w:w="0" w:type="auto"/>
            <w:hideMark/>
          </w:tcPr>
          <w:p w14:paraId="2B336C43" w14:textId="77777777" w:rsidR="006D7475" w:rsidRPr="007C1446" w:rsidRDefault="006D7475">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7A4D49BA" w14:textId="77777777" w:rsidR="00F038DC" w:rsidRPr="00F038DC" w:rsidRDefault="00F038DC" w:rsidP="009B782A">
            <w:pPr>
              <w:numPr>
                <w:ilvl w:val="0"/>
                <w:numId w:val="32"/>
              </w:numPr>
              <w:spacing w:line="240" w:lineRule="auto"/>
              <w:rPr>
                <w:color w:val="000000" w:themeColor="text1"/>
                <w:sz w:val="20"/>
                <w:szCs w:val="20"/>
                <w:lang w:val="de-DE" w:eastAsia="en-GB"/>
              </w:rPr>
            </w:pPr>
            <w:r w:rsidRPr="00F038DC">
              <w:rPr>
                <w:color w:val="000000" w:themeColor="text1"/>
                <w:sz w:val="20"/>
                <w:szCs w:val="20"/>
                <w:lang w:val="de-DE" w:eastAsia="en-GB"/>
              </w:rPr>
              <w:t>Need for investment</w:t>
            </w:r>
          </w:p>
          <w:p w14:paraId="021267B3" w14:textId="77777777" w:rsidR="00F038DC" w:rsidRPr="00DE11FE" w:rsidRDefault="00F038DC" w:rsidP="009B782A">
            <w:pPr>
              <w:numPr>
                <w:ilvl w:val="0"/>
                <w:numId w:val="32"/>
              </w:numPr>
              <w:spacing w:line="240" w:lineRule="auto"/>
              <w:rPr>
                <w:color w:val="000000" w:themeColor="text1"/>
                <w:sz w:val="20"/>
                <w:szCs w:val="20"/>
                <w:lang w:val="en-US" w:eastAsia="en-GB"/>
              </w:rPr>
            </w:pPr>
            <w:r w:rsidRPr="00DE11FE">
              <w:rPr>
                <w:color w:val="000000" w:themeColor="text1"/>
                <w:sz w:val="20"/>
                <w:szCs w:val="20"/>
                <w:lang w:val="en-US" w:eastAsia="en-GB"/>
              </w:rPr>
              <w:t>Greater social acceptance for expansion?</w:t>
            </w:r>
          </w:p>
          <w:p w14:paraId="6ECCFDA2" w14:textId="4F275391" w:rsidR="006D7475" w:rsidRPr="00DE11FE" w:rsidRDefault="00F038DC" w:rsidP="009B782A">
            <w:pPr>
              <w:numPr>
                <w:ilvl w:val="0"/>
                <w:numId w:val="32"/>
              </w:numPr>
              <w:spacing w:line="240" w:lineRule="auto"/>
              <w:rPr>
                <w:color w:val="000000" w:themeColor="text1"/>
                <w:sz w:val="20"/>
                <w:szCs w:val="20"/>
                <w:lang w:val="en-US" w:eastAsia="en-GB"/>
              </w:rPr>
            </w:pPr>
            <w:r w:rsidRPr="00DE11FE">
              <w:rPr>
                <w:color w:val="000000" w:themeColor="text1"/>
                <w:sz w:val="20"/>
                <w:szCs w:val="20"/>
                <w:lang w:val="en-US" w:eastAsia="en-GB"/>
              </w:rPr>
              <w:t>Greater awareness of national sovereignty in critical infrastructure</w:t>
            </w:r>
          </w:p>
        </w:tc>
      </w:tr>
      <w:tr w:rsidR="006D7475" w:rsidRPr="007C1446" w14:paraId="0920AB0A" w14:textId="77777777" w:rsidTr="1F144B41">
        <w:tc>
          <w:tcPr>
            <w:tcW w:w="0" w:type="auto"/>
            <w:hideMark/>
          </w:tcPr>
          <w:p w14:paraId="192A1779" w14:textId="77777777" w:rsidR="006D7475" w:rsidRPr="007C1446" w:rsidRDefault="006D7475">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330FE048" w14:textId="0721E421" w:rsidR="00481D08" w:rsidRPr="00481D08" w:rsidRDefault="00481D08" w:rsidP="009B782A">
            <w:pPr>
              <w:numPr>
                <w:ilvl w:val="0"/>
                <w:numId w:val="33"/>
              </w:numPr>
              <w:spacing w:line="240" w:lineRule="auto"/>
              <w:rPr>
                <w:color w:val="000000" w:themeColor="text1"/>
                <w:sz w:val="20"/>
                <w:szCs w:val="20"/>
                <w:lang w:val="en-US" w:eastAsia="en-GB"/>
              </w:rPr>
            </w:pPr>
            <w:r w:rsidRPr="00481D08">
              <w:rPr>
                <w:color w:val="000000" w:themeColor="text1"/>
                <w:sz w:val="20"/>
                <w:szCs w:val="20"/>
                <w:lang w:val="en-US" w:eastAsia="en-GB"/>
              </w:rPr>
              <w:t>ideally as soon as possible; high investment requirements until 2027.</w:t>
            </w:r>
          </w:p>
          <w:p w14:paraId="031BFEE7" w14:textId="77777777" w:rsidR="00481D08" w:rsidRPr="00481D08" w:rsidRDefault="00481D08" w:rsidP="009B782A">
            <w:pPr>
              <w:numPr>
                <w:ilvl w:val="0"/>
                <w:numId w:val="33"/>
              </w:numPr>
              <w:spacing w:line="240" w:lineRule="auto"/>
              <w:rPr>
                <w:color w:val="000000" w:themeColor="text1"/>
                <w:sz w:val="20"/>
                <w:szCs w:val="20"/>
                <w:lang w:val="en-US" w:eastAsia="en-GB"/>
              </w:rPr>
            </w:pPr>
            <w:r w:rsidRPr="00481D08">
              <w:rPr>
                <w:color w:val="000000" w:themeColor="text1"/>
                <w:sz w:val="20"/>
                <w:szCs w:val="20"/>
                <w:lang w:val="en-US" w:eastAsia="en-GB"/>
              </w:rPr>
              <w:t>With implementation in 2025, the EIG's cash flow would be positive in 2035.</w:t>
            </w:r>
          </w:p>
          <w:p w14:paraId="7ED33EE4" w14:textId="057D4D6C" w:rsidR="006D7475" w:rsidRPr="007C1446" w:rsidRDefault="006D7475">
            <w:pPr>
              <w:spacing w:line="240" w:lineRule="auto"/>
              <w:rPr>
                <w:rFonts w:eastAsia="Times New Roman"/>
                <w:color w:val="000000" w:themeColor="text1"/>
                <w:sz w:val="20"/>
                <w:szCs w:val="20"/>
              </w:rPr>
            </w:pPr>
          </w:p>
        </w:tc>
      </w:tr>
      <w:tr w:rsidR="006D7475" w:rsidRPr="007C1446" w14:paraId="3E244A6D" w14:textId="77777777" w:rsidTr="1F144B41">
        <w:tc>
          <w:tcPr>
            <w:tcW w:w="0" w:type="auto"/>
            <w:hideMark/>
          </w:tcPr>
          <w:p w14:paraId="454E5C00" w14:textId="77777777" w:rsidR="006D7475" w:rsidRPr="007C1446" w:rsidRDefault="006D7475">
            <w:pPr>
              <w:spacing w:line="240" w:lineRule="auto"/>
              <w:rPr>
                <w:rFonts w:eastAsia="Times New Roman"/>
                <w:sz w:val="20"/>
                <w:szCs w:val="20"/>
              </w:rPr>
            </w:pPr>
            <w:r w:rsidRPr="007C1446">
              <w:rPr>
                <w:rFonts w:eastAsia="Times New Roman"/>
                <w:b/>
                <w:bCs/>
                <w:sz w:val="20"/>
                <w:szCs w:val="20"/>
              </w:rPr>
              <w:lastRenderedPageBreak/>
              <w:t>Feasibility &amp; resources</w:t>
            </w:r>
          </w:p>
        </w:tc>
        <w:tc>
          <w:tcPr>
            <w:tcW w:w="0" w:type="auto"/>
            <w:vAlign w:val="center"/>
            <w:hideMark/>
          </w:tcPr>
          <w:p w14:paraId="6A2C3CC5" w14:textId="6C30C9B3" w:rsidR="006D7475" w:rsidRPr="007C1446" w:rsidRDefault="00ED7DA2">
            <w:pPr>
              <w:spacing w:line="240" w:lineRule="auto"/>
              <w:rPr>
                <w:rFonts w:eastAsia="Times New Roman"/>
                <w:color w:val="000000" w:themeColor="text1"/>
                <w:sz w:val="20"/>
                <w:szCs w:val="20"/>
                <w:lang w:val="en-US"/>
              </w:rPr>
            </w:pPr>
            <w:r w:rsidRPr="364C767E">
              <w:rPr>
                <w:color w:val="000000" w:themeColor="text1"/>
                <w:sz w:val="20"/>
                <w:szCs w:val="20"/>
                <w:lang w:val="en-US" w:eastAsia="en-GB"/>
              </w:rPr>
              <w:t>Above all, financing</w:t>
            </w:r>
            <w:r w:rsidR="00F430C2" w:rsidRPr="364C767E">
              <w:rPr>
                <w:color w:val="000000" w:themeColor="text1"/>
                <w:sz w:val="20"/>
                <w:szCs w:val="20"/>
                <w:lang w:val="en-US" w:eastAsia="en-GB"/>
              </w:rPr>
              <w:t xml:space="preserve"> as main challenge</w:t>
            </w:r>
            <w:r w:rsidRPr="364C767E">
              <w:rPr>
                <w:color w:val="000000" w:themeColor="text1"/>
                <w:sz w:val="20"/>
                <w:szCs w:val="20"/>
                <w:lang w:val="en-US" w:eastAsia="en-GB"/>
              </w:rPr>
              <w:t>: in 2024, the takeover/participation in Tennet already failed due to the financing issue.</w:t>
            </w:r>
          </w:p>
        </w:tc>
      </w:tr>
    </w:tbl>
    <w:p w14:paraId="2499A01A" w14:textId="79F154AB" w:rsidR="006D7475" w:rsidRDefault="006D7475" w:rsidP="00D83E97">
      <w:pPr>
        <w:rPr>
          <w:b/>
          <w:bCs/>
          <w:lang w:val="en-GB" w:eastAsia="en-GB"/>
        </w:rPr>
      </w:pPr>
    </w:p>
    <w:tbl>
      <w:tblPr>
        <w:tblStyle w:val="Tabellenraster"/>
        <w:tblW w:w="0" w:type="auto"/>
        <w:tblLook w:val="04A0" w:firstRow="1" w:lastRow="0" w:firstColumn="1" w:lastColumn="0" w:noHBand="0" w:noVBand="1"/>
      </w:tblPr>
      <w:tblGrid>
        <w:gridCol w:w="1968"/>
        <w:gridCol w:w="7472"/>
      </w:tblGrid>
      <w:tr w:rsidR="00CF0020" w:rsidRPr="007C1446" w14:paraId="56FBF29B" w14:textId="77777777">
        <w:tc>
          <w:tcPr>
            <w:tcW w:w="0" w:type="auto"/>
            <w:hideMark/>
          </w:tcPr>
          <w:p w14:paraId="2BC787A1" w14:textId="77777777" w:rsidR="00CF0020" w:rsidRPr="007C1446" w:rsidRDefault="00CF0020">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20AAE410" w14:textId="77777777" w:rsidR="00CF0020" w:rsidRPr="007C1446" w:rsidRDefault="00CF0020">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CF0020" w:rsidRPr="007C1446" w14:paraId="50A2EC71" w14:textId="77777777">
        <w:tc>
          <w:tcPr>
            <w:tcW w:w="0" w:type="auto"/>
            <w:hideMark/>
          </w:tcPr>
          <w:p w14:paraId="1A971860" w14:textId="77777777" w:rsidR="00CF0020" w:rsidRPr="007C1446" w:rsidRDefault="00CF0020">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318EDC37" w14:textId="7D31B812" w:rsidR="00CF0020" w:rsidRPr="00C71D78" w:rsidRDefault="00C71D78">
            <w:pPr>
              <w:spacing w:line="240" w:lineRule="auto"/>
              <w:rPr>
                <w:rFonts w:eastAsia="Times New Roman"/>
                <w:sz w:val="21"/>
                <w:szCs w:val="21"/>
                <w:lang w:val="en-US"/>
              </w:rPr>
            </w:pPr>
            <w:r w:rsidRPr="00C71D78">
              <w:rPr>
                <w:sz w:val="21"/>
                <w:szCs w:val="21"/>
                <w:lang w:val="en-GB" w:eastAsia="en-GB"/>
              </w:rPr>
              <w:t>Abolishing the standard energy supply/the Default system</w:t>
            </w:r>
          </w:p>
        </w:tc>
      </w:tr>
      <w:tr w:rsidR="00CF0020" w:rsidRPr="007C1446" w14:paraId="3D6C9F70" w14:textId="77777777">
        <w:tc>
          <w:tcPr>
            <w:tcW w:w="0" w:type="auto"/>
            <w:hideMark/>
          </w:tcPr>
          <w:p w14:paraId="15558950" w14:textId="77777777" w:rsidR="00CF0020" w:rsidRPr="007C1446" w:rsidRDefault="00CF0020">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0D8188E0" w14:textId="12A2DB27" w:rsidR="00CF0020" w:rsidRPr="007C1446" w:rsidRDefault="00C71D78">
            <w:pPr>
              <w:spacing w:line="240" w:lineRule="auto"/>
              <w:rPr>
                <w:rFonts w:eastAsia="Times New Roman"/>
                <w:sz w:val="21"/>
                <w:szCs w:val="21"/>
              </w:rPr>
            </w:pPr>
            <w:r>
              <w:rPr>
                <w:sz w:val="21"/>
                <w:szCs w:val="21"/>
                <w:lang w:val="en-GB" w:eastAsia="en-GB"/>
              </w:rPr>
              <w:t>Energy</w:t>
            </w:r>
          </w:p>
        </w:tc>
      </w:tr>
      <w:tr w:rsidR="00CF0020" w:rsidRPr="007C1446" w14:paraId="51A8D790" w14:textId="77777777">
        <w:tc>
          <w:tcPr>
            <w:tcW w:w="0" w:type="auto"/>
            <w:hideMark/>
          </w:tcPr>
          <w:p w14:paraId="0B2D7005" w14:textId="77777777" w:rsidR="00CF0020" w:rsidRPr="007C1446" w:rsidRDefault="00CF0020">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266E29E2" w14:textId="3A4C7D65" w:rsidR="00D87BFF" w:rsidRPr="00D87BFF" w:rsidRDefault="00B75ACB" w:rsidP="00D87BFF">
            <w:pPr>
              <w:spacing w:line="240" w:lineRule="auto"/>
              <w:rPr>
                <w:sz w:val="21"/>
                <w:szCs w:val="21"/>
                <w:lang w:val="en-US" w:eastAsia="en-GB"/>
              </w:rPr>
            </w:pPr>
            <w:r>
              <w:rPr>
                <w:sz w:val="21"/>
                <w:szCs w:val="21"/>
                <w:lang w:val="en-US" w:eastAsia="en-GB"/>
              </w:rPr>
              <w:t xml:space="preserve">Financial vulnerability; </w:t>
            </w:r>
            <w:r w:rsidR="00D87BFF" w:rsidRPr="00D87BFF">
              <w:rPr>
                <w:sz w:val="21"/>
                <w:szCs w:val="21"/>
                <w:lang w:val="en-US" w:eastAsia="en-GB"/>
              </w:rPr>
              <w:t xml:space="preserve">Energy illiteracy – citizens are not sufficiently informed about their energy rights and energy supply. </w:t>
            </w:r>
          </w:p>
          <w:p w14:paraId="692F2B9B" w14:textId="58121A29" w:rsidR="00CF0020" w:rsidRPr="00D87BFF" w:rsidRDefault="00D87BFF">
            <w:pPr>
              <w:spacing w:line="240" w:lineRule="auto"/>
              <w:rPr>
                <w:sz w:val="21"/>
                <w:szCs w:val="21"/>
                <w:lang w:val="en-US" w:eastAsia="en-GB"/>
              </w:rPr>
            </w:pPr>
            <w:r w:rsidRPr="00D87BFF">
              <w:rPr>
                <w:sz w:val="21"/>
                <w:szCs w:val="21"/>
                <w:lang w:val="en-US" w:eastAsia="en-GB"/>
              </w:rPr>
              <w:t>Green electricity and renewable energy for all – it should not remain an elite project.</w:t>
            </w:r>
          </w:p>
        </w:tc>
      </w:tr>
      <w:tr w:rsidR="00CF0020" w:rsidRPr="007C1446" w14:paraId="6DA0ADE2" w14:textId="77777777">
        <w:tc>
          <w:tcPr>
            <w:tcW w:w="0" w:type="auto"/>
            <w:hideMark/>
          </w:tcPr>
          <w:p w14:paraId="55628BA0" w14:textId="77777777" w:rsidR="00CF0020" w:rsidRPr="007C1446" w:rsidRDefault="00CF0020">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59391CF8" w14:textId="77777777" w:rsidR="00D87BFF" w:rsidRPr="00D87BFF" w:rsidRDefault="00D87BFF" w:rsidP="00D87BFF">
            <w:pPr>
              <w:spacing w:line="240" w:lineRule="auto"/>
              <w:rPr>
                <w:sz w:val="21"/>
                <w:szCs w:val="21"/>
                <w:lang w:val="en-US" w:eastAsia="en-GB"/>
              </w:rPr>
            </w:pPr>
            <w:r w:rsidRPr="00D87BFF">
              <w:rPr>
                <w:sz w:val="21"/>
                <w:szCs w:val="21"/>
                <w:lang w:val="en-US" w:eastAsia="en-GB"/>
              </w:rPr>
              <w:t>Transparency and educational work on energy sources/energy providers.</w:t>
            </w:r>
          </w:p>
          <w:p w14:paraId="7F192E48" w14:textId="77777777" w:rsidR="00D87BFF" w:rsidRPr="00D87BFF" w:rsidRDefault="00D87BFF" w:rsidP="00D87BFF">
            <w:pPr>
              <w:spacing w:line="240" w:lineRule="auto"/>
              <w:rPr>
                <w:sz w:val="21"/>
                <w:szCs w:val="21"/>
                <w:lang w:val="en-US" w:eastAsia="en-GB"/>
              </w:rPr>
            </w:pPr>
            <w:r w:rsidRPr="00D87BFF">
              <w:rPr>
                <w:sz w:val="21"/>
                <w:szCs w:val="21"/>
                <w:lang w:val="en-US" w:eastAsia="en-GB"/>
              </w:rPr>
              <w:t>Conscious decision-making for consumers</w:t>
            </w:r>
          </w:p>
          <w:p w14:paraId="04117858" w14:textId="77777777" w:rsidR="00D87BFF" w:rsidRPr="00D87BFF" w:rsidRDefault="00D87BFF" w:rsidP="00D87BFF">
            <w:pPr>
              <w:spacing w:line="240" w:lineRule="auto"/>
              <w:rPr>
                <w:sz w:val="21"/>
                <w:szCs w:val="21"/>
                <w:lang w:val="en-US" w:eastAsia="en-GB"/>
              </w:rPr>
            </w:pPr>
            <w:r w:rsidRPr="00D87BFF">
              <w:rPr>
                <w:sz w:val="21"/>
                <w:szCs w:val="21"/>
                <w:lang w:val="en-US" w:eastAsia="en-GB"/>
              </w:rPr>
              <w:t>‘Similar to waste separation’ – clear educational concept on sustainable behaviour</w:t>
            </w:r>
          </w:p>
          <w:p w14:paraId="2D4288EF" w14:textId="5146ACF8" w:rsidR="00D87BFF" w:rsidRPr="00D87BFF" w:rsidRDefault="00D87BFF" w:rsidP="009B782A">
            <w:pPr>
              <w:numPr>
                <w:ilvl w:val="0"/>
                <w:numId w:val="18"/>
              </w:numPr>
              <w:spacing w:line="240" w:lineRule="auto"/>
              <w:rPr>
                <w:sz w:val="21"/>
                <w:szCs w:val="21"/>
                <w:lang w:val="de-DE" w:eastAsia="en-GB"/>
              </w:rPr>
            </w:pPr>
            <w:r w:rsidRPr="00D87BFF">
              <w:rPr>
                <w:sz w:val="21"/>
                <w:szCs w:val="21"/>
                <w:lang w:val="en-US" w:eastAsia="en-GB"/>
              </w:rPr>
              <w:t xml:space="preserve">In Germany, sometimes when tenants move to a new apartment, they have to take over the standard energy supply or </w:t>
            </w:r>
            <w:r w:rsidR="00217CA8" w:rsidRPr="00D87BFF">
              <w:rPr>
                <w:sz w:val="21"/>
                <w:szCs w:val="21"/>
                <w:lang w:val="en-US" w:eastAsia="en-GB"/>
              </w:rPr>
              <w:t>electricity</w:t>
            </w:r>
            <w:r w:rsidRPr="00D87BFF">
              <w:rPr>
                <w:sz w:val="21"/>
                <w:szCs w:val="21"/>
                <w:lang w:val="en-US" w:eastAsia="en-GB"/>
              </w:rPr>
              <w:t xml:space="preserve"> supply when they sign a contract. Sometimes, the provider is not the most sustainable, neither the cheapest one. To change this and allow tenants to decide upon their own energy consumption and provider, owners of apartments could be taken into </w:t>
            </w:r>
            <w:r w:rsidR="00217CA8" w:rsidRPr="00D87BFF">
              <w:rPr>
                <w:sz w:val="21"/>
                <w:szCs w:val="21"/>
                <w:lang w:val="en-US" w:eastAsia="en-GB"/>
              </w:rPr>
              <w:t>account</w:t>
            </w:r>
            <w:r w:rsidRPr="00D87BFF">
              <w:rPr>
                <w:sz w:val="21"/>
                <w:szCs w:val="21"/>
                <w:lang w:val="en-US" w:eastAsia="en-GB"/>
              </w:rPr>
              <w:t xml:space="preserve"> to provide the right information. </w:t>
            </w:r>
            <w:r w:rsidRPr="00D87BFF">
              <w:rPr>
                <w:sz w:val="21"/>
                <w:szCs w:val="21"/>
                <w:lang w:val="de-DE" w:eastAsia="en-GB"/>
              </w:rPr>
              <w:t xml:space="preserve">Or cities/municipalities. </w:t>
            </w:r>
          </w:p>
          <w:p w14:paraId="40934A93" w14:textId="5C919CCC" w:rsidR="00CF0020" w:rsidRPr="007C1446" w:rsidRDefault="00CF0020">
            <w:pPr>
              <w:spacing w:line="240" w:lineRule="auto"/>
              <w:rPr>
                <w:rFonts w:eastAsia="Times New Roman"/>
                <w:sz w:val="21"/>
                <w:szCs w:val="21"/>
              </w:rPr>
            </w:pPr>
          </w:p>
        </w:tc>
      </w:tr>
      <w:tr w:rsidR="00CF0020" w:rsidRPr="007C1446" w14:paraId="3B0111E5" w14:textId="77777777">
        <w:tc>
          <w:tcPr>
            <w:tcW w:w="0" w:type="auto"/>
            <w:hideMark/>
          </w:tcPr>
          <w:p w14:paraId="483BB80E" w14:textId="77777777" w:rsidR="00CF0020" w:rsidRPr="007C1446" w:rsidRDefault="00CF0020">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3610BBCA" w14:textId="3A358F8F" w:rsidR="00CF0020" w:rsidRPr="007C1446" w:rsidRDefault="00CF0020">
            <w:pPr>
              <w:spacing w:line="240" w:lineRule="auto"/>
              <w:rPr>
                <w:rFonts w:eastAsia="Times New Roman"/>
                <w:sz w:val="21"/>
                <w:szCs w:val="21"/>
              </w:rPr>
            </w:pPr>
            <w:r w:rsidRPr="0076058B">
              <w:rPr>
                <w:sz w:val="21"/>
                <w:szCs w:val="21"/>
                <w:lang w:val="en-GB" w:eastAsia="en-GB"/>
              </w:rPr>
              <w:t xml:space="preserve">Tick or specify which applies: </w:t>
            </w:r>
            <w:r w:rsidR="00D87BFF" w:rsidRPr="00D87BFF">
              <w:rPr>
                <w:b/>
                <w:bCs/>
                <w:sz w:val="21"/>
                <w:szCs w:val="21"/>
                <w:lang w:val="en-GB" w:eastAsia="en-GB"/>
              </w:rPr>
              <w:t>x</w:t>
            </w:r>
            <w:r w:rsidRPr="0076058B">
              <w:rPr>
                <w:sz w:val="21"/>
                <w:szCs w:val="21"/>
                <w:lang w:val="en-GB" w:eastAsia="en-GB"/>
              </w:rPr>
              <w:t xml:space="preserve"> Regulation (laws, standards, bans, requirements) - Economic incentives (subsidies, taxes, grants, penalties) - Public services (programmes, infrastructure investments) </w:t>
            </w:r>
            <w:r w:rsidR="00D87BFF" w:rsidRPr="00D87BFF">
              <w:rPr>
                <w:b/>
                <w:bCs/>
                <w:sz w:val="21"/>
                <w:szCs w:val="21"/>
                <w:lang w:val="en-GB" w:eastAsia="en-GB"/>
              </w:rPr>
              <w:t>x</w:t>
            </w:r>
            <w:r w:rsidRPr="0076058B">
              <w:rPr>
                <w:sz w:val="21"/>
                <w:szCs w:val="21"/>
                <w:lang w:val="en-GB" w:eastAsia="en-GB"/>
              </w:rPr>
              <w:t xml:space="preserve"> Information/education (campaigns, training, awareness)</w:t>
            </w:r>
          </w:p>
        </w:tc>
      </w:tr>
      <w:tr w:rsidR="00CF0020" w:rsidRPr="007C1446" w14:paraId="56E564A6" w14:textId="77777777">
        <w:tc>
          <w:tcPr>
            <w:tcW w:w="0" w:type="auto"/>
            <w:hideMark/>
          </w:tcPr>
          <w:p w14:paraId="33184C0B" w14:textId="77777777" w:rsidR="00CF0020" w:rsidRPr="007C1446" w:rsidRDefault="00CF0020">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74B53402" w14:textId="77777777" w:rsidR="00D87BFF" w:rsidRPr="00D87BFF" w:rsidRDefault="00D87BFF" w:rsidP="00D87BFF">
            <w:pPr>
              <w:spacing w:line="240" w:lineRule="auto"/>
              <w:rPr>
                <w:sz w:val="21"/>
                <w:szCs w:val="21"/>
                <w:lang w:val="en-US" w:eastAsia="en-GB"/>
              </w:rPr>
            </w:pPr>
            <w:r w:rsidRPr="00D87BFF">
              <w:rPr>
                <w:sz w:val="21"/>
                <w:szCs w:val="21"/>
                <w:lang w:val="en-US" w:eastAsia="en-GB"/>
              </w:rPr>
              <w:t>Consumer protection agencies</w:t>
            </w:r>
          </w:p>
          <w:p w14:paraId="66991BA6" w14:textId="77777777" w:rsidR="00D87BFF" w:rsidRPr="00D87BFF" w:rsidRDefault="00D87BFF" w:rsidP="00D87BFF">
            <w:pPr>
              <w:spacing w:line="240" w:lineRule="auto"/>
              <w:rPr>
                <w:sz w:val="21"/>
                <w:szCs w:val="21"/>
                <w:lang w:val="en-US" w:eastAsia="en-GB"/>
              </w:rPr>
            </w:pPr>
            <w:r w:rsidRPr="00D87BFF">
              <w:rPr>
                <w:sz w:val="21"/>
                <w:szCs w:val="21"/>
                <w:lang w:val="en-US" w:eastAsia="en-GB"/>
              </w:rPr>
              <w:t>Local authorities</w:t>
            </w:r>
          </w:p>
          <w:p w14:paraId="1AC690F0" w14:textId="77777777" w:rsidR="00D87BFF" w:rsidRPr="00D87BFF" w:rsidRDefault="00D87BFF" w:rsidP="00D87BFF">
            <w:pPr>
              <w:spacing w:line="240" w:lineRule="auto"/>
              <w:rPr>
                <w:sz w:val="21"/>
                <w:szCs w:val="21"/>
                <w:lang w:val="en-US" w:eastAsia="en-GB"/>
              </w:rPr>
            </w:pPr>
            <w:r w:rsidRPr="00D87BFF">
              <w:rPr>
                <w:sz w:val="21"/>
                <w:szCs w:val="21"/>
                <w:lang w:val="en-US" w:eastAsia="en-GB"/>
              </w:rPr>
              <w:t>Renewable energy companies, energy cooperatives</w:t>
            </w:r>
          </w:p>
          <w:p w14:paraId="4EB314AA" w14:textId="77777777" w:rsidR="00D87BFF" w:rsidRPr="00D87BFF" w:rsidRDefault="00D87BFF" w:rsidP="00D87BFF">
            <w:pPr>
              <w:spacing w:line="240" w:lineRule="auto"/>
              <w:rPr>
                <w:sz w:val="21"/>
                <w:szCs w:val="21"/>
                <w:lang w:val="en-US" w:eastAsia="en-GB"/>
              </w:rPr>
            </w:pPr>
            <w:r w:rsidRPr="00D87BFF">
              <w:rPr>
                <w:sz w:val="21"/>
                <w:szCs w:val="21"/>
                <w:lang w:val="en-US" w:eastAsia="en-GB"/>
              </w:rPr>
              <w:t>Citizens' offices</w:t>
            </w:r>
          </w:p>
          <w:p w14:paraId="472C908E" w14:textId="77777777" w:rsidR="00D87BFF" w:rsidRPr="00D87BFF" w:rsidRDefault="00D87BFF" w:rsidP="00D87BFF">
            <w:pPr>
              <w:spacing w:line="240" w:lineRule="auto"/>
              <w:rPr>
                <w:sz w:val="21"/>
                <w:szCs w:val="21"/>
                <w:lang w:val="en-US" w:eastAsia="en-GB"/>
              </w:rPr>
            </w:pPr>
            <w:r w:rsidRPr="00D87BFF">
              <w:rPr>
                <w:sz w:val="21"/>
                <w:szCs w:val="21"/>
                <w:lang w:val="en-US" w:eastAsia="en-GB"/>
              </w:rPr>
              <w:t>Landlords are obliged to comply</w:t>
            </w:r>
          </w:p>
          <w:p w14:paraId="13B2666A" w14:textId="77777777" w:rsidR="00D87BFF" w:rsidRPr="00D87BFF" w:rsidRDefault="00D87BFF" w:rsidP="00D87BFF">
            <w:pPr>
              <w:spacing w:line="240" w:lineRule="auto"/>
              <w:rPr>
                <w:sz w:val="21"/>
                <w:szCs w:val="21"/>
                <w:lang w:val="de-DE" w:eastAsia="en-GB"/>
              </w:rPr>
            </w:pPr>
            <w:r w:rsidRPr="00D87BFF">
              <w:rPr>
                <w:sz w:val="21"/>
                <w:szCs w:val="21"/>
                <w:lang w:val="de-DE" w:eastAsia="en-GB"/>
              </w:rPr>
              <w:t>Social institutions such as Caritas</w:t>
            </w:r>
          </w:p>
          <w:p w14:paraId="462A1145" w14:textId="1EF694BF" w:rsidR="00CF0020" w:rsidRPr="007C1446" w:rsidRDefault="00CF0020">
            <w:pPr>
              <w:spacing w:line="240" w:lineRule="auto"/>
              <w:rPr>
                <w:rFonts w:eastAsia="Times New Roman"/>
                <w:sz w:val="21"/>
                <w:szCs w:val="21"/>
              </w:rPr>
            </w:pPr>
          </w:p>
        </w:tc>
      </w:tr>
      <w:tr w:rsidR="00CF0020" w:rsidRPr="007C1446" w14:paraId="4318CA31" w14:textId="77777777">
        <w:tc>
          <w:tcPr>
            <w:tcW w:w="0" w:type="auto"/>
            <w:gridSpan w:val="2"/>
          </w:tcPr>
          <w:p w14:paraId="39531351" w14:textId="77777777" w:rsidR="00CF0020" w:rsidRPr="007C1446" w:rsidRDefault="00CF0020">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CF0020" w:rsidRPr="007C1446" w14:paraId="704DCA5D" w14:textId="77777777">
        <w:tc>
          <w:tcPr>
            <w:tcW w:w="0" w:type="auto"/>
          </w:tcPr>
          <w:p w14:paraId="29118362" w14:textId="77777777" w:rsidR="00CF0020" w:rsidRPr="007C1446" w:rsidRDefault="00CF0020">
            <w:pPr>
              <w:spacing w:line="240" w:lineRule="auto"/>
              <w:rPr>
                <w:rFonts w:eastAsia="Times New Roman"/>
                <w:sz w:val="20"/>
                <w:szCs w:val="20"/>
              </w:rPr>
            </w:pPr>
            <w:r w:rsidRPr="007C1446">
              <w:rPr>
                <w:rFonts w:eastAsia="Times New Roman"/>
                <w:sz w:val="20"/>
                <w:szCs w:val="20"/>
              </w:rPr>
              <w:t>Age range</w:t>
            </w:r>
          </w:p>
        </w:tc>
        <w:tc>
          <w:tcPr>
            <w:tcW w:w="0" w:type="auto"/>
          </w:tcPr>
          <w:p w14:paraId="1FEA0851" w14:textId="77777777" w:rsidR="00CF0020" w:rsidRPr="007C1446" w:rsidRDefault="00CF0020">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CF0020" w:rsidRPr="007C1446" w14:paraId="69DA3D14" w14:textId="77777777">
        <w:tc>
          <w:tcPr>
            <w:tcW w:w="0" w:type="auto"/>
            <w:hideMark/>
          </w:tcPr>
          <w:p w14:paraId="735941CD" w14:textId="77777777" w:rsidR="00CF0020" w:rsidRPr="007C1446" w:rsidRDefault="00CF0020">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23E4497" w14:textId="77777777" w:rsidR="00CF0020" w:rsidRPr="007C1446" w:rsidRDefault="00CF0020">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CF0020" w:rsidRPr="007C1446" w14:paraId="29DD5C16" w14:textId="77777777">
        <w:tc>
          <w:tcPr>
            <w:tcW w:w="0" w:type="auto"/>
            <w:hideMark/>
          </w:tcPr>
          <w:p w14:paraId="74661B81" w14:textId="77777777" w:rsidR="00CF0020" w:rsidRPr="007C1446" w:rsidRDefault="00CF0020">
            <w:pPr>
              <w:spacing w:line="240" w:lineRule="auto"/>
              <w:rPr>
                <w:rFonts w:eastAsia="Times New Roman"/>
                <w:sz w:val="20"/>
                <w:szCs w:val="20"/>
              </w:rPr>
            </w:pPr>
            <w:r w:rsidRPr="007C1446">
              <w:rPr>
                <w:rFonts w:eastAsia="Times New Roman"/>
                <w:sz w:val="20"/>
                <w:szCs w:val="20"/>
              </w:rPr>
              <w:t>Gender</w:t>
            </w:r>
          </w:p>
        </w:tc>
        <w:tc>
          <w:tcPr>
            <w:tcW w:w="0" w:type="auto"/>
            <w:hideMark/>
          </w:tcPr>
          <w:p w14:paraId="0C3A0BA4" w14:textId="77777777" w:rsidR="00CF0020" w:rsidRPr="007C1446" w:rsidRDefault="00CF0020">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CF0020" w:rsidRPr="007C1446" w14:paraId="3568A57D" w14:textId="77777777">
        <w:tc>
          <w:tcPr>
            <w:tcW w:w="0" w:type="auto"/>
          </w:tcPr>
          <w:p w14:paraId="2C2272BD" w14:textId="77777777" w:rsidR="00CF0020" w:rsidRPr="007C1446" w:rsidRDefault="00CF0020">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40987FB9" w14:textId="77777777" w:rsidR="00CF0020" w:rsidRPr="007C1446" w:rsidRDefault="00CF0020">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CF0020" w:rsidRPr="007C1446" w14:paraId="7274ED05" w14:textId="77777777">
        <w:tc>
          <w:tcPr>
            <w:tcW w:w="0" w:type="auto"/>
            <w:hideMark/>
          </w:tcPr>
          <w:p w14:paraId="0AA1789E" w14:textId="77777777" w:rsidR="00CF0020" w:rsidRPr="007C1446" w:rsidRDefault="00CF0020">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6F9CEE75" w14:textId="1737D021" w:rsidR="00CF0020" w:rsidRPr="007C1446" w:rsidRDefault="00D728D2">
            <w:pPr>
              <w:spacing w:line="240" w:lineRule="auto"/>
              <w:rPr>
                <w:rFonts w:eastAsia="Times New Roman"/>
                <w:sz w:val="20"/>
                <w:szCs w:val="20"/>
                <w:lang w:val="en-US"/>
              </w:rPr>
            </w:pPr>
            <w:r w:rsidRPr="00D728D2">
              <w:rPr>
                <w:rFonts w:eastAsia="Times New Roman"/>
                <w:b/>
                <w:bCs/>
                <w:sz w:val="20"/>
                <w:szCs w:val="20"/>
                <w:lang w:val="en-US"/>
              </w:rPr>
              <w:t>x</w:t>
            </w:r>
            <w:r w:rsidR="00CF0020" w:rsidRPr="044DB4E3">
              <w:rPr>
                <w:rFonts w:eastAsia="Times New Roman"/>
                <w:sz w:val="20"/>
                <w:szCs w:val="20"/>
                <w:lang w:val="en-US"/>
              </w:rPr>
              <w:t xml:space="preserve"> No formal education</w:t>
            </w:r>
            <w:r w:rsidR="00CF0020" w:rsidRPr="044DB4E3">
              <w:rPr>
                <w:rFonts w:eastAsia="Times New Roman"/>
                <w:sz w:val="20"/>
                <w:szCs w:val="20"/>
                <w:lang w:val="en-US"/>
              </w:rPr>
              <w:t> </w:t>
            </w:r>
            <w:r w:rsidR="00CF0020" w:rsidRPr="044DB4E3">
              <w:rPr>
                <w:rFonts w:eastAsia="Times New Roman"/>
                <w:sz w:val="20"/>
                <w:szCs w:val="20"/>
                <w:lang w:val="en-US"/>
              </w:rPr>
              <w:t> </w:t>
            </w:r>
            <w:r w:rsidRPr="00D728D2">
              <w:rPr>
                <w:rFonts w:eastAsia="Times New Roman"/>
                <w:b/>
                <w:bCs/>
                <w:sz w:val="20"/>
                <w:szCs w:val="20"/>
                <w:lang w:val="en-US"/>
              </w:rPr>
              <w:t>x</w:t>
            </w:r>
            <w:r>
              <w:rPr>
                <w:rFonts w:eastAsia="Times New Roman"/>
                <w:sz w:val="20"/>
                <w:szCs w:val="20"/>
                <w:lang w:val="en-US"/>
              </w:rPr>
              <w:t xml:space="preserve"> </w:t>
            </w:r>
            <w:r w:rsidR="00CF0020" w:rsidRPr="044DB4E3">
              <w:rPr>
                <w:rFonts w:eastAsia="Times New Roman"/>
                <w:sz w:val="20"/>
                <w:szCs w:val="20"/>
                <w:lang w:val="en-US"/>
              </w:rPr>
              <w:t>Primary</w:t>
            </w:r>
            <w:r w:rsidR="00CF0020" w:rsidRPr="044DB4E3">
              <w:rPr>
                <w:rFonts w:eastAsia="Times New Roman"/>
                <w:sz w:val="20"/>
                <w:szCs w:val="20"/>
                <w:lang w:val="en-US"/>
              </w:rPr>
              <w:t> </w:t>
            </w:r>
            <w:r w:rsidR="00CF0020" w:rsidRPr="044DB4E3">
              <w:rPr>
                <w:rFonts w:eastAsia="Times New Roman"/>
                <w:sz w:val="20"/>
                <w:szCs w:val="20"/>
                <w:lang w:val="en-US"/>
              </w:rPr>
              <w:t> </w:t>
            </w:r>
            <w:r w:rsidR="00CF0020" w:rsidRPr="044DB4E3">
              <w:rPr>
                <w:rFonts w:ascii="Segoe UI Symbol" w:eastAsia="Times New Roman" w:hAnsi="Segoe UI Symbol" w:cs="Segoe UI Symbol"/>
                <w:sz w:val="20"/>
                <w:szCs w:val="20"/>
                <w:lang w:val="en-US"/>
              </w:rPr>
              <w:t>☐</w:t>
            </w:r>
            <w:r w:rsidR="00CF0020" w:rsidRPr="044DB4E3">
              <w:rPr>
                <w:rFonts w:eastAsia="Times New Roman"/>
                <w:sz w:val="20"/>
                <w:szCs w:val="20"/>
                <w:lang w:val="en-US"/>
              </w:rPr>
              <w:t xml:space="preserve"> Secondary</w:t>
            </w:r>
            <w:r w:rsidR="00CF0020" w:rsidRPr="044DB4E3">
              <w:rPr>
                <w:rFonts w:eastAsia="Times New Roman"/>
                <w:sz w:val="20"/>
                <w:szCs w:val="20"/>
                <w:lang w:val="en-US"/>
              </w:rPr>
              <w:t> </w:t>
            </w:r>
            <w:r w:rsidR="00CF0020" w:rsidRPr="044DB4E3">
              <w:rPr>
                <w:rFonts w:eastAsia="Times New Roman"/>
                <w:sz w:val="20"/>
                <w:szCs w:val="20"/>
                <w:lang w:val="en-US"/>
              </w:rPr>
              <w:t> </w:t>
            </w:r>
            <w:r w:rsidR="00CF0020" w:rsidRPr="044DB4E3">
              <w:rPr>
                <w:rFonts w:ascii="Segoe UI Symbol" w:eastAsia="Times New Roman" w:hAnsi="Segoe UI Symbol" w:cs="Segoe UI Symbol"/>
                <w:sz w:val="20"/>
                <w:szCs w:val="20"/>
                <w:lang w:val="en-US"/>
              </w:rPr>
              <w:t>☐</w:t>
            </w:r>
            <w:r w:rsidR="00CF0020" w:rsidRPr="044DB4E3">
              <w:rPr>
                <w:rFonts w:eastAsia="Times New Roman"/>
                <w:sz w:val="20"/>
                <w:szCs w:val="20"/>
                <w:lang w:val="en-US"/>
              </w:rPr>
              <w:t xml:space="preserve"> Further formal education</w:t>
            </w:r>
          </w:p>
        </w:tc>
      </w:tr>
      <w:tr w:rsidR="00CF0020" w:rsidRPr="007C1446" w14:paraId="4891F70B" w14:textId="77777777">
        <w:tc>
          <w:tcPr>
            <w:tcW w:w="0" w:type="auto"/>
            <w:hideMark/>
          </w:tcPr>
          <w:p w14:paraId="0AB5D606" w14:textId="77777777" w:rsidR="00CF0020" w:rsidRPr="007C1446" w:rsidRDefault="00CF002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7CE06BBC" w14:textId="77777777" w:rsidR="00CF0020" w:rsidRPr="007C1446" w:rsidRDefault="00CF0020">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CF0020" w:rsidRPr="007C1446" w14:paraId="2CAEC187" w14:textId="77777777">
        <w:tc>
          <w:tcPr>
            <w:tcW w:w="0" w:type="auto"/>
            <w:hideMark/>
          </w:tcPr>
          <w:p w14:paraId="22BF42A1" w14:textId="77777777" w:rsidR="00CF0020" w:rsidRPr="007C1446" w:rsidRDefault="00CF0020">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1E6BE7F7" w14:textId="77777777" w:rsidR="00CF0020" w:rsidRPr="007C1446" w:rsidRDefault="00CF0020">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CF0020" w:rsidRPr="007C1446" w14:paraId="3499C365" w14:textId="77777777">
        <w:tc>
          <w:tcPr>
            <w:tcW w:w="0" w:type="auto"/>
            <w:hideMark/>
          </w:tcPr>
          <w:p w14:paraId="474326DE" w14:textId="77777777" w:rsidR="00CF0020" w:rsidRPr="007C1446" w:rsidRDefault="00CF0020">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7636EFC8" w14:textId="77777777" w:rsidR="00CF0020" w:rsidRPr="007C1446" w:rsidRDefault="00CF0020">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CF0020" w:rsidRPr="007C1446" w14:paraId="42A383C4" w14:textId="77777777">
        <w:tc>
          <w:tcPr>
            <w:tcW w:w="0" w:type="auto"/>
            <w:hideMark/>
          </w:tcPr>
          <w:p w14:paraId="09E9B75C" w14:textId="77777777" w:rsidR="00CF0020" w:rsidRPr="007C1446" w:rsidRDefault="00CF0020">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662C0AB4" w14:textId="77777777" w:rsidR="00CF0020" w:rsidRPr="007C1446" w:rsidRDefault="00CF0020">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CF0020" w:rsidRPr="007C1446" w14:paraId="3A6A6517" w14:textId="77777777">
        <w:tc>
          <w:tcPr>
            <w:tcW w:w="0" w:type="auto"/>
            <w:hideMark/>
          </w:tcPr>
          <w:p w14:paraId="1602D105" w14:textId="77777777" w:rsidR="00CF0020" w:rsidRPr="007C1446" w:rsidRDefault="00CF0020">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051965FE" w14:textId="77777777" w:rsidR="00CF0020" w:rsidRPr="007C1446" w:rsidRDefault="00CF0020">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CF0020" w:rsidRPr="007C1446" w14:paraId="2E6A08F9" w14:textId="77777777">
        <w:tc>
          <w:tcPr>
            <w:tcW w:w="0" w:type="auto"/>
            <w:hideMark/>
          </w:tcPr>
          <w:p w14:paraId="1EB4F674" w14:textId="77777777" w:rsidR="00CF0020" w:rsidRPr="007C1446" w:rsidRDefault="00CF0020">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1F5F847A" w14:textId="33AC8018" w:rsidR="00CF0020" w:rsidRPr="007C1446" w:rsidRDefault="00B33E98">
            <w:pPr>
              <w:spacing w:line="240" w:lineRule="auto"/>
              <w:rPr>
                <w:rFonts w:eastAsia="Times New Roman"/>
                <w:sz w:val="20"/>
                <w:szCs w:val="20"/>
                <w:lang w:val="en-US"/>
              </w:rPr>
            </w:pPr>
            <w:r w:rsidRPr="00B33E98">
              <w:rPr>
                <w:rFonts w:eastAsia="Times New Roman"/>
                <w:b/>
                <w:bCs/>
                <w:sz w:val="20"/>
                <w:szCs w:val="20"/>
                <w:lang w:val="en-US"/>
              </w:rPr>
              <w:t>x</w:t>
            </w:r>
            <w:r w:rsidR="00CF0020" w:rsidRPr="044DB4E3">
              <w:rPr>
                <w:rFonts w:eastAsia="Times New Roman"/>
                <w:sz w:val="20"/>
                <w:szCs w:val="20"/>
                <w:lang w:val="en-US"/>
              </w:rPr>
              <w:t xml:space="preserve"> Low income</w:t>
            </w:r>
            <w:r w:rsidR="00CF0020" w:rsidRPr="044DB4E3">
              <w:rPr>
                <w:rFonts w:eastAsia="Times New Roman"/>
                <w:sz w:val="20"/>
                <w:szCs w:val="20"/>
                <w:lang w:val="en-US"/>
              </w:rPr>
              <w:t> </w:t>
            </w:r>
            <w:r w:rsidR="00CF0020" w:rsidRPr="044DB4E3">
              <w:rPr>
                <w:rFonts w:eastAsia="Times New Roman"/>
                <w:sz w:val="20"/>
                <w:szCs w:val="20"/>
                <w:lang w:val="en-US"/>
              </w:rPr>
              <w:t> </w:t>
            </w:r>
            <w:r w:rsidR="00CF0020" w:rsidRPr="044DB4E3">
              <w:rPr>
                <w:rFonts w:ascii="Segoe UI Symbol" w:eastAsia="Times New Roman" w:hAnsi="Segoe UI Symbol" w:cs="Segoe UI Symbol"/>
                <w:sz w:val="20"/>
                <w:szCs w:val="20"/>
                <w:lang w:val="en-US"/>
              </w:rPr>
              <w:t>☐</w:t>
            </w:r>
            <w:r w:rsidR="00CF0020" w:rsidRPr="044DB4E3">
              <w:rPr>
                <w:rFonts w:eastAsia="Times New Roman"/>
                <w:sz w:val="20"/>
                <w:szCs w:val="20"/>
                <w:lang w:val="en-US"/>
              </w:rPr>
              <w:t xml:space="preserve"> Medium income</w:t>
            </w:r>
            <w:r w:rsidR="00CF0020" w:rsidRPr="044DB4E3">
              <w:rPr>
                <w:rFonts w:eastAsia="Times New Roman"/>
                <w:sz w:val="20"/>
                <w:szCs w:val="20"/>
                <w:lang w:val="en-US"/>
              </w:rPr>
              <w:t> </w:t>
            </w:r>
            <w:r w:rsidR="00CF0020" w:rsidRPr="044DB4E3">
              <w:rPr>
                <w:rFonts w:eastAsia="Times New Roman"/>
                <w:sz w:val="20"/>
                <w:szCs w:val="20"/>
                <w:lang w:val="en-US"/>
              </w:rPr>
              <w:t> </w:t>
            </w:r>
            <w:r w:rsidR="00CF0020" w:rsidRPr="044DB4E3">
              <w:rPr>
                <w:rFonts w:ascii="Segoe UI Symbol" w:eastAsia="Times New Roman" w:hAnsi="Segoe UI Symbol" w:cs="Segoe UI Symbol"/>
                <w:sz w:val="20"/>
                <w:szCs w:val="20"/>
                <w:lang w:val="en-US"/>
              </w:rPr>
              <w:t>☐</w:t>
            </w:r>
            <w:r w:rsidR="00CF0020" w:rsidRPr="044DB4E3">
              <w:rPr>
                <w:rFonts w:eastAsia="Times New Roman"/>
                <w:sz w:val="20"/>
                <w:szCs w:val="20"/>
                <w:lang w:val="en-US"/>
              </w:rPr>
              <w:t xml:space="preserve"> High income</w:t>
            </w:r>
          </w:p>
        </w:tc>
      </w:tr>
      <w:tr w:rsidR="00CF0020" w:rsidRPr="007C1446" w14:paraId="0AE38EB8" w14:textId="77777777">
        <w:tc>
          <w:tcPr>
            <w:tcW w:w="0" w:type="auto"/>
            <w:hideMark/>
          </w:tcPr>
          <w:p w14:paraId="34E70B54" w14:textId="77777777" w:rsidR="00CF0020" w:rsidRPr="007C1446" w:rsidRDefault="00CF0020">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1EAA6B50" w14:textId="77777777" w:rsidR="00CF0020" w:rsidRPr="007C1446" w:rsidRDefault="00CF0020">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p>
        </w:tc>
      </w:tr>
      <w:tr w:rsidR="00CF0020" w:rsidRPr="007C1446" w14:paraId="77396710" w14:textId="77777777">
        <w:tc>
          <w:tcPr>
            <w:tcW w:w="0" w:type="auto"/>
            <w:hideMark/>
          </w:tcPr>
          <w:p w14:paraId="56E6D43A" w14:textId="77777777" w:rsidR="00CF0020" w:rsidRPr="007C1446" w:rsidRDefault="00CF002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7068956D" w14:textId="77777777" w:rsidR="00CF0020" w:rsidRPr="007C1446" w:rsidRDefault="00CF0020">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CF0020" w:rsidRPr="007C1446" w14:paraId="4FC334DC" w14:textId="77777777">
        <w:tc>
          <w:tcPr>
            <w:tcW w:w="0" w:type="auto"/>
            <w:hideMark/>
          </w:tcPr>
          <w:p w14:paraId="7033C360" w14:textId="77777777" w:rsidR="00CF0020" w:rsidRPr="007C1446" w:rsidRDefault="00CF0020">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5F7AAB4B" w14:textId="77777777" w:rsidR="007C405E" w:rsidRPr="007C405E" w:rsidRDefault="007C405E" w:rsidP="007C405E">
            <w:pPr>
              <w:spacing w:line="240" w:lineRule="auto"/>
              <w:rPr>
                <w:color w:val="000000" w:themeColor="text1"/>
                <w:sz w:val="20"/>
                <w:szCs w:val="20"/>
                <w:lang w:val="de-DE" w:eastAsia="en-GB"/>
              </w:rPr>
            </w:pPr>
            <w:r w:rsidRPr="007C405E">
              <w:rPr>
                <w:color w:val="000000" w:themeColor="text1"/>
                <w:sz w:val="20"/>
                <w:szCs w:val="20"/>
                <w:lang w:val="de-DE" w:eastAsia="en-GB"/>
              </w:rPr>
              <w:t xml:space="preserve">Environment </w:t>
            </w:r>
          </w:p>
          <w:p w14:paraId="0CDB2FBE" w14:textId="4F316CEE" w:rsidR="00CF0020" w:rsidRPr="007C405E" w:rsidRDefault="007C405E">
            <w:pPr>
              <w:spacing w:line="240" w:lineRule="auto"/>
              <w:rPr>
                <w:color w:val="000000" w:themeColor="text1"/>
                <w:sz w:val="20"/>
                <w:szCs w:val="20"/>
                <w:lang w:val="de-DE" w:eastAsia="en-GB"/>
              </w:rPr>
            </w:pPr>
            <w:r w:rsidRPr="007C405E">
              <w:rPr>
                <w:color w:val="000000" w:themeColor="text1"/>
                <w:sz w:val="20"/>
                <w:szCs w:val="20"/>
                <w:lang w:val="de-DE" w:eastAsia="en-GB"/>
              </w:rPr>
              <w:t>Politics &amp; Governance</w:t>
            </w:r>
          </w:p>
        </w:tc>
      </w:tr>
      <w:tr w:rsidR="00CF0020" w:rsidRPr="005148F7" w14:paraId="70C4FC4E" w14:textId="77777777">
        <w:tc>
          <w:tcPr>
            <w:tcW w:w="0" w:type="auto"/>
            <w:hideMark/>
          </w:tcPr>
          <w:p w14:paraId="0ECFB58A" w14:textId="77777777" w:rsidR="00CF0020" w:rsidRPr="007C1446" w:rsidRDefault="00CF0020">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7E60E6F7" w14:textId="77777777" w:rsidR="00C13CDC" w:rsidRPr="007441A9" w:rsidRDefault="00C13CDC" w:rsidP="00C13CDC">
            <w:pPr>
              <w:spacing w:line="240" w:lineRule="auto"/>
              <w:rPr>
                <w:color w:val="000000" w:themeColor="text1"/>
                <w:sz w:val="20"/>
                <w:szCs w:val="20"/>
                <w:lang w:val="fr-FR" w:eastAsia="en-GB"/>
              </w:rPr>
            </w:pPr>
            <w:r w:rsidRPr="007441A9">
              <w:rPr>
                <w:color w:val="000000" w:themeColor="text1"/>
                <w:sz w:val="20"/>
                <w:szCs w:val="20"/>
                <w:lang w:val="fr-FR" w:eastAsia="en-GB"/>
              </w:rPr>
              <w:t>Municipal utilities</w:t>
            </w:r>
          </w:p>
          <w:p w14:paraId="51742BE6" w14:textId="05DC8265" w:rsidR="00CF0020" w:rsidRPr="007441A9" w:rsidRDefault="00C13CDC">
            <w:pPr>
              <w:spacing w:line="240" w:lineRule="auto"/>
              <w:rPr>
                <w:color w:val="000000" w:themeColor="text1"/>
                <w:sz w:val="20"/>
                <w:szCs w:val="20"/>
                <w:lang w:val="fr-FR" w:eastAsia="en-GB"/>
              </w:rPr>
            </w:pPr>
            <w:r w:rsidRPr="007441A9">
              <w:rPr>
                <w:color w:val="000000" w:themeColor="text1"/>
                <w:sz w:val="20"/>
                <w:szCs w:val="20"/>
                <w:lang w:val="fr-FR" w:eastAsia="en-GB"/>
              </w:rPr>
              <w:t>Conventional energy suppliers</w:t>
            </w:r>
          </w:p>
        </w:tc>
      </w:tr>
      <w:tr w:rsidR="00CF0020" w:rsidRPr="007C1446" w14:paraId="517C85AF" w14:textId="77777777">
        <w:tc>
          <w:tcPr>
            <w:tcW w:w="0" w:type="auto"/>
            <w:hideMark/>
          </w:tcPr>
          <w:p w14:paraId="50102FCD" w14:textId="77777777" w:rsidR="00CF0020" w:rsidRPr="007C1446" w:rsidRDefault="00CF0020">
            <w:pPr>
              <w:spacing w:line="240" w:lineRule="auto"/>
              <w:rPr>
                <w:rFonts w:eastAsia="Times New Roman"/>
                <w:sz w:val="20"/>
                <w:szCs w:val="20"/>
              </w:rPr>
            </w:pPr>
            <w:r w:rsidRPr="007C1446">
              <w:rPr>
                <w:rFonts w:eastAsia="Times New Roman"/>
                <w:b/>
                <w:bCs/>
                <w:sz w:val="20"/>
                <w:szCs w:val="20"/>
              </w:rPr>
              <w:lastRenderedPageBreak/>
              <w:t>Drivers/enablers</w:t>
            </w:r>
          </w:p>
        </w:tc>
        <w:tc>
          <w:tcPr>
            <w:tcW w:w="0" w:type="auto"/>
            <w:vAlign w:val="center"/>
            <w:hideMark/>
          </w:tcPr>
          <w:p w14:paraId="05B50629" w14:textId="77777777" w:rsidR="005B4FDB" w:rsidRPr="005B4FDB" w:rsidRDefault="005B4FDB" w:rsidP="005B4FDB">
            <w:pPr>
              <w:spacing w:line="240" w:lineRule="auto"/>
              <w:rPr>
                <w:color w:val="000000" w:themeColor="text1"/>
                <w:sz w:val="20"/>
                <w:szCs w:val="20"/>
                <w:lang w:val="en-US" w:eastAsia="en-GB"/>
              </w:rPr>
            </w:pPr>
            <w:r w:rsidRPr="005B4FDB">
              <w:rPr>
                <w:color w:val="000000" w:themeColor="text1"/>
                <w:sz w:val="20"/>
                <w:szCs w:val="20"/>
                <w:lang w:val="en-US" w:eastAsia="en-GB"/>
              </w:rPr>
              <w:t>Energy consultants</w:t>
            </w:r>
          </w:p>
          <w:p w14:paraId="0CBA00E7" w14:textId="77777777" w:rsidR="005B4FDB" w:rsidRPr="005B4FDB" w:rsidRDefault="005B4FDB" w:rsidP="005B4FDB">
            <w:pPr>
              <w:spacing w:line="240" w:lineRule="auto"/>
              <w:rPr>
                <w:color w:val="000000" w:themeColor="text1"/>
                <w:sz w:val="20"/>
                <w:szCs w:val="20"/>
                <w:lang w:val="en-US" w:eastAsia="en-GB"/>
              </w:rPr>
            </w:pPr>
            <w:r w:rsidRPr="005B4FDB">
              <w:rPr>
                <w:color w:val="000000" w:themeColor="text1"/>
                <w:sz w:val="20"/>
                <w:szCs w:val="20"/>
                <w:lang w:val="en-US" w:eastAsia="en-GB"/>
              </w:rPr>
              <w:t>Consumer protection agencies</w:t>
            </w:r>
          </w:p>
          <w:p w14:paraId="56C165A0" w14:textId="77777777" w:rsidR="005B4FDB" w:rsidRPr="005B4FDB" w:rsidRDefault="005B4FDB" w:rsidP="005B4FDB">
            <w:pPr>
              <w:spacing w:line="240" w:lineRule="auto"/>
              <w:rPr>
                <w:color w:val="000000" w:themeColor="text1"/>
                <w:sz w:val="20"/>
                <w:szCs w:val="20"/>
                <w:lang w:val="en-US" w:eastAsia="en-GB"/>
              </w:rPr>
            </w:pPr>
            <w:r w:rsidRPr="005B4FDB">
              <w:rPr>
                <w:color w:val="000000" w:themeColor="text1"/>
                <w:sz w:val="20"/>
                <w:szCs w:val="20"/>
                <w:lang w:val="en-US" w:eastAsia="en-GB"/>
              </w:rPr>
              <w:t>Political parties (The Left Party/Alliance 90/The Greens)</w:t>
            </w:r>
          </w:p>
          <w:p w14:paraId="1806A1DE" w14:textId="55392A1A" w:rsidR="00CF0020" w:rsidRPr="005B4FDB" w:rsidRDefault="005B4FDB">
            <w:pPr>
              <w:spacing w:line="240" w:lineRule="auto"/>
              <w:rPr>
                <w:color w:val="000000" w:themeColor="text1"/>
                <w:sz w:val="20"/>
                <w:szCs w:val="20"/>
                <w:lang w:val="de-DE" w:eastAsia="en-GB"/>
              </w:rPr>
            </w:pPr>
            <w:r w:rsidRPr="005B4FDB">
              <w:rPr>
                <w:color w:val="000000" w:themeColor="text1"/>
                <w:sz w:val="20"/>
                <w:szCs w:val="20"/>
                <w:lang w:val="de-DE" w:eastAsia="en-GB"/>
              </w:rPr>
              <w:t>Local authorities</w:t>
            </w:r>
          </w:p>
        </w:tc>
      </w:tr>
      <w:tr w:rsidR="00CF0020" w:rsidRPr="007C1446" w14:paraId="0B5DC20A" w14:textId="77777777">
        <w:tc>
          <w:tcPr>
            <w:tcW w:w="0" w:type="auto"/>
            <w:hideMark/>
          </w:tcPr>
          <w:p w14:paraId="312161B8" w14:textId="77777777" w:rsidR="00CF0020" w:rsidRPr="007C1446" w:rsidRDefault="00CF0020">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0EFF010A" w14:textId="77777777" w:rsidR="000F6D34" w:rsidRPr="000F6D34" w:rsidRDefault="000F6D34" w:rsidP="000F6D34">
            <w:pPr>
              <w:spacing w:line="240" w:lineRule="auto"/>
              <w:rPr>
                <w:color w:val="000000" w:themeColor="text1"/>
                <w:sz w:val="20"/>
                <w:szCs w:val="20"/>
                <w:lang w:val="en-US" w:eastAsia="en-GB"/>
              </w:rPr>
            </w:pPr>
            <w:r w:rsidRPr="000F6D34">
              <w:rPr>
                <w:color w:val="000000" w:themeColor="text1"/>
                <w:sz w:val="20"/>
                <w:szCs w:val="20"/>
                <w:lang w:val="en-US" w:eastAsia="en-GB"/>
              </w:rPr>
              <w:t>Local elections 2026</w:t>
            </w:r>
          </w:p>
          <w:p w14:paraId="68AE8CD5" w14:textId="05B78B08" w:rsidR="00CF0020" w:rsidRPr="007C270C" w:rsidRDefault="000F6D34">
            <w:pPr>
              <w:spacing w:line="240" w:lineRule="auto"/>
              <w:rPr>
                <w:color w:val="000000" w:themeColor="text1"/>
                <w:sz w:val="20"/>
                <w:szCs w:val="20"/>
                <w:lang w:val="en-US" w:eastAsia="en-GB"/>
              </w:rPr>
            </w:pPr>
            <w:r w:rsidRPr="000F6D34">
              <w:rPr>
                <w:color w:val="000000" w:themeColor="text1"/>
                <w:sz w:val="20"/>
                <w:szCs w:val="20"/>
                <w:lang w:val="en-US" w:eastAsia="en-GB"/>
              </w:rPr>
              <w:t>In the near future</w:t>
            </w:r>
          </w:p>
        </w:tc>
      </w:tr>
      <w:tr w:rsidR="00CF0020" w:rsidRPr="007C1446" w14:paraId="5AAE5A81" w14:textId="77777777">
        <w:tc>
          <w:tcPr>
            <w:tcW w:w="0" w:type="auto"/>
            <w:hideMark/>
          </w:tcPr>
          <w:p w14:paraId="26E9BA5F" w14:textId="77777777" w:rsidR="00CF0020" w:rsidRPr="007C1446" w:rsidRDefault="00CF0020">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42A3C41B" w14:textId="77777777" w:rsidR="00BA6A4F" w:rsidRPr="00BA6A4F" w:rsidRDefault="00BA6A4F" w:rsidP="00BA6A4F">
            <w:pPr>
              <w:spacing w:line="240" w:lineRule="auto"/>
              <w:rPr>
                <w:color w:val="000000" w:themeColor="text1"/>
                <w:sz w:val="20"/>
                <w:szCs w:val="20"/>
                <w:lang w:val="en-US" w:eastAsia="en-GB"/>
              </w:rPr>
            </w:pPr>
            <w:r w:rsidRPr="00BA6A4F">
              <w:rPr>
                <w:color w:val="000000" w:themeColor="text1"/>
                <w:sz w:val="20"/>
                <w:szCs w:val="20"/>
                <w:lang w:val="en-US" w:eastAsia="en-GB"/>
              </w:rPr>
              <w:t>System change,</w:t>
            </w:r>
          </w:p>
          <w:p w14:paraId="1FA724F7" w14:textId="77777777" w:rsidR="00BA6A4F" w:rsidRPr="00BA6A4F" w:rsidRDefault="00BA6A4F" w:rsidP="00BA6A4F">
            <w:pPr>
              <w:spacing w:line="240" w:lineRule="auto"/>
              <w:rPr>
                <w:color w:val="000000" w:themeColor="text1"/>
                <w:sz w:val="20"/>
                <w:szCs w:val="20"/>
                <w:lang w:val="en-US" w:eastAsia="en-GB"/>
              </w:rPr>
            </w:pPr>
            <w:r w:rsidRPr="00BA6A4F">
              <w:rPr>
                <w:color w:val="000000" w:themeColor="text1"/>
                <w:sz w:val="20"/>
                <w:szCs w:val="20"/>
                <w:lang w:val="en-US" w:eastAsia="en-GB"/>
              </w:rPr>
              <w:t>local authorities are being held accountable, a regulation is essentially an obligation/requirement.</w:t>
            </w:r>
          </w:p>
          <w:p w14:paraId="6A41D372" w14:textId="77777777" w:rsidR="00BA6A4F" w:rsidRPr="00BA6A4F" w:rsidRDefault="00BA6A4F" w:rsidP="00BA6A4F">
            <w:pPr>
              <w:spacing w:line="240" w:lineRule="auto"/>
              <w:rPr>
                <w:color w:val="000000" w:themeColor="text1"/>
                <w:sz w:val="20"/>
                <w:szCs w:val="20"/>
                <w:lang w:val="en-US" w:eastAsia="en-GB"/>
              </w:rPr>
            </w:pPr>
            <w:r w:rsidRPr="00BA6A4F">
              <w:rPr>
                <w:color w:val="000000" w:themeColor="text1"/>
                <w:sz w:val="20"/>
                <w:szCs w:val="20"/>
                <w:lang w:val="en-US" w:eastAsia="en-GB"/>
              </w:rPr>
              <w:t>Training is required for consultants and the creation of positions and offices, e.g. climate protection officers.</w:t>
            </w:r>
          </w:p>
          <w:p w14:paraId="6F9FA5F3" w14:textId="580E76AB" w:rsidR="00CF0020" w:rsidRPr="00157894" w:rsidRDefault="00BA6A4F">
            <w:pPr>
              <w:spacing w:line="240" w:lineRule="auto"/>
              <w:rPr>
                <w:color w:val="000000" w:themeColor="text1"/>
                <w:sz w:val="20"/>
                <w:szCs w:val="20"/>
                <w:lang w:val="en-US" w:eastAsia="en-GB"/>
              </w:rPr>
            </w:pPr>
            <w:r w:rsidRPr="00BA6A4F">
              <w:rPr>
                <w:color w:val="000000" w:themeColor="text1"/>
                <w:sz w:val="20"/>
                <w:szCs w:val="20"/>
                <w:lang w:val="en-US" w:eastAsia="en-GB"/>
              </w:rPr>
              <w:t xml:space="preserve">The obligation to provide information could be included in integration courses. </w:t>
            </w:r>
          </w:p>
        </w:tc>
      </w:tr>
    </w:tbl>
    <w:p w14:paraId="3A4A21A0" w14:textId="77777777" w:rsidR="006D7475" w:rsidRDefault="006D7475">
      <w:pPr>
        <w:spacing w:line="278" w:lineRule="auto"/>
        <w:rPr>
          <w:b/>
          <w:bCs/>
          <w:lang w:val="en-GB" w:eastAsia="en-GB"/>
        </w:rPr>
      </w:pPr>
      <w:r>
        <w:rPr>
          <w:b/>
          <w:bCs/>
          <w:lang w:val="en-GB" w:eastAsia="en-GB"/>
        </w:rPr>
        <w:br w:type="page"/>
      </w:r>
    </w:p>
    <w:p w14:paraId="70CAAD48" w14:textId="77777777" w:rsidR="00D83E97" w:rsidRPr="007511E8" w:rsidRDefault="00D83E97" w:rsidP="006317E8">
      <w:pPr>
        <w:pStyle w:val="berschrift2"/>
      </w:pPr>
      <w:r w:rsidRPr="007511E8">
        <w:lastRenderedPageBreak/>
        <w:t>Housing/Transport</w:t>
      </w:r>
    </w:p>
    <w:p w14:paraId="3A7F813E" w14:textId="77777777" w:rsidR="00D83E97" w:rsidRPr="007511E8" w:rsidRDefault="00D83E97" w:rsidP="006317E8">
      <w:pPr>
        <w:pStyle w:val="berschrift3"/>
      </w:pPr>
      <w:r w:rsidRPr="007511E8">
        <w:t xml:space="preserve">POLICY FACTSHEETS TO ADAPT EXISTING POLICIES </w:t>
      </w:r>
    </w:p>
    <w:tbl>
      <w:tblPr>
        <w:tblStyle w:val="Tabellenraster"/>
        <w:tblW w:w="0" w:type="auto"/>
        <w:tblLook w:val="04A0" w:firstRow="1" w:lastRow="0" w:firstColumn="1" w:lastColumn="0" w:noHBand="0" w:noVBand="1"/>
      </w:tblPr>
      <w:tblGrid>
        <w:gridCol w:w="1967"/>
        <w:gridCol w:w="7473"/>
      </w:tblGrid>
      <w:tr w:rsidR="006D7475" w:rsidRPr="007C1446" w14:paraId="4F555C4E" w14:textId="77777777" w:rsidTr="044DB4E3">
        <w:tc>
          <w:tcPr>
            <w:tcW w:w="0" w:type="auto"/>
            <w:hideMark/>
          </w:tcPr>
          <w:p w14:paraId="2B37FB83" w14:textId="77777777" w:rsidR="006D7475" w:rsidRPr="007C1446" w:rsidRDefault="006D7475">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1DB8A317" w14:textId="77777777" w:rsidR="006D7475" w:rsidRPr="007C1446" w:rsidRDefault="006D7475">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7BD74256" w14:textId="77777777" w:rsidTr="044DB4E3">
        <w:tc>
          <w:tcPr>
            <w:tcW w:w="0" w:type="auto"/>
            <w:hideMark/>
          </w:tcPr>
          <w:p w14:paraId="18C309F5" w14:textId="77777777" w:rsidR="006D7475" w:rsidRPr="007C1446" w:rsidRDefault="006D7475">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6A018B2D" w14:textId="77777777" w:rsidR="00415365" w:rsidRPr="00415365" w:rsidRDefault="00415365" w:rsidP="00415365">
            <w:pPr>
              <w:spacing w:line="240" w:lineRule="auto"/>
              <w:rPr>
                <w:rFonts w:eastAsia="Times New Roman"/>
                <w:sz w:val="20"/>
                <w:szCs w:val="20"/>
                <w:lang w:val="en-US"/>
              </w:rPr>
            </w:pPr>
            <w:r w:rsidRPr="00415365">
              <w:rPr>
                <w:rFonts w:eastAsia="Times New Roman"/>
                <w:sz w:val="20"/>
                <w:szCs w:val="20"/>
                <w:lang w:val="en-US"/>
              </w:rPr>
              <w:t xml:space="preserve">Federal funding for energy-efficient buildings (BEG) </w:t>
            </w:r>
          </w:p>
          <w:p w14:paraId="0D61CBE2" w14:textId="0048E5CF" w:rsidR="006D7475" w:rsidRPr="007C1446" w:rsidRDefault="006D7475" w:rsidP="044DB4E3">
            <w:pPr>
              <w:spacing w:line="240" w:lineRule="auto"/>
              <w:rPr>
                <w:rFonts w:eastAsia="Times New Roman"/>
                <w:sz w:val="20"/>
                <w:szCs w:val="20"/>
                <w:lang w:val="en-US"/>
              </w:rPr>
            </w:pPr>
          </w:p>
        </w:tc>
      </w:tr>
      <w:tr w:rsidR="006D7475" w:rsidRPr="007C1446" w14:paraId="5FADE7F7" w14:textId="77777777" w:rsidTr="044DB4E3">
        <w:tc>
          <w:tcPr>
            <w:tcW w:w="0" w:type="auto"/>
            <w:hideMark/>
          </w:tcPr>
          <w:p w14:paraId="0C18E803" w14:textId="77777777" w:rsidR="006D7475" w:rsidRPr="007C1446" w:rsidRDefault="006D7475">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32897DDA" w14:textId="1E2EF887" w:rsidR="006D7475" w:rsidRPr="007C1446" w:rsidRDefault="00415365" w:rsidP="044DB4E3">
            <w:pPr>
              <w:spacing w:line="240" w:lineRule="auto"/>
              <w:rPr>
                <w:rFonts w:eastAsia="Times New Roman"/>
                <w:sz w:val="20"/>
                <w:szCs w:val="20"/>
                <w:lang w:val="en-US"/>
              </w:rPr>
            </w:pPr>
            <w:r>
              <w:rPr>
                <w:rFonts w:eastAsia="Times New Roman"/>
                <w:sz w:val="20"/>
                <w:szCs w:val="20"/>
                <w:lang w:val="en-US"/>
              </w:rPr>
              <w:t>Housing</w:t>
            </w:r>
          </w:p>
        </w:tc>
      </w:tr>
      <w:tr w:rsidR="006D7475" w:rsidRPr="009C5916" w14:paraId="28CF895B" w14:textId="77777777" w:rsidTr="044DB4E3">
        <w:tc>
          <w:tcPr>
            <w:tcW w:w="0" w:type="auto"/>
            <w:hideMark/>
          </w:tcPr>
          <w:p w14:paraId="2DA8CB6B" w14:textId="77777777" w:rsidR="006D7475" w:rsidRPr="007C1446" w:rsidRDefault="006D7475">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4CEDD32F" w14:textId="5C3E91D9" w:rsidR="002A1AE3" w:rsidRPr="007441A9" w:rsidRDefault="002A1AE3" w:rsidP="002A1AE3">
            <w:pPr>
              <w:spacing w:line="240" w:lineRule="auto"/>
              <w:rPr>
                <w:rFonts w:eastAsia="Times New Roman"/>
                <w:sz w:val="20"/>
                <w:szCs w:val="20"/>
                <w:lang w:val="it-IT"/>
              </w:rPr>
            </w:pPr>
            <w:r w:rsidRPr="002A1AE3">
              <w:rPr>
                <w:rFonts w:eastAsia="Times New Roman"/>
                <w:sz w:val="20"/>
                <w:szCs w:val="20"/>
                <w:lang w:val="en-US"/>
              </w:rPr>
              <w:t xml:space="preserve">The Federal Funding for Efficient Buildings, abbreviated as BEG, consolidates prior funding initiatives aimed at enhancing energy efficiency and promoting renewable energy within the building sector. It supports various initiatives, including the implementation of new heating systems, the optimization of existing heating systems, improvements to the building envelope, and the adoption of advanced system technologies. </w:t>
            </w:r>
            <w:r w:rsidR="48D38B44" w:rsidRPr="3B454834">
              <w:rPr>
                <w:rFonts w:eastAsia="Times New Roman"/>
                <w:sz w:val="20"/>
                <w:szCs w:val="20"/>
                <w:lang w:val="en-US"/>
              </w:rPr>
              <w:t>See</w:t>
            </w:r>
            <w:r w:rsidR="19FD3C99" w:rsidRPr="3B454834">
              <w:rPr>
                <w:rFonts w:eastAsia="Times New Roman"/>
                <w:sz w:val="20"/>
                <w:szCs w:val="20"/>
                <w:lang w:val="en-US"/>
              </w:rPr>
              <w:t xml:space="preserve"> </w:t>
            </w:r>
            <w:r w:rsidRPr="007441A9">
              <w:rPr>
                <w:rFonts w:eastAsia="Times New Roman"/>
                <w:sz w:val="20"/>
                <w:szCs w:val="20"/>
                <w:lang w:val="it-IT"/>
              </w:rPr>
              <w:t>BAFA</w:t>
            </w:r>
            <w:r w:rsidR="7E60F855" w:rsidRPr="3B454834">
              <w:rPr>
                <w:rFonts w:eastAsia="Times New Roman"/>
                <w:sz w:val="20"/>
                <w:szCs w:val="20"/>
                <w:lang w:val="it-IT"/>
              </w:rPr>
              <w:t xml:space="preserve"> (</w:t>
            </w:r>
            <w:r w:rsidRPr="007441A9">
              <w:rPr>
                <w:rFonts w:eastAsia="Times New Roman"/>
                <w:sz w:val="20"/>
                <w:szCs w:val="20"/>
                <w:lang w:val="it-IT"/>
              </w:rPr>
              <w:t>2025</w:t>
            </w:r>
            <w:r w:rsidR="4BB82828" w:rsidRPr="3B454834">
              <w:rPr>
                <w:rFonts w:eastAsia="Times New Roman"/>
                <w:sz w:val="20"/>
                <w:szCs w:val="20"/>
                <w:lang w:val="it-IT"/>
              </w:rPr>
              <w:t>)</w:t>
            </w:r>
            <w:r w:rsidR="19FD3C99" w:rsidRPr="3B454834">
              <w:rPr>
                <w:rFonts w:eastAsia="Times New Roman"/>
                <w:sz w:val="20"/>
                <w:szCs w:val="20"/>
                <w:lang w:val="it-IT"/>
              </w:rPr>
              <w:t xml:space="preserve">. </w:t>
            </w:r>
          </w:p>
          <w:p w14:paraId="3F9095CC" w14:textId="3271A5AE" w:rsidR="006D7475" w:rsidRPr="007441A9" w:rsidRDefault="006D7475">
            <w:pPr>
              <w:spacing w:line="240" w:lineRule="auto"/>
              <w:rPr>
                <w:rFonts w:eastAsia="Times New Roman"/>
                <w:sz w:val="20"/>
                <w:szCs w:val="20"/>
                <w:lang w:val="it-IT"/>
              </w:rPr>
            </w:pPr>
          </w:p>
        </w:tc>
      </w:tr>
      <w:tr w:rsidR="006D7475" w:rsidRPr="007C1446" w14:paraId="3A52CA9D" w14:textId="77777777" w:rsidTr="044DB4E3">
        <w:tc>
          <w:tcPr>
            <w:tcW w:w="0" w:type="auto"/>
            <w:hideMark/>
          </w:tcPr>
          <w:p w14:paraId="3CD51E28" w14:textId="77777777" w:rsidR="006D7475" w:rsidRPr="007C1446" w:rsidRDefault="006D7475" w:rsidP="044DB4E3">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76A9CCD3" w14:textId="0A774E20" w:rsidR="002A1AE3" w:rsidRPr="002A1AE3" w:rsidRDefault="00B75ACB" w:rsidP="002A1AE3">
            <w:pPr>
              <w:spacing w:line="240" w:lineRule="auto"/>
              <w:rPr>
                <w:rFonts w:eastAsia="Times New Roman"/>
                <w:sz w:val="20"/>
                <w:szCs w:val="20"/>
                <w:lang w:val="en-US"/>
              </w:rPr>
            </w:pPr>
            <w:r>
              <w:rPr>
                <w:rFonts w:eastAsia="Times New Roman"/>
                <w:sz w:val="20"/>
                <w:szCs w:val="20"/>
                <w:lang w:val="en-US"/>
              </w:rPr>
              <w:t xml:space="preserve">Financial </w:t>
            </w:r>
            <w:r w:rsidR="007C270C">
              <w:rPr>
                <w:rFonts w:eastAsia="Times New Roman"/>
                <w:sz w:val="20"/>
                <w:szCs w:val="20"/>
                <w:lang w:val="en-US"/>
              </w:rPr>
              <w:t>vulnerability:</w:t>
            </w:r>
            <w:r>
              <w:rPr>
                <w:rFonts w:eastAsia="Times New Roman"/>
                <w:sz w:val="20"/>
                <w:szCs w:val="20"/>
                <w:lang w:val="en-US"/>
              </w:rPr>
              <w:t xml:space="preserve"> </w:t>
            </w:r>
            <w:r w:rsidR="002A1AE3" w:rsidRPr="002A1AE3">
              <w:rPr>
                <w:rFonts w:eastAsia="Times New Roman"/>
                <w:sz w:val="20"/>
                <w:szCs w:val="20"/>
                <w:lang w:val="en-US"/>
              </w:rPr>
              <w:t>Ideally a policy change would tackle an unequal distribution of resources and financial challenges. The premise is that this can be addressed through the restructuring of the BEG, particularly concerning the sub-programs Individual Measures (BEG EM) and Residential Buildings (BEG WG).</w:t>
            </w:r>
          </w:p>
          <w:p w14:paraId="56F2C3EA" w14:textId="32F1971C" w:rsidR="006D7475" w:rsidRPr="002A1AE3" w:rsidRDefault="006D7475">
            <w:pPr>
              <w:spacing w:line="240" w:lineRule="auto"/>
              <w:rPr>
                <w:rFonts w:eastAsia="Times New Roman"/>
                <w:sz w:val="20"/>
                <w:szCs w:val="20"/>
                <w:lang w:val="en-US"/>
              </w:rPr>
            </w:pPr>
          </w:p>
        </w:tc>
      </w:tr>
      <w:tr w:rsidR="006D7475" w:rsidRPr="007C1446" w14:paraId="14F83491" w14:textId="77777777" w:rsidTr="044DB4E3">
        <w:tc>
          <w:tcPr>
            <w:tcW w:w="0" w:type="auto"/>
            <w:hideMark/>
          </w:tcPr>
          <w:p w14:paraId="1533C460" w14:textId="77777777" w:rsidR="006D7475" w:rsidRPr="007C1446" w:rsidRDefault="006D7475">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3130258B" w14:textId="77777777" w:rsidR="002A1AE3" w:rsidRPr="002A1AE3" w:rsidRDefault="002A1AE3" w:rsidP="002A1AE3">
            <w:pPr>
              <w:spacing w:line="240" w:lineRule="auto"/>
              <w:rPr>
                <w:rFonts w:eastAsia="Times New Roman"/>
                <w:sz w:val="20"/>
                <w:szCs w:val="20"/>
                <w:lang w:val="en-US"/>
              </w:rPr>
            </w:pPr>
            <w:r w:rsidRPr="002A1AE3">
              <w:rPr>
                <w:rFonts w:eastAsia="Times New Roman"/>
                <w:sz w:val="20"/>
                <w:szCs w:val="20"/>
                <w:lang w:val="en-US"/>
              </w:rPr>
              <w:t>It concentrates on investors, particularly homeowners.</w:t>
            </w:r>
          </w:p>
          <w:p w14:paraId="1F1D13A6" w14:textId="77777777" w:rsidR="002A1AE3" w:rsidRPr="002A1AE3" w:rsidRDefault="002A1AE3" w:rsidP="002A1AE3">
            <w:pPr>
              <w:spacing w:line="240" w:lineRule="auto"/>
              <w:rPr>
                <w:rFonts w:eastAsia="Times New Roman"/>
                <w:sz w:val="20"/>
                <w:szCs w:val="20"/>
                <w:lang w:val="en-US"/>
              </w:rPr>
            </w:pPr>
            <w:r w:rsidRPr="002A1AE3">
              <w:rPr>
                <w:rFonts w:eastAsia="Times New Roman"/>
                <w:sz w:val="20"/>
                <w:szCs w:val="20"/>
                <w:lang w:val="en-US"/>
              </w:rPr>
              <w:t>Tax deductibility advantages households within the upper income bracket, and there is also a lack of transparency concerning this matter.</w:t>
            </w:r>
          </w:p>
          <w:p w14:paraId="7E015A75" w14:textId="7578AA74" w:rsidR="006D7475" w:rsidRPr="007C1446" w:rsidRDefault="006D7475">
            <w:pPr>
              <w:spacing w:line="240" w:lineRule="auto"/>
              <w:rPr>
                <w:rFonts w:eastAsia="Times New Roman"/>
                <w:sz w:val="20"/>
                <w:szCs w:val="20"/>
              </w:rPr>
            </w:pPr>
          </w:p>
        </w:tc>
      </w:tr>
      <w:tr w:rsidR="006D7475" w:rsidRPr="007C1446" w14:paraId="6BE78266" w14:textId="77777777" w:rsidTr="044DB4E3">
        <w:tc>
          <w:tcPr>
            <w:tcW w:w="0" w:type="auto"/>
            <w:hideMark/>
          </w:tcPr>
          <w:p w14:paraId="11054E1C"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674A8A87" w14:textId="77777777" w:rsidR="00182995" w:rsidRPr="00182995" w:rsidRDefault="00182995" w:rsidP="009B782A">
            <w:pPr>
              <w:numPr>
                <w:ilvl w:val="0"/>
                <w:numId w:val="19"/>
              </w:numPr>
              <w:spacing w:line="240" w:lineRule="auto"/>
              <w:rPr>
                <w:rFonts w:eastAsia="Times New Roman"/>
                <w:sz w:val="20"/>
                <w:szCs w:val="20"/>
                <w:lang w:val="en-US"/>
              </w:rPr>
            </w:pPr>
            <w:r w:rsidRPr="00182995">
              <w:rPr>
                <w:rFonts w:eastAsia="Times New Roman"/>
                <w:sz w:val="20"/>
                <w:szCs w:val="20"/>
                <w:lang w:val="en-US"/>
              </w:rPr>
              <w:t>Segmentation into smaller, targeted funding programs for specific groups</w:t>
            </w:r>
          </w:p>
          <w:p w14:paraId="31B15006" w14:textId="0D791211" w:rsidR="00182995" w:rsidRPr="00182995" w:rsidRDefault="00182995" w:rsidP="009B782A">
            <w:pPr>
              <w:numPr>
                <w:ilvl w:val="0"/>
                <w:numId w:val="19"/>
              </w:numPr>
              <w:spacing w:line="240" w:lineRule="auto"/>
              <w:rPr>
                <w:rFonts w:eastAsia="Times New Roman"/>
                <w:sz w:val="20"/>
                <w:szCs w:val="20"/>
                <w:lang w:val="en-US"/>
              </w:rPr>
            </w:pPr>
            <w:r w:rsidRPr="00182995">
              <w:rPr>
                <w:rFonts w:eastAsia="Times New Roman"/>
                <w:sz w:val="20"/>
                <w:szCs w:val="20"/>
                <w:lang w:val="en-US"/>
              </w:rPr>
              <w:t xml:space="preserve">Socially stratified funding for comprehensive renovation, partial renovation, and heating system replacement; </w:t>
            </w:r>
            <w:r w:rsidR="559A9ADA" w:rsidRPr="3B454834">
              <w:rPr>
                <w:rFonts w:eastAsia="Times New Roman"/>
                <w:sz w:val="20"/>
                <w:szCs w:val="20"/>
                <w:lang w:val="en-US"/>
              </w:rPr>
              <w:t>refers</w:t>
            </w:r>
            <w:r w:rsidRPr="00182995">
              <w:rPr>
                <w:rFonts w:eastAsia="Times New Roman"/>
                <w:sz w:val="20"/>
                <w:szCs w:val="20"/>
                <w:lang w:val="en-US"/>
              </w:rPr>
              <w:t xml:space="preserve"> to the demands from Zukunft Klimasozial (An institute working on social-just climate solutions), </w:t>
            </w:r>
            <w:r w:rsidR="58FECC46" w:rsidRPr="3B454834">
              <w:rPr>
                <w:rFonts w:eastAsia="Times New Roman"/>
                <w:sz w:val="20"/>
                <w:szCs w:val="20"/>
                <w:lang w:val="en-US"/>
              </w:rPr>
              <w:t xml:space="preserve">see Schaffert, A. &amp; Kaiser, F. </w:t>
            </w:r>
            <w:r w:rsidRPr="00182995">
              <w:rPr>
                <w:rFonts w:eastAsia="Times New Roman"/>
                <w:sz w:val="20"/>
                <w:szCs w:val="20"/>
                <w:lang w:val="en-US"/>
              </w:rPr>
              <w:t>2025</w:t>
            </w:r>
            <w:r w:rsidR="58FECC46" w:rsidRPr="3B454834">
              <w:rPr>
                <w:rFonts w:eastAsia="Times New Roman"/>
                <w:sz w:val="20"/>
                <w:szCs w:val="20"/>
                <w:lang w:val="en-US"/>
              </w:rPr>
              <w:t>.</w:t>
            </w:r>
          </w:p>
          <w:p w14:paraId="7A57B26B" w14:textId="77777777" w:rsidR="00182995" w:rsidRPr="00182995" w:rsidRDefault="00182995" w:rsidP="009B782A">
            <w:pPr>
              <w:numPr>
                <w:ilvl w:val="0"/>
                <w:numId w:val="19"/>
              </w:numPr>
              <w:spacing w:line="240" w:lineRule="auto"/>
              <w:rPr>
                <w:rFonts w:eastAsia="Times New Roman"/>
                <w:sz w:val="20"/>
                <w:szCs w:val="20"/>
                <w:lang w:val="en-US"/>
              </w:rPr>
            </w:pPr>
            <w:r w:rsidRPr="00182995">
              <w:rPr>
                <w:rFonts w:eastAsia="Times New Roman"/>
                <w:sz w:val="20"/>
                <w:szCs w:val="20"/>
                <w:lang w:val="en-US"/>
              </w:rPr>
              <w:t>For households with an equivalized annual net income below €30,000 (which corresponds to roughly 60 percent of the total population), the subsidy amount is augmented by 10 percent. If the equivalized annual income falls below €15,000 (accounting for approximately 25 percent of households), the increase is 30 percent.</w:t>
            </w:r>
          </w:p>
          <w:p w14:paraId="1164B493" w14:textId="77777777" w:rsidR="00182995" w:rsidRPr="00182995" w:rsidRDefault="00182995" w:rsidP="009B782A">
            <w:pPr>
              <w:numPr>
                <w:ilvl w:val="0"/>
                <w:numId w:val="19"/>
              </w:numPr>
              <w:spacing w:line="240" w:lineRule="auto"/>
              <w:rPr>
                <w:rFonts w:eastAsia="Times New Roman"/>
                <w:sz w:val="20"/>
                <w:szCs w:val="20"/>
                <w:lang w:val="en-US"/>
              </w:rPr>
            </w:pPr>
            <w:r w:rsidRPr="00182995">
              <w:rPr>
                <w:rFonts w:eastAsia="Times New Roman"/>
                <w:sz w:val="20"/>
                <w:szCs w:val="20"/>
                <w:lang w:val="en-US"/>
              </w:rPr>
              <w:t>Concentrate on equivalence-weighted income to ensure that both pensioners and families are automatically prioritized.</w:t>
            </w:r>
          </w:p>
          <w:p w14:paraId="5F702F10" w14:textId="77777777" w:rsidR="00182995" w:rsidRPr="00182995" w:rsidRDefault="00182995" w:rsidP="009B782A">
            <w:pPr>
              <w:numPr>
                <w:ilvl w:val="0"/>
                <w:numId w:val="19"/>
              </w:numPr>
              <w:spacing w:line="240" w:lineRule="auto"/>
              <w:rPr>
                <w:rFonts w:eastAsia="Times New Roman"/>
                <w:sz w:val="20"/>
                <w:szCs w:val="20"/>
                <w:lang w:val="de-DE"/>
              </w:rPr>
            </w:pPr>
            <w:r w:rsidRPr="00182995">
              <w:rPr>
                <w:rFonts w:eastAsia="Times New Roman"/>
                <w:sz w:val="20"/>
                <w:szCs w:val="20"/>
                <w:lang w:val="en-US"/>
              </w:rPr>
              <w:t xml:space="preserve">Commercial landlords are granted enhanced subsidies when apartments are designated as social housing or transferred to non-profit housing. </w:t>
            </w:r>
            <w:r w:rsidRPr="00182995">
              <w:rPr>
                <w:rFonts w:eastAsia="Times New Roman"/>
                <w:sz w:val="20"/>
                <w:szCs w:val="20"/>
                <w:lang w:val="de-DE"/>
              </w:rPr>
              <w:t>This measure can contribute to mitigating rent increases.</w:t>
            </w:r>
          </w:p>
          <w:p w14:paraId="6DCA5379" w14:textId="3FF5912D" w:rsidR="00182995" w:rsidRPr="00182995" w:rsidRDefault="00182995" w:rsidP="009B782A">
            <w:pPr>
              <w:numPr>
                <w:ilvl w:val="0"/>
                <w:numId w:val="19"/>
              </w:numPr>
              <w:spacing w:line="240" w:lineRule="auto"/>
              <w:rPr>
                <w:rFonts w:eastAsia="Times New Roman"/>
                <w:sz w:val="20"/>
                <w:szCs w:val="20"/>
                <w:lang w:val="en-US"/>
              </w:rPr>
            </w:pPr>
            <w:r w:rsidRPr="00182995">
              <w:rPr>
                <w:rFonts w:eastAsia="Times New Roman"/>
                <w:sz w:val="20"/>
                <w:szCs w:val="20"/>
                <w:lang w:val="en-US"/>
              </w:rPr>
              <w:t>Low- and middle-income households, along with private landlords who charge rents below the local rent index</w:t>
            </w:r>
            <w:r w:rsidR="004F51BF">
              <w:rPr>
                <w:rFonts w:eastAsia="Times New Roman"/>
                <w:sz w:val="20"/>
                <w:szCs w:val="20"/>
                <w:lang w:val="en-US"/>
              </w:rPr>
              <w:t xml:space="preserve"> </w:t>
            </w:r>
            <w:r w:rsidR="000D7554">
              <w:rPr>
                <w:rFonts w:eastAsia="Times New Roman"/>
                <w:sz w:val="20"/>
                <w:szCs w:val="20"/>
                <w:lang w:val="en-US"/>
              </w:rPr>
              <w:t>[</w:t>
            </w:r>
            <w:r w:rsidR="004F51BF" w:rsidRPr="000D7554">
              <w:rPr>
                <w:rFonts w:eastAsia="Times New Roman"/>
                <w:sz w:val="20"/>
                <w:szCs w:val="20"/>
                <w:lang w:val="en-US"/>
              </w:rPr>
              <w:t>or the local</w:t>
            </w:r>
            <w:r w:rsidR="000D7554">
              <w:rPr>
                <w:rFonts w:eastAsia="Times New Roman"/>
                <w:sz w:val="20"/>
                <w:szCs w:val="20"/>
                <w:lang w:val="en-US"/>
              </w:rPr>
              <w:t xml:space="preserve"> comparative rent]</w:t>
            </w:r>
            <w:r w:rsidRPr="00182995">
              <w:rPr>
                <w:rFonts w:eastAsia="Times New Roman"/>
                <w:sz w:val="20"/>
                <w:szCs w:val="20"/>
                <w:lang w:val="en-US"/>
              </w:rPr>
              <w:t>, receive a WPB subsidy.</w:t>
            </w:r>
          </w:p>
          <w:p w14:paraId="05F140EC" w14:textId="77777777" w:rsidR="00182995" w:rsidRPr="00182995" w:rsidRDefault="00182995" w:rsidP="009B782A">
            <w:pPr>
              <w:numPr>
                <w:ilvl w:val="1"/>
                <w:numId w:val="19"/>
              </w:numPr>
              <w:spacing w:line="240" w:lineRule="auto"/>
              <w:rPr>
                <w:rFonts w:eastAsia="Times New Roman"/>
                <w:sz w:val="20"/>
                <w:szCs w:val="20"/>
                <w:lang w:val="en-US"/>
              </w:rPr>
            </w:pPr>
            <w:r w:rsidRPr="00182995">
              <w:rPr>
                <w:rFonts w:eastAsia="Times New Roman"/>
                <w:sz w:val="20"/>
                <w:szCs w:val="20"/>
                <w:lang w:val="en-US"/>
              </w:rPr>
              <w:t>Prioritisation of support for landlords who remain below the average</w:t>
            </w:r>
          </w:p>
          <w:p w14:paraId="135449DF" w14:textId="3116187E" w:rsidR="00182995" w:rsidRPr="00182995" w:rsidRDefault="00182995" w:rsidP="009B782A">
            <w:pPr>
              <w:numPr>
                <w:ilvl w:val="0"/>
                <w:numId w:val="19"/>
              </w:numPr>
              <w:spacing w:line="240" w:lineRule="auto"/>
              <w:rPr>
                <w:rFonts w:eastAsia="Times New Roman"/>
                <w:sz w:val="20"/>
                <w:szCs w:val="20"/>
                <w:lang w:val="en-US"/>
              </w:rPr>
            </w:pPr>
            <w:r w:rsidRPr="00182995">
              <w:rPr>
                <w:rFonts w:eastAsia="Times New Roman"/>
                <w:sz w:val="20"/>
                <w:szCs w:val="20"/>
                <w:lang w:val="en-US"/>
              </w:rPr>
              <w:t xml:space="preserve">Local implementation, e.g. in Munich: Local support </w:t>
            </w:r>
            <w:r w:rsidR="000D7554">
              <w:rPr>
                <w:rFonts w:eastAsia="Times New Roman"/>
                <w:sz w:val="20"/>
                <w:szCs w:val="20"/>
                <w:lang w:val="en-US"/>
              </w:rPr>
              <w:t xml:space="preserve">funding is called </w:t>
            </w:r>
            <w:r w:rsidRPr="00182995">
              <w:rPr>
                <w:rFonts w:eastAsia="Times New Roman"/>
                <w:sz w:val="20"/>
                <w:szCs w:val="20"/>
                <w:lang w:val="en-US"/>
              </w:rPr>
              <w:t xml:space="preserve">KFG </w:t>
            </w:r>
            <w:r w:rsidR="000D7554">
              <w:rPr>
                <w:rFonts w:eastAsia="Times New Roman"/>
                <w:sz w:val="20"/>
                <w:szCs w:val="20"/>
                <w:lang w:val="en-US"/>
              </w:rPr>
              <w:t xml:space="preserve">and has special clauses for </w:t>
            </w:r>
            <w:r w:rsidRPr="00182995">
              <w:rPr>
                <w:rFonts w:eastAsia="Times New Roman"/>
                <w:sz w:val="20"/>
                <w:szCs w:val="20"/>
                <w:lang w:val="en-US"/>
              </w:rPr>
              <w:t xml:space="preserve">worst performing, </w:t>
            </w:r>
            <w:r w:rsidR="000D7554">
              <w:rPr>
                <w:rFonts w:eastAsia="Times New Roman"/>
                <w:sz w:val="20"/>
                <w:szCs w:val="20"/>
                <w:lang w:val="en-US"/>
              </w:rPr>
              <w:t xml:space="preserve">material </w:t>
            </w:r>
            <w:r w:rsidRPr="00182995">
              <w:rPr>
                <w:rFonts w:eastAsia="Times New Roman"/>
                <w:sz w:val="20"/>
                <w:szCs w:val="20"/>
                <w:lang w:val="en-US"/>
              </w:rPr>
              <w:t>life cycle</w:t>
            </w:r>
            <w:r w:rsidR="000D7554">
              <w:rPr>
                <w:rFonts w:eastAsia="Times New Roman"/>
                <w:sz w:val="20"/>
                <w:szCs w:val="20"/>
                <w:lang w:val="en-US"/>
              </w:rPr>
              <w:t xml:space="preserve"> analysis</w:t>
            </w:r>
            <w:r w:rsidRPr="00182995">
              <w:rPr>
                <w:rFonts w:eastAsia="Times New Roman"/>
                <w:sz w:val="20"/>
                <w:szCs w:val="20"/>
                <w:lang w:val="en-US"/>
              </w:rPr>
              <w:t>, neighbourhood redevelopment</w:t>
            </w:r>
            <w:r w:rsidR="000D7554">
              <w:rPr>
                <w:rFonts w:eastAsia="Times New Roman"/>
                <w:sz w:val="20"/>
                <w:szCs w:val="20"/>
                <w:lang w:val="en-US"/>
              </w:rPr>
              <w:t>.</w:t>
            </w:r>
          </w:p>
          <w:p w14:paraId="13923AD4" w14:textId="2194DF63" w:rsidR="006D7475" w:rsidRPr="007C1446" w:rsidRDefault="006D7475" w:rsidP="044DB4E3">
            <w:pPr>
              <w:spacing w:line="240" w:lineRule="auto"/>
              <w:rPr>
                <w:rFonts w:eastAsia="Times New Roman"/>
                <w:sz w:val="20"/>
                <w:szCs w:val="20"/>
                <w:lang w:val="en-US"/>
              </w:rPr>
            </w:pPr>
          </w:p>
        </w:tc>
      </w:tr>
      <w:tr w:rsidR="006D7475" w:rsidRPr="007C1446" w14:paraId="7F8D8A29" w14:textId="77777777" w:rsidTr="044DB4E3">
        <w:tc>
          <w:tcPr>
            <w:tcW w:w="0" w:type="auto"/>
            <w:hideMark/>
          </w:tcPr>
          <w:p w14:paraId="2B82636A"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442CA39D" w14:textId="066253E4" w:rsidR="006D7475" w:rsidRPr="007C1446" w:rsidRDefault="006D7475" w:rsidP="044DB4E3">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182995">
              <w:rPr>
                <w:rFonts w:eastAsia="Times New Roman"/>
                <w:sz w:val="20"/>
                <w:szCs w:val="20"/>
                <w:lang w:val="en-US"/>
              </w:rPr>
              <w:t xml:space="preserve"> </w:t>
            </w:r>
            <w:r w:rsidR="00182995" w:rsidRPr="00182995">
              <w:rPr>
                <w:rFonts w:eastAsia="Times New Roman"/>
                <w:b/>
                <w:bCs/>
                <w:sz w:val="20"/>
                <w:szCs w:val="20"/>
                <w:lang w:val="en-US"/>
              </w:rPr>
              <w:t>x</w:t>
            </w:r>
            <w:r w:rsidRPr="044DB4E3">
              <w:rPr>
                <w:rFonts w:eastAsia="Times New Roman"/>
                <w:sz w:val="20"/>
                <w:szCs w:val="20"/>
                <w:lang w:val="en-US"/>
              </w:rPr>
              <w:t xml:space="preserve"> Regulation (laws, standards, bans, requirements)</w:t>
            </w:r>
            <w:r w:rsidR="00182995">
              <w:rPr>
                <w:rFonts w:eastAsia="Times New Roman"/>
                <w:sz w:val="20"/>
                <w:szCs w:val="20"/>
                <w:lang w:val="en-US"/>
              </w:rPr>
              <w:t xml:space="preserve"> </w:t>
            </w:r>
            <w:r w:rsidR="00182995" w:rsidRPr="00182995">
              <w:rPr>
                <w:rFonts w:eastAsia="Times New Roman"/>
                <w:b/>
                <w:bCs/>
                <w:sz w:val="20"/>
                <w:szCs w:val="20"/>
                <w:lang w:val="en-US"/>
              </w:rPr>
              <w:t>x</w:t>
            </w:r>
            <w:r w:rsidRPr="044DB4E3">
              <w:rPr>
                <w:rFonts w:eastAsia="Times New Roman"/>
                <w:sz w:val="20"/>
                <w:szCs w:val="20"/>
                <w:lang w:val="en-US"/>
              </w:rPr>
              <w:t xml:space="preserve"> Economic incentives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6D7475" w:rsidRPr="007C1446" w14:paraId="44ADBDD1" w14:textId="77777777" w:rsidTr="044DB4E3">
        <w:tc>
          <w:tcPr>
            <w:tcW w:w="0" w:type="auto"/>
            <w:hideMark/>
          </w:tcPr>
          <w:p w14:paraId="73FA35B6"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1AF0A2DC" w14:textId="77777777" w:rsidR="005C2B5D" w:rsidRPr="005C2B5D" w:rsidRDefault="005C2B5D" w:rsidP="009B782A">
            <w:pPr>
              <w:numPr>
                <w:ilvl w:val="0"/>
                <w:numId w:val="20"/>
              </w:numPr>
              <w:spacing w:line="240" w:lineRule="auto"/>
              <w:rPr>
                <w:rFonts w:eastAsia="Times New Roman"/>
                <w:sz w:val="20"/>
                <w:szCs w:val="20"/>
                <w:lang w:val="de-DE"/>
              </w:rPr>
            </w:pPr>
            <w:r w:rsidRPr="005C2B5D">
              <w:rPr>
                <w:rFonts w:eastAsia="Times New Roman"/>
                <w:sz w:val="20"/>
                <w:szCs w:val="20"/>
                <w:lang w:val="de-DE"/>
              </w:rPr>
              <w:t>Tenants</w:t>
            </w:r>
          </w:p>
          <w:p w14:paraId="1CA49BF4" w14:textId="1B4A0352" w:rsidR="005C2B5D" w:rsidRPr="005C2B5D" w:rsidRDefault="41F365BB" w:rsidP="009B782A">
            <w:pPr>
              <w:numPr>
                <w:ilvl w:val="0"/>
                <w:numId w:val="20"/>
              </w:numPr>
              <w:spacing w:line="240" w:lineRule="auto"/>
              <w:rPr>
                <w:rFonts w:ascii="Arial" w:eastAsia="Arial" w:hAnsi="Arial" w:cs="Arial"/>
                <w:color w:val="1F1F1F"/>
                <w:sz w:val="21"/>
                <w:szCs w:val="21"/>
                <w:lang w:val="en-US"/>
              </w:rPr>
            </w:pPr>
            <w:r w:rsidRPr="3B454834">
              <w:rPr>
                <w:rFonts w:eastAsia="Times New Roman"/>
                <w:sz w:val="20"/>
                <w:szCs w:val="20"/>
                <w:lang w:val="en-US"/>
              </w:rPr>
              <w:t xml:space="preserve">KfW as a grant provider, </w:t>
            </w:r>
            <w:r w:rsidR="487B5675" w:rsidRPr="3B454834">
              <w:rPr>
                <w:rFonts w:eastAsia="Times New Roman"/>
                <w:sz w:val="20"/>
                <w:szCs w:val="20"/>
                <w:lang w:val="en-US"/>
              </w:rPr>
              <w:t>The Federal Office for Economic Affairs and Export Control (BAFA)</w:t>
            </w:r>
          </w:p>
          <w:p w14:paraId="71FFA4CC" w14:textId="77777777" w:rsidR="005C2B5D" w:rsidRPr="005C2B5D" w:rsidRDefault="005C2B5D" w:rsidP="009B782A">
            <w:pPr>
              <w:numPr>
                <w:ilvl w:val="0"/>
                <w:numId w:val="20"/>
              </w:numPr>
              <w:spacing w:line="240" w:lineRule="auto"/>
              <w:rPr>
                <w:rFonts w:eastAsia="Times New Roman"/>
                <w:sz w:val="20"/>
                <w:szCs w:val="20"/>
                <w:lang w:val="de-DE"/>
              </w:rPr>
            </w:pPr>
            <w:r w:rsidRPr="005C2B5D">
              <w:rPr>
                <w:rFonts w:eastAsia="Times New Roman"/>
                <w:sz w:val="20"/>
                <w:szCs w:val="20"/>
                <w:lang w:val="de-DE"/>
              </w:rPr>
              <w:t>Energy efficiency specialists</w:t>
            </w:r>
          </w:p>
          <w:p w14:paraId="60EB79D5" w14:textId="2EB5135A" w:rsidR="006D7475" w:rsidRPr="005C2B5D" w:rsidRDefault="005C2B5D" w:rsidP="009B782A">
            <w:pPr>
              <w:numPr>
                <w:ilvl w:val="0"/>
                <w:numId w:val="20"/>
              </w:numPr>
              <w:spacing w:line="240" w:lineRule="auto"/>
              <w:rPr>
                <w:rFonts w:eastAsia="Times New Roman"/>
                <w:sz w:val="20"/>
                <w:szCs w:val="20"/>
                <w:lang w:val="de-DE"/>
              </w:rPr>
            </w:pPr>
            <w:r w:rsidRPr="005C2B5D">
              <w:rPr>
                <w:rFonts w:eastAsia="Times New Roman"/>
                <w:sz w:val="20"/>
                <w:szCs w:val="20"/>
                <w:lang w:val="de-DE"/>
              </w:rPr>
              <w:t>Social contracting proponents:</w:t>
            </w:r>
          </w:p>
        </w:tc>
      </w:tr>
      <w:tr w:rsidR="006D7475" w:rsidRPr="007C1446" w14:paraId="39B2F598" w14:textId="77777777" w:rsidTr="044DB4E3">
        <w:tc>
          <w:tcPr>
            <w:tcW w:w="0" w:type="auto"/>
            <w:gridSpan w:val="2"/>
          </w:tcPr>
          <w:p w14:paraId="5857C1CF" w14:textId="77777777" w:rsidR="006D7475" w:rsidRPr="007C1446" w:rsidRDefault="006D7475">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6D7475" w:rsidRPr="007C1446" w14:paraId="642F065B" w14:textId="77777777" w:rsidTr="044DB4E3">
        <w:tc>
          <w:tcPr>
            <w:tcW w:w="0" w:type="auto"/>
          </w:tcPr>
          <w:p w14:paraId="2184A86E" w14:textId="77777777" w:rsidR="006D7475" w:rsidRPr="007C1446" w:rsidRDefault="006D7475">
            <w:pPr>
              <w:spacing w:line="240" w:lineRule="auto"/>
              <w:rPr>
                <w:rFonts w:eastAsia="Times New Roman"/>
                <w:sz w:val="20"/>
                <w:szCs w:val="20"/>
              </w:rPr>
            </w:pPr>
            <w:r w:rsidRPr="007C1446">
              <w:rPr>
                <w:rFonts w:eastAsia="Times New Roman"/>
                <w:sz w:val="20"/>
                <w:szCs w:val="20"/>
              </w:rPr>
              <w:t>Age range</w:t>
            </w:r>
          </w:p>
        </w:tc>
        <w:tc>
          <w:tcPr>
            <w:tcW w:w="0" w:type="auto"/>
          </w:tcPr>
          <w:p w14:paraId="793E4020" w14:textId="77777777" w:rsidR="006D7475" w:rsidRPr="007C1446" w:rsidRDefault="006D7475" w:rsidP="044DB4E3">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6D7475" w:rsidRPr="007C1446" w14:paraId="4B4F37F0" w14:textId="77777777" w:rsidTr="044DB4E3">
        <w:tc>
          <w:tcPr>
            <w:tcW w:w="0" w:type="auto"/>
            <w:hideMark/>
          </w:tcPr>
          <w:p w14:paraId="7B13BF20" w14:textId="77777777" w:rsidR="006D7475" w:rsidRPr="007C1446" w:rsidRDefault="006D7475">
            <w:pPr>
              <w:spacing w:line="240" w:lineRule="auto"/>
              <w:rPr>
                <w:rFonts w:eastAsia="Times New Roman"/>
                <w:sz w:val="20"/>
                <w:szCs w:val="20"/>
              </w:rPr>
            </w:pPr>
            <w:r w:rsidRPr="007C1446">
              <w:rPr>
                <w:rFonts w:eastAsia="Times New Roman"/>
                <w:sz w:val="20"/>
                <w:szCs w:val="20"/>
              </w:rPr>
              <w:lastRenderedPageBreak/>
              <w:t>Living in a house with low energy efficiency:</w:t>
            </w:r>
          </w:p>
        </w:tc>
        <w:tc>
          <w:tcPr>
            <w:tcW w:w="0" w:type="auto"/>
            <w:hideMark/>
          </w:tcPr>
          <w:p w14:paraId="3F98284F" w14:textId="6EC8B834" w:rsidR="006D7475" w:rsidRPr="007C1446" w:rsidRDefault="005976F9">
            <w:pPr>
              <w:spacing w:line="240" w:lineRule="auto"/>
              <w:rPr>
                <w:rFonts w:eastAsia="Times New Roman"/>
                <w:sz w:val="20"/>
                <w:szCs w:val="20"/>
              </w:rPr>
            </w:pPr>
            <w:r>
              <w:rPr>
                <w:rFonts w:eastAsia="Times New Roman"/>
                <w:sz w:val="20"/>
                <w:szCs w:val="20"/>
              </w:rPr>
              <w:t>x</w:t>
            </w:r>
            <w:r w:rsidR="006D7475" w:rsidRPr="007C1446">
              <w:rPr>
                <w:rFonts w:eastAsia="Times New Roman"/>
                <w:sz w:val="20"/>
                <w:szCs w:val="20"/>
              </w:rPr>
              <w:t xml:space="preserve"> Yes</w:t>
            </w:r>
            <w:r w:rsidR="006D7475" w:rsidRPr="007C1446">
              <w:rPr>
                <w:rFonts w:eastAsia="Times New Roman"/>
                <w:sz w:val="20"/>
                <w:szCs w:val="20"/>
              </w:rPr>
              <w:t> </w:t>
            </w:r>
            <w:r w:rsidR="006D7475" w:rsidRPr="007C1446">
              <w:rPr>
                <w:rFonts w:ascii="Segoe UI Symbol" w:eastAsia="Times New Roman" w:hAnsi="Segoe UI Symbol" w:cs="Segoe UI Symbol"/>
                <w:sz w:val="20"/>
                <w:szCs w:val="20"/>
              </w:rPr>
              <w:t>☐</w:t>
            </w:r>
            <w:r w:rsidR="006D7475" w:rsidRPr="007C1446">
              <w:rPr>
                <w:rFonts w:eastAsia="Times New Roman"/>
                <w:sz w:val="20"/>
                <w:szCs w:val="20"/>
              </w:rPr>
              <w:t xml:space="preserve"> No</w:t>
            </w:r>
          </w:p>
        </w:tc>
      </w:tr>
      <w:tr w:rsidR="006D7475" w:rsidRPr="007C1446" w14:paraId="2A40A4AD" w14:textId="77777777" w:rsidTr="044DB4E3">
        <w:tc>
          <w:tcPr>
            <w:tcW w:w="0" w:type="auto"/>
            <w:hideMark/>
          </w:tcPr>
          <w:p w14:paraId="3921D8D7" w14:textId="77777777" w:rsidR="006D7475" w:rsidRPr="007C1446" w:rsidRDefault="006D7475">
            <w:pPr>
              <w:spacing w:line="240" w:lineRule="auto"/>
              <w:rPr>
                <w:rFonts w:eastAsia="Times New Roman"/>
                <w:sz w:val="20"/>
                <w:szCs w:val="20"/>
              </w:rPr>
            </w:pPr>
            <w:r w:rsidRPr="007C1446">
              <w:rPr>
                <w:rFonts w:eastAsia="Times New Roman"/>
                <w:sz w:val="20"/>
                <w:szCs w:val="20"/>
              </w:rPr>
              <w:t>Gender</w:t>
            </w:r>
          </w:p>
        </w:tc>
        <w:tc>
          <w:tcPr>
            <w:tcW w:w="0" w:type="auto"/>
            <w:hideMark/>
          </w:tcPr>
          <w:p w14:paraId="62888419"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6D7475" w:rsidRPr="007C1446" w14:paraId="638BAC7C" w14:textId="77777777" w:rsidTr="044DB4E3">
        <w:tc>
          <w:tcPr>
            <w:tcW w:w="0" w:type="auto"/>
          </w:tcPr>
          <w:p w14:paraId="0CFA426A" w14:textId="77777777" w:rsidR="006D7475" w:rsidRPr="007C1446" w:rsidRDefault="006D7475">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77D28D82" w14:textId="77777777" w:rsidR="006D7475" w:rsidRPr="007C1446" w:rsidRDefault="006D7475">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6D7475" w:rsidRPr="007C1446" w14:paraId="5C34E625" w14:textId="77777777" w:rsidTr="044DB4E3">
        <w:tc>
          <w:tcPr>
            <w:tcW w:w="0" w:type="auto"/>
            <w:hideMark/>
          </w:tcPr>
          <w:p w14:paraId="0064FF6C" w14:textId="77777777" w:rsidR="006D7475" w:rsidRPr="007C1446" w:rsidRDefault="006D7475">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3DA774B4"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6D7475" w:rsidRPr="007C1446" w14:paraId="52D5249A" w14:textId="77777777" w:rsidTr="044DB4E3">
        <w:tc>
          <w:tcPr>
            <w:tcW w:w="0" w:type="auto"/>
            <w:hideMark/>
          </w:tcPr>
          <w:p w14:paraId="746E0FFA" w14:textId="77777777" w:rsidR="006D7475" w:rsidRPr="007C1446" w:rsidRDefault="006D747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D67D14C"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6D7475" w:rsidRPr="007C1446" w14:paraId="5D097807" w14:textId="77777777" w:rsidTr="044DB4E3">
        <w:tc>
          <w:tcPr>
            <w:tcW w:w="0" w:type="auto"/>
            <w:hideMark/>
          </w:tcPr>
          <w:p w14:paraId="55EA1989" w14:textId="77777777" w:rsidR="006D7475" w:rsidRPr="007C1446" w:rsidRDefault="006D7475">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10E284B3"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6D7475" w:rsidRPr="007C1446" w14:paraId="268E116E" w14:textId="77777777" w:rsidTr="044DB4E3">
        <w:tc>
          <w:tcPr>
            <w:tcW w:w="0" w:type="auto"/>
            <w:hideMark/>
          </w:tcPr>
          <w:p w14:paraId="4F4E9CCD" w14:textId="77777777" w:rsidR="006D7475" w:rsidRPr="007C1446" w:rsidRDefault="006D7475">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15E252C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08A109C0" w14:textId="77777777" w:rsidTr="044DB4E3">
        <w:tc>
          <w:tcPr>
            <w:tcW w:w="0" w:type="auto"/>
            <w:hideMark/>
          </w:tcPr>
          <w:p w14:paraId="333F75D7" w14:textId="77777777" w:rsidR="006D7475" w:rsidRPr="007C1446" w:rsidRDefault="006D7475">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24987A8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7A7161F9" w14:textId="77777777" w:rsidTr="044DB4E3">
        <w:tc>
          <w:tcPr>
            <w:tcW w:w="0" w:type="auto"/>
            <w:hideMark/>
          </w:tcPr>
          <w:p w14:paraId="24FFBE87" w14:textId="77777777" w:rsidR="006D7475" w:rsidRPr="007C1446" w:rsidRDefault="006D7475">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023D083B"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18464CD4" w14:textId="77777777" w:rsidTr="044DB4E3">
        <w:tc>
          <w:tcPr>
            <w:tcW w:w="0" w:type="auto"/>
            <w:hideMark/>
          </w:tcPr>
          <w:p w14:paraId="6AC8838B" w14:textId="77777777" w:rsidR="006D7475" w:rsidRPr="007C1446" w:rsidRDefault="006D7475">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296B6675" w14:textId="4116F331" w:rsidR="006D7475" w:rsidRPr="007C1446" w:rsidRDefault="00554F1A" w:rsidP="044DB4E3">
            <w:pPr>
              <w:spacing w:line="240" w:lineRule="auto"/>
              <w:rPr>
                <w:rFonts w:eastAsia="Times New Roman"/>
                <w:sz w:val="20"/>
                <w:szCs w:val="20"/>
                <w:lang w:val="en-US"/>
              </w:rPr>
            </w:pPr>
            <w:r>
              <w:rPr>
                <w:rFonts w:eastAsia="Times New Roman"/>
                <w:sz w:val="20"/>
                <w:szCs w:val="20"/>
                <w:lang w:val="en-US"/>
              </w:rPr>
              <w:t>x</w:t>
            </w:r>
            <w:r w:rsidR="006D7475" w:rsidRPr="044DB4E3">
              <w:rPr>
                <w:rFonts w:eastAsia="Times New Roman"/>
                <w:sz w:val="20"/>
                <w:szCs w:val="20"/>
                <w:lang w:val="en-US"/>
              </w:rPr>
              <w:t xml:space="preserve"> Low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Medium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High income</w:t>
            </w:r>
          </w:p>
        </w:tc>
      </w:tr>
      <w:tr w:rsidR="006D7475" w:rsidRPr="007C1446" w14:paraId="748DAD34" w14:textId="77777777" w:rsidTr="044DB4E3">
        <w:tc>
          <w:tcPr>
            <w:tcW w:w="0" w:type="auto"/>
            <w:hideMark/>
          </w:tcPr>
          <w:p w14:paraId="5BFE2EF1" w14:textId="77777777" w:rsidR="006D7475" w:rsidRPr="007C1446" w:rsidRDefault="006D7475">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415BA9CB" w14:textId="47897BA4"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00554F1A">
              <w:rPr>
                <w:rFonts w:eastAsia="Times New Roman"/>
                <w:sz w:val="20"/>
                <w:szCs w:val="20"/>
                <w:lang w:val="en-US"/>
              </w:rPr>
              <w:t>x</w:t>
            </w:r>
            <w:r w:rsidRPr="044DB4E3">
              <w:rPr>
                <w:rFonts w:eastAsia="Times New Roman"/>
                <w:sz w:val="20"/>
                <w:szCs w:val="20"/>
                <w:lang w:val="en-US"/>
              </w:rPr>
              <w:t xml:space="preserve"> Tenant</w:t>
            </w:r>
          </w:p>
        </w:tc>
      </w:tr>
      <w:tr w:rsidR="006D7475" w:rsidRPr="007C1446" w14:paraId="5F4A9792" w14:textId="77777777" w:rsidTr="044DB4E3">
        <w:tc>
          <w:tcPr>
            <w:tcW w:w="0" w:type="auto"/>
            <w:hideMark/>
          </w:tcPr>
          <w:p w14:paraId="7A3AA9A2" w14:textId="77777777" w:rsidR="006D7475" w:rsidRPr="007C1446" w:rsidRDefault="006D747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78AB4E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6D7475" w:rsidRPr="007C1446" w14:paraId="2DF3FDE0" w14:textId="77777777" w:rsidTr="044DB4E3">
        <w:tc>
          <w:tcPr>
            <w:tcW w:w="0" w:type="auto"/>
            <w:hideMark/>
          </w:tcPr>
          <w:p w14:paraId="4BA5A8D6" w14:textId="77777777" w:rsidR="006D7475" w:rsidRPr="007C1446" w:rsidRDefault="006D7475">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036DC963" w14:textId="77777777" w:rsidR="00157894" w:rsidRPr="00157894" w:rsidRDefault="00157894" w:rsidP="009B782A">
            <w:pPr>
              <w:numPr>
                <w:ilvl w:val="0"/>
                <w:numId w:val="34"/>
              </w:numPr>
              <w:spacing w:line="240" w:lineRule="auto"/>
              <w:rPr>
                <w:rFonts w:eastAsia="Times New Roman"/>
                <w:sz w:val="20"/>
                <w:szCs w:val="20"/>
                <w:lang w:val="de-DE"/>
              </w:rPr>
            </w:pPr>
            <w:r w:rsidRPr="00157894">
              <w:rPr>
                <w:rFonts w:eastAsia="Times New Roman"/>
                <w:sz w:val="20"/>
                <w:szCs w:val="20"/>
                <w:lang w:val="de-DE"/>
              </w:rPr>
              <w:t>Politics/Governance</w:t>
            </w:r>
          </w:p>
          <w:p w14:paraId="2D4AE9B1" w14:textId="6264E77E" w:rsidR="006D7475" w:rsidRPr="00157894" w:rsidRDefault="00157894" w:rsidP="009B782A">
            <w:pPr>
              <w:numPr>
                <w:ilvl w:val="0"/>
                <w:numId w:val="34"/>
              </w:numPr>
              <w:spacing w:line="240" w:lineRule="auto"/>
              <w:rPr>
                <w:rFonts w:eastAsia="Times New Roman"/>
                <w:sz w:val="20"/>
                <w:szCs w:val="20"/>
                <w:lang w:val="de-DE"/>
              </w:rPr>
            </w:pPr>
            <w:r w:rsidRPr="00157894">
              <w:rPr>
                <w:rFonts w:eastAsia="Times New Roman"/>
                <w:sz w:val="20"/>
                <w:szCs w:val="20"/>
                <w:lang w:val="de-DE"/>
              </w:rPr>
              <w:t>Economics and Finance</w:t>
            </w:r>
          </w:p>
        </w:tc>
      </w:tr>
      <w:tr w:rsidR="006D7475" w:rsidRPr="007C1446" w14:paraId="0CB711A3" w14:textId="77777777" w:rsidTr="044DB4E3">
        <w:tc>
          <w:tcPr>
            <w:tcW w:w="0" w:type="auto"/>
            <w:hideMark/>
          </w:tcPr>
          <w:p w14:paraId="045F344C"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19A693E1" w14:textId="519E2737" w:rsidR="00B65575" w:rsidRPr="00C245A1" w:rsidRDefault="00B65575" w:rsidP="009B782A">
            <w:pPr>
              <w:numPr>
                <w:ilvl w:val="0"/>
                <w:numId w:val="35"/>
              </w:numPr>
              <w:spacing w:line="240" w:lineRule="auto"/>
              <w:rPr>
                <w:rFonts w:eastAsia="Times New Roman"/>
                <w:sz w:val="20"/>
                <w:szCs w:val="20"/>
                <w:lang w:val="en-US"/>
              </w:rPr>
            </w:pPr>
            <w:r w:rsidRPr="00C245A1">
              <w:rPr>
                <w:rFonts w:eastAsia="Times New Roman"/>
                <w:sz w:val="20"/>
                <w:szCs w:val="20"/>
                <w:lang w:val="en-US"/>
              </w:rPr>
              <w:t xml:space="preserve">Funding shortfalls </w:t>
            </w:r>
            <w:r w:rsidR="00C245A1" w:rsidRPr="00C245A1">
              <w:rPr>
                <w:rFonts w:eastAsia="Times New Roman"/>
                <w:sz w:val="20"/>
                <w:szCs w:val="20"/>
                <w:lang w:val="en-US"/>
              </w:rPr>
              <w:t>– or no</w:t>
            </w:r>
            <w:r w:rsidR="00C245A1">
              <w:rPr>
                <w:rFonts w:eastAsia="Times New Roman"/>
                <w:sz w:val="20"/>
                <w:szCs w:val="20"/>
                <w:lang w:val="en-US"/>
              </w:rPr>
              <w:t xml:space="preserve">t enough allocated in the annual </w:t>
            </w:r>
            <w:r w:rsidR="003A1451">
              <w:rPr>
                <w:rFonts w:eastAsia="Times New Roman"/>
                <w:sz w:val="20"/>
                <w:szCs w:val="20"/>
                <w:lang w:val="en-US"/>
              </w:rPr>
              <w:t>federal budget/transition fund</w:t>
            </w:r>
          </w:p>
          <w:p w14:paraId="2683DD88" w14:textId="22385381" w:rsidR="00B65575" w:rsidRPr="007A609A" w:rsidRDefault="00B65575" w:rsidP="009B782A">
            <w:pPr>
              <w:numPr>
                <w:ilvl w:val="0"/>
                <w:numId w:val="35"/>
              </w:numPr>
              <w:spacing w:line="240" w:lineRule="auto"/>
              <w:rPr>
                <w:rFonts w:eastAsia="Times New Roman"/>
                <w:sz w:val="20"/>
                <w:szCs w:val="20"/>
                <w:lang w:val="en-US"/>
              </w:rPr>
            </w:pPr>
            <w:r w:rsidRPr="007A609A">
              <w:rPr>
                <w:rFonts w:eastAsia="Times New Roman"/>
                <w:sz w:val="20"/>
                <w:szCs w:val="20"/>
                <w:lang w:val="en-US"/>
              </w:rPr>
              <w:t>Social stratification disregarding intersectional challenges</w:t>
            </w:r>
            <w:r w:rsidR="007A609A" w:rsidRPr="007A609A">
              <w:rPr>
                <w:rFonts w:eastAsia="Times New Roman"/>
                <w:sz w:val="20"/>
                <w:szCs w:val="20"/>
                <w:lang w:val="en-US"/>
              </w:rPr>
              <w:t>, in s</w:t>
            </w:r>
            <w:r w:rsidR="007A609A">
              <w:rPr>
                <w:rFonts w:eastAsia="Times New Roman"/>
                <w:sz w:val="20"/>
                <w:szCs w:val="20"/>
                <w:lang w:val="en-US"/>
              </w:rPr>
              <w:t>ome cases it is legally not possible to combine the BEG (national instrument) with social housing laws (</w:t>
            </w:r>
            <w:r w:rsidR="006A5DB7">
              <w:rPr>
                <w:rFonts w:eastAsia="Times New Roman"/>
                <w:sz w:val="20"/>
                <w:szCs w:val="20"/>
                <w:lang w:val="en-US"/>
              </w:rPr>
              <w:t>regional/Länder area)</w:t>
            </w:r>
          </w:p>
          <w:p w14:paraId="53660ABF" w14:textId="023A8254" w:rsidR="006D7475" w:rsidRPr="007C1446" w:rsidRDefault="006D7475">
            <w:pPr>
              <w:spacing w:line="240" w:lineRule="auto"/>
              <w:rPr>
                <w:rFonts w:eastAsia="Times New Roman"/>
                <w:sz w:val="20"/>
                <w:szCs w:val="20"/>
              </w:rPr>
            </w:pPr>
          </w:p>
        </w:tc>
      </w:tr>
      <w:tr w:rsidR="006D7475" w:rsidRPr="007C1446" w14:paraId="25ABF9C8" w14:textId="77777777" w:rsidTr="044DB4E3">
        <w:tc>
          <w:tcPr>
            <w:tcW w:w="0" w:type="auto"/>
            <w:hideMark/>
          </w:tcPr>
          <w:p w14:paraId="662C624B" w14:textId="77777777" w:rsidR="006D7475" w:rsidRPr="007C1446" w:rsidRDefault="006D7475">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1683A1CC" w14:textId="60887811" w:rsidR="11E19ECA" w:rsidRPr="005148F7" w:rsidRDefault="11E19ECA" w:rsidP="3B454834">
            <w:pPr>
              <w:numPr>
                <w:ilvl w:val="0"/>
                <w:numId w:val="36"/>
              </w:numPr>
              <w:spacing w:line="240" w:lineRule="auto"/>
              <w:rPr>
                <w:sz w:val="18"/>
                <w:szCs w:val="18"/>
                <w:lang w:val="en-US"/>
              </w:rPr>
            </w:pPr>
            <w:r w:rsidRPr="005148F7">
              <w:rPr>
                <w:sz w:val="20"/>
                <w:szCs w:val="20"/>
                <w:lang w:val="en-US"/>
              </w:rPr>
              <w:t>The Federal Office for Economic Affairs and Export Control, BAFA</w:t>
            </w:r>
          </w:p>
          <w:p w14:paraId="74A3D5EF" w14:textId="10B3D3BB" w:rsidR="00C51F4F" w:rsidRPr="00C51F4F" w:rsidRDefault="2B37111B" w:rsidP="009B782A">
            <w:pPr>
              <w:numPr>
                <w:ilvl w:val="0"/>
                <w:numId w:val="36"/>
              </w:numPr>
              <w:spacing w:line="240" w:lineRule="auto"/>
            </w:pPr>
            <w:r w:rsidRPr="005148F7">
              <w:rPr>
                <w:rFonts w:eastAsia="Times New Roman"/>
                <w:sz w:val="20"/>
                <w:szCs w:val="20"/>
                <w:lang w:val="en-US"/>
              </w:rPr>
              <w:t>KfW</w:t>
            </w:r>
            <w:r w:rsidR="3BA24F09" w:rsidRPr="005148F7">
              <w:rPr>
                <w:rFonts w:eastAsia="Times New Roman"/>
                <w:sz w:val="20"/>
                <w:szCs w:val="20"/>
                <w:lang w:val="en-US"/>
              </w:rPr>
              <w:t xml:space="preserve"> </w:t>
            </w:r>
            <w:r w:rsidR="4C14E400" w:rsidRPr="005148F7">
              <w:rPr>
                <w:rFonts w:eastAsia="Times New Roman"/>
                <w:sz w:val="20"/>
                <w:szCs w:val="20"/>
                <w:lang w:val="en-US"/>
              </w:rPr>
              <w:t>(see above, state-owned investment bank)</w:t>
            </w:r>
          </w:p>
          <w:p w14:paraId="4C5320B8" w14:textId="77777777" w:rsidR="00C51F4F" w:rsidRPr="00C51F4F" w:rsidRDefault="00C51F4F" w:rsidP="009B782A">
            <w:pPr>
              <w:numPr>
                <w:ilvl w:val="0"/>
                <w:numId w:val="36"/>
              </w:numPr>
              <w:spacing w:line="240" w:lineRule="auto"/>
              <w:rPr>
                <w:rFonts w:eastAsia="Times New Roman"/>
                <w:sz w:val="20"/>
                <w:szCs w:val="20"/>
                <w:lang w:val="en-US"/>
              </w:rPr>
            </w:pPr>
            <w:r w:rsidRPr="00C51F4F">
              <w:rPr>
                <w:rFonts w:eastAsia="Times New Roman"/>
                <w:sz w:val="20"/>
                <w:szCs w:val="20"/>
                <w:lang w:val="en-US"/>
              </w:rPr>
              <w:t>Energy consultants and specialists in energy efficiency</w:t>
            </w:r>
          </w:p>
          <w:p w14:paraId="2C1B147A" w14:textId="5F024857" w:rsidR="00C51F4F" w:rsidRPr="00C51F4F" w:rsidRDefault="00C51F4F" w:rsidP="009B782A">
            <w:pPr>
              <w:numPr>
                <w:ilvl w:val="0"/>
                <w:numId w:val="36"/>
              </w:numPr>
              <w:spacing w:line="240" w:lineRule="auto"/>
              <w:rPr>
                <w:rFonts w:eastAsia="Times New Roman"/>
                <w:sz w:val="20"/>
                <w:szCs w:val="20"/>
                <w:lang w:val="de-DE"/>
              </w:rPr>
            </w:pPr>
            <w:r w:rsidRPr="00C51F4F">
              <w:rPr>
                <w:rFonts w:eastAsia="Times New Roman"/>
                <w:sz w:val="20"/>
                <w:szCs w:val="20"/>
                <w:lang w:val="de-DE"/>
              </w:rPr>
              <w:t>Crafts</w:t>
            </w:r>
            <w:r w:rsidR="006A5DB7">
              <w:rPr>
                <w:rFonts w:eastAsia="Times New Roman"/>
                <w:sz w:val="20"/>
                <w:szCs w:val="20"/>
                <w:lang w:val="de-DE"/>
              </w:rPr>
              <w:t>people</w:t>
            </w:r>
          </w:p>
          <w:p w14:paraId="25ED59CC" w14:textId="77777777" w:rsidR="00C51F4F" w:rsidRPr="00C51F4F" w:rsidRDefault="00C51F4F" w:rsidP="009B782A">
            <w:pPr>
              <w:numPr>
                <w:ilvl w:val="0"/>
                <w:numId w:val="36"/>
              </w:numPr>
              <w:spacing w:line="240" w:lineRule="auto"/>
              <w:rPr>
                <w:rFonts w:eastAsia="Times New Roman"/>
                <w:sz w:val="20"/>
                <w:szCs w:val="20"/>
                <w:lang w:val="en-US"/>
              </w:rPr>
            </w:pPr>
            <w:r w:rsidRPr="00C51F4F">
              <w:rPr>
                <w:rFonts w:eastAsia="Times New Roman"/>
                <w:sz w:val="20"/>
                <w:szCs w:val="20"/>
                <w:lang w:val="en-US"/>
              </w:rPr>
              <w:t>Regional energy and climate protection authorities</w:t>
            </w:r>
          </w:p>
          <w:p w14:paraId="1D9AB9E8" w14:textId="77777777" w:rsidR="00C51F4F" w:rsidRPr="00C51F4F" w:rsidRDefault="00C51F4F" w:rsidP="009B782A">
            <w:pPr>
              <w:numPr>
                <w:ilvl w:val="0"/>
                <w:numId w:val="36"/>
              </w:numPr>
              <w:spacing w:line="240" w:lineRule="auto"/>
              <w:rPr>
                <w:rFonts w:eastAsia="Times New Roman"/>
                <w:sz w:val="20"/>
                <w:szCs w:val="20"/>
                <w:lang w:val="de-DE"/>
              </w:rPr>
            </w:pPr>
            <w:r w:rsidRPr="00C51F4F">
              <w:rPr>
                <w:rFonts w:eastAsia="Times New Roman"/>
                <w:sz w:val="20"/>
                <w:szCs w:val="20"/>
                <w:lang w:val="de-DE"/>
              </w:rPr>
              <w:t>Consumer advisory centers</w:t>
            </w:r>
          </w:p>
          <w:p w14:paraId="4FC3CD68" w14:textId="0EF4C5E6" w:rsidR="006D7475" w:rsidRPr="00C51F4F" w:rsidRDefault="00C51F4F" w:rsidP="009B782A">
            <w:pPr>
              <w:numPr>
                <w:ilvl w:val="0"/>
                <w:numId w:val="36"/>
              </w:numPr>
              <w:spacing w:line="240" w:lineRule="auto"/>
              <w:rPr>
                <w:rFonts w:eastAsia="Times New Roman"/>
                <w:sz w:val="20"/>
                <w:szCs w:val="20"/>
                <w:lang w:val="de-DE"/>
              </w:rPr>
            </w:pPr>
            <w:r w:rsidRPr="00C51F4F">
              <w:rPr>
                <w:rFonts w:eastAsia="Times New Roman"/>
                <w:sz w:val="20"/>
                <w:szCs w:val="20"/>
                <w:lang w:val="de-DE"/>
              </w:rPr>
              <w:t xml:space="preserve">Tenants </w:t>
            </w:r>
          </w:p>
        </w:tc>
      </w:tr>
      <w:tr w:rsidR="006D7475" w:rsidRPr="007C1446" w14:paraId="0295BD25" w14:textId="77777777" w:rsidTr="044DB4E3">
        <w:tc>
          <w:tcPr>
            <w:tcW w:w="0" w:type="auto"/>
            <w:hideMark/>
          </w:tcPr>
          <w:p w14:paraId="519A2FD1" w14:textId="77777777" w:rsidR="006D7475" w:rsidRPr="007C1446" w:rsidRDefault="006D7475">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05037CEC" w14:textId="77777777" w:rsidR="005D01D7" w:rsidRPr="005D01D7" w:rsidRDefault="005D01D7" w:rsidP="005D01D7">
            <w:pPr>
              <w:spacing w:line="240" w:lineRule="auto"/>
              <w:rPr>
                <w:rFonts w:eastAsia="Times New Roman"/>
                <w:sz w:val="20"/>
                <w:szCs w:val="20"/>
                <w:lang w:val="en-US"/>
              </w:rPr>
            </w:pPr>
            <w:r w:rsidRPr="005D01D7">
              <w:rPr>
                <w:rFonts w:eastAsia="Times New Roman"/>
                <w:sz w:val="20"/>
                <w:szCs w:val="20"/>
                <w:lang w:val="en-US"/>
              </w:rPr>
              <w:t>Amendment to the BEG effective 2027</w:t>
            </w:r>
          </w:p>
          <w:p w14:paraId="23294DAD" w14:textId="7FB2AF7E" w:rsidR="006D7475" w:rsidRPr="007C1446" w:rsidRDefault="006D7475">
            <w:pPr>
              <w:spacing w:line="240" w:lineRule="auto"/>
              <w:rPr>
                <w:rFonts w:eastAsia="Times New Roman"/>
                <w:sz w:val="20"/>
                <w:szCs w:val="20"/>
              </w:rPr>
            </w:pPr>
          </w:p>
        </w:tc>
      </w:tr>
      <w:tr w:rsidR="006D7475" w:rsidRPr="007C1446" w14:paraId="2EC8EA26" w14:textId="77777777" w:rsidTr="044DB4E3">
        <w:tc>
          <w:tcPr>
            <w:tcW w:w="0" w:type="auto"/>
            <w:hideMark/>
          </w:tcPr>
          <w:p w14:paraId="4585D902" w14:textId="77777777" w:rsidR="006D7475" w:rsidRPr="007C1446" w:rsidRDefault="006D7475">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2B65F242" w14:textId="3E19259F" w:rsidR="00F16134" w:rsidRPr="00F16134" w:rsidRDefault="00F16134" w:rsidP="009B782A">
            <w:pPr>
              <w:numPr>
                <w:ilvl w:val="0"/>
                <w:numId w:val="37"/>
              </w:numPr>
              <w:spacing w:line="240" w:lineRule="auto"/>
              <w:rPr>
                <w:rFonts w:eastAsia="Times New Roman"/>
                <w:sz w:val="20"/>
                <w:szCs w:val="20"/>
                <w:lang w:val="en-US"/>
              </w:rPr>
            </w:pPr>
            <w:r w:rsidRPr="00F16134">
              <w:rPr>
                <w:rFonts w:eastAsia="Times New Roman"/>
                <w:sz w:val="20"/>
                <w:szCs w:val="20"/>
                <w:lang w:val="en-US"/>
              </w:rPr>
              <w:t>Institutional: Financial support from the BMWE</w:t>
            </w:r>
            <w:r w:rsidR="007F72F9">
              <w:rPr>
                <w:rFonts w:eastAsia="Times New Roman"/>
                <w:sz w:val="20"/>
                <w:szCs w:val="20"/>
                <w:lang w:val="en-US"/>
              </w:rPr>
              <w:t xml:space="preserve"> and the EU</w:t>
            </w:r>
          </w:p>
          <w:p w14:paraId="010B8D12" w14:textId="77777777" w:rsidR="00F16134" w:rsidRPr="00F16134" w:rsidRDefault="00F16134" w:rsidP="009B782A">
            <w:pPr>
              <w:numPr>
                <w:ilvl w:val="0"/>
                <w:numId w:val="37"/>
              </w:numPr>
              <w:spacing w:line="240" w:lineRule="auto"/>
              <w:rPr>
                <w:rFonts w:eastAsia="Times New Roman"/>
                <w:sz w:val="20"/>
                <w:szCs w:val="20"/>
                <w:lang w:val="en-US"/>
              </w:rPr>
            </w:pPr>
            <w:r w:rsidRPr="00F16134">
              <w:rPr>
                <w:rFonts w:eastAsia="Times New Roman"/>
                <w:sz w:val="20"/>
                <w:szCs w:val="20"/>
                <w:lang w:val="en-US"/>
              </w:rPr>
              <w:t>Acknowledging the interrelations among WPB subsidies, social contracting, and BEG.</w:t>
            </w:r>
          </w:p>
          <w:p w14:paraId="332F9CC5" w14:textId="187357B2" w:rsidR="00F16134" w:rsidRPr="00E04DD3" w:rsidRDefault="00F16134" w:rsidP="009B782A">
            <w:pPr>
              <w:numPr>
                <w:ilvl w:val="0"/>
                <w:numId w:val="37"/>
              </w:numPr>
              <w:spacing w:line="240" w:lineRule="auto"/>
              <w:rPr>
                <w:rFonts w:eastAsia="Times New Roman"/>
                <w:sz w:val="20"/>
                <w:szCs w:val="20"/>
                <w:lang w:val="en-US"/>
              </w:rPr>
            </w:pPr>
            <w:r w:rsidRPr="00E04DD3">
              <w:rPr>
                <w:rFonts w:eastAsia="Times New Roman"/>
                <w:sz w:val="20"/>
                <w:szCs w:val="20"/>
                <w:lang w:val="en-US"/>
              </w:rPr>
              <w:t>Modifications to tenancy legislation</w:t>
            </w:r>
            <w:r w:rsidR="00E04DD3" w:rsidRPr="00E04DD3">
              <w:rPr>
                <w:rFonts w:eastAsia="Times New Roman"/>
                <w:sz w:val="20"/>
                <w:szCs w:val="20"/>
                <w:lang w:val="en-US"/>
              </w:rPr>
              <w:t xml:space="preserve"> a</w:t>
            </w:r>
            <w:r w:rsidR="00E04DD3">
              <w:rPr>
                <w:rFonts w:eastAsia="Times New Roman"/>
                <w:sz w:val="20"/>
                <w:szCs w:val="20"/>
                <w:lang w:val="en-US"/>
              </w:rPr>
              <w:t>re needed</w:t>
            </w:r>
          </w:p>
          <w:p w14:paraId="3AE2EDC8" w14:textId="25C255E5" w:rsidR="006D7475" w:rsidRPr="007C1446" w:rsidRDefault="006D7475" w:rsidP="044DB4E3">
            <w:pPr>
              <w:spacing w:line="240" w:lineRule="auto"/>
              <w:rPr>
                <w:rFonts w:eastAsia="Times New Roman"/>
                <w:sz w:val="20"/>
                <w:szCs w:val="20"/>
                <w:lang w:val="en-US"/>
              </w:rPr>
            </w:pPr>
          </w:p>
        </w:tc>
      </w:tr>
    </w:tbl>
    <w:p w14:paraId="0FA27186" w14:textId="77777777" w:rsidR="00D83E97" w:rsidRDefault="00D83E97" w:rsidP="00D83E97">
      <w:pPr>
        <w:rPr>
          <w:b/>
          <w:bCs/>
          <w:lang w:val="en-GB" w:eastAsia="en-GB"/>
        </w:rPr>
      </w:pPr>
    </w:p>
    <w:p w14:paraId="1A35D090" w14:textId="77777777" w:rsidR="006D7475" w:rsidRDefault="006D7475" w:rsidP="00D83E97">
      <w:pPr>
        <w:rPr>
          <w:b/>
          <w:bCs/>
          <w:lang w:val="en-GB" w:eastAsia="en-GB"/>
        </w:rPr>
      </w:pPr>
    </w:p>
    <w:tbl>
      <w:tblPr>
        <w:tblStyle w:val="Tabellenraster"/>
        <w:tblW w:w="0" w:type="auto"/>
        <w:tblLook w:val="04A0" w:firstRow="1" w:lastRow="0" w:firstColumn="1" w:lastColumn="0" w:noHBand="0" w:noVBand="1"/>
      </w:tblPr>
      <w:tblGrid>
        <w:gridCol w:w="1959"/>
        <w:gridCol w:w="7481"/>
      </w:tblGrid>
      <w:tr w:rsidR="00112A6B" w:rsidRPr="007C1446" w14:paraId="45672A93" w14:textId="77777777" w:rsidTr="1F144B41">
        <w:tc>
          <w:tcPr>
            <w:tcW w:w="0" w:type="auto"/>
            <w:hideMark/>
          </w:tcPr>
          <w:p w14:paraId="5985A648" w14:textId="77777777" w:rsidR="00112A6B" w:rsidRPr="007C1446" w:rsidRDefault="00112A6B">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7748F836" w14:textId="77777777" w:rsidR="00112A6B" w:rsidRPr="007C1446" w:rsidRDefault="00112A6B">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112A6B" w:rsidRPr="00044647" w14:paraId="180BB667" w14:textId="77777777" w:rsidTr="1F144B41">
        <w:tc>
          <w:tcPr>
            <w:tcW w:w="0" w:type="auto"/>
            <w:hideMark/>
          </w:tcPr>
          <w:p w14:paraId="21D92617" w14:textId="77777777" w:rsidR="00112A6B" w:rsidRPr="007C1446" w:rsidRDefault="00112A6B">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58B9E0C8" w14:textId="199123AA" w:rsidR="00B46DAC" w:rsidRPr="00B46DAC" w:rsidRDefault="007A29E5" w:rsidP="008D2849">
            <w:pPr>
              <w:spacing w:line="240" w:lineRule="auto"/>
              <w:rPr>
                <w:rFonts w:eastAsia="Times New Roman"/>
                <w:sz w:val="20"/>
                <w:szCs w:val="20"/>
                <w:lang w:val="fr-FR"/>
              </w:rPr>
            </w:pPr>
            <w:r w:rsidRPr="00B46DAC">
              <w:rPr>
                <w:rFonts w:eastAsia="Times New Roman"/>
                <w:sz w:val="20"/>
                <w:szCs w:val="20"/>
                <w:lang w:val="fr-FR"/>
              </w:rPr>
              <w:t xml:space="preserve">German Civil Code – Modernisation </w:t>
            </w:r>
            <w:r w:rsidR="00B46DAC" w:rsidRPr="00B46DAC">
              <w:rPr>
                <w:rFonts w:eastAsia="Times New Roman"/>
                <w:sz w:val="20"/>
                <w:szCs w:val="20"/>
                <w:lang w:val="fr-FR"/>
              </w:rPr>
              <w:t>le</w:t>
            </w:r>
            <w:r w:rsidR="00B46DAC">
              <w:rPr>
                <w:rFonts w:eastAsia="Times New Roman"/>
                <w:sz w:val="20"/>
                <w:szCs w:val="20"/>
                <w:lang w:val="fr-FR"/>
              </w:rPr>
              <w:t>vy</w:t>
            </w:r>
            <w:r w:rsidR="008D2849" w:rsidRPr="00B46DAC">
              <w:rPr>
                <w:rFonts w:eastAsia="Times New Roman"/>
                <w:sz w:val="20"/>
                <w:szCs w:val="20"/>
                <w:lang w:val="fr-FR"/>
              </w:rPr>
              <w:t xml:space="preserve"> </w:t>
            </w:r>
            <w:r w:rsidR="00B46953" w:rsidRPr="00B46DAC">
              <w:rPr>
                <w:rFonts w:eastAsia="Times New Roman"/>
                <w:sz w:val="20"/>
                <w:szCs w:val="20"/>
                <w:lang w:val="fr-FR"/>
              </w:rPr>
              <w:t>(</w:t>
            </w:r>
            <w:r w:rsidR="008D2849" w:rsidRPr="00B46DAC">
              <w:rPr>
                <w:rFonts w:eastAsia="Times New Roman"/>
                <w:sz w:val="20"/>
                <w:szCs w:val="20"/>
                <w:lang w:val="fr-FR"/>
              </w:rPr>
              <w:t>Modernisierungsumlage</w:t>
            </w:r>
            <w:r w:rsidR="00B46953" w:rsidRPr="00B46DAC">
              <w:rPr>
                <w:rFonts w:eastAsia="Times New Roman"/>
                <w:sz w:val="20"/>
                <w:szCs w:val="20"/>
                <w:lang w:val="fr-FR"/>
              </w:rPr>
              <w:t xml:space="preserve"> BG</w:t>
            </w:r>
            <w:r w:rsidRPr="00B46DAC">
              <w:rPr>
                <w:rFonts w:eastAsia="Times New Roman"/>
                <w:sz w:val="20"/>
                <w:szCs w:val="20"/>
                <w:lang w:val="fr-FR"/>
              </w:rPr>
              <w:t>B</w:t>
            </w:r>
            <w:r w:rsidR="00B46953" w:rsidRPr="00B46DAC">
              <w:rPr>
                <w:rFonts w:eastAsia="Times New Roman"/>
                <w:sz w:val="20"/>
                <w:szCs w:val="20"/>
                <w:lang w:val="fr-FR"/>
              </w:rPr>
              <w:t xml:space="preserve">, </w:t>
            </w:r>
            <w:r w:rsidR="008D2849" w:rsidRPr="00B46DAC">
              <w:rPr>
                <w:rFonts w:eastAsia="Times New Roman"/>
                <w:sz w:val="20"/>
                <w:szCs w:val="20"/>
                <w:lang w:val="fr-FR"/>
              </w:rPr>
              <w:t>§559</w:t>
            </w:r>
            <w:r w:rsidR="00B46953" w:rsidRPr="00B46DAC">
              <w:rPr>
                <w:rFonts w:eastAsia="Times New Roman"/>
                <w:sz w:val="20"/>
                <w:szCs w:val="20"/>
                <w:lang w:val="fr-FR"/>
              </w:rPr>
              <w:t>)</w:t>
            </w:r>
          </w:p>
          <w:p w14:paraId="22970E48" w14:textId="372F50A6" w:rsidR="00112A6B" w:rsidRPr="00DE11FE" w:rsidRDefault="00112A6B">
            <w:pPr>
              <w:spacing w:line="240" w:lineRule="auto"/>
              <w:rPr>
                <w:rFonts w:eastAsia="Times New Roman"/>
                <w:sz w:val="20"/>
                <w:szCs w:val="20"/>
                <w:lang w:val="de-DE"/>
              </w:rPr>
            </w:pPr>
          </w:p>
        </w:tc>
      </w:tr>
      <w:tr w:rsidR="00112A6B" w:rsidRPr="007C1446" w14:paraId="1A950BDA" w14:textId="77777777" w:rsidTr="1F144B41">
        <w:tc>
          <w:tcPr>
            <w:tcW w:w="0" w:type="auto"/>
            <w:hideMark/>
          </w:tcPr>
          <w:p w14:paraId="14614385" w14:textId="77777777" w:rsidR="00112A6B" w:rsidRPr="007C1446" w:rsidRDefault="00112A6B">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7267FE56" w14:textId="3DDCEFC2" w:rsidR="00112A6B" w:rsidRPr="007C1446" w:rsidRDefault="00864F8B">
            <w:pPr>
              <w:spacing w:line="240" w:lineRule="auto"/>
              <w:rPr>
                <w:rFonts w:eastAsia="Times New Roman"/>
                <w:sz w:val="20"/>
                <w:szCs w:val="20"/>
                <w:lang w:val="en-US"/>
              </w:rPr>
            </w:pPr>
            <w:r>
              <w:rPr>
                <w:rFonts w:eastAsia="Times New Roman"/>
                <w:sz w:val="20"/>
                <w:szCs w:val="20"/>
                <w:lang w:val="en-US"/>
              </w:rPr>
              <w:t>Housing</w:t>
            </w:r>
          </w:p>
        </w:tc>
      </w:tr>
      <w:tr w:rsidR="00112A6B" w:rsidRPr="007C1446" w14:paraId="4DAE5ABC" w14:textId="77777777" w:rsidTr="1F144B41">
        <w:tc>
          <w:tcPr>
            <w:tcW w:w="0" w:type="auto"/>
            <w:hideMark/>
          </w:tcPr>
          <w:p w14:paraId="62F45F2B" w14:textId="77777777" w:rsidR="00112A6B" w:rsidRPr="007C1446" w:rsidRDefault="00112A6B">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53F3DE92" w14:textId="0C0D1A86" w:rsidR="00112A6B" w:rsidRPr="00864F8B" w:rsidRDefault="00864F8B">
            <w:pPr>
              <w:spacing w:line="240" w:lineRule="auto"/>
              <w:rPr>
                <w:rFonts w:eastAsia="Times New Roman"/>
                <w:sz w:val="20"/>
                <w:szCs w:val="20"/>
                <w:lang w:val="en-US"/>
              </w:rPr>
            </w:pPr>
            <w:r w:rsidRPr="00864F8B">
              <w:rPr>
                <w:rFonts w:eastAsia="Times New Roman"/>
                <w:sz w:val="20"/>
                <w:szCs w:val="20"/>
                <w:lang w:val="en-US"/>
              </w:rPr>
              <w:t>The idea was to provide owners with financial incentives for modernization measures. It was intended to act as a renovation accelerator by allowing them to pass on costs to tenants (introduced into the German Civil Code in 2001, based on the 1975 Rent Control Act).</w:t>
            </w:r>
          </w:p>
        </w:tc>
      </w:tr>
      <w:tr w:rsidR="00112A6B" w:rsidRPr="007C1446" w14:paraId="6D46375E" w14:textId="77777777" w:rsidTr="1F144B41">
        <w:tc>
          <w:tcPr>
            <w:tcW w:w="0" w:type="auto"/>
            <w:hideMark/>
          </w:tcPr>
          <w:p w14:paraId="34DBB404" w14:textId="77777777" w:rsidR="00112A6B" w:rsidRPr="007C1446" w:rsidRDefault="00112A6B">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6B95CF7F" w14:textId="1C4B5119" w:rsidR="00112A6B" w:rsidRPr="00864F8B" w:rsidRDefault="00674AEC">
            <w:pPr>
              <w:spacing w:line="240" w:lineRule="auto"/>
              <w:rPr>
                <w:rFonts w:eastAsia="Times New Roman"/>
                <w:sz w:val="20"/>
                <w:szCs w:val="20"/>
                <w:lang w:val="en-US"/>
              </w:rPr>
            </w:pPr>
            <w:r>
              <w:rPr>
                <w:rFonts w:eastAsia="Times New Roman"/>
                <w:sz w:val="20"/>
                <w:szCs w:val="20"/>
                <w:lang w:val="en-US"/>
              </w:rPr>
              <w:t xml:space="preserve">Financial vulnerability: </w:t>
            </w:r>
            <w:r w:rsidR="00864F8B" w:rsidRPr="00864F8B">
              <w:rPr>
                <w:rFonts w:eastAsia="Times New Roman"/>
                <w:sz w:val="20"/>
                <w:szCs w:val="20"/>
                <w:lang w:val="en-US"/>
              </w:rPr>
              <w:t xml:space="preserve">Landlords pass on the costs of purely cosmetic renovations to tenants, and the costs of energy-efficiency upgrades are disproportionately borne by tenants, while this is an investment in the </w:t>
            </w:r>
            <w:r w:rsidR="003C013F">
              <w:rPr>
                <w:rFonts w:eastAsia="Times New Roman"/>
                <w:sz w:val="20"/>
                <w:szCs w:val="20"/>
                <w:lang w:val="en-US"/>
              </w:rPr>
              <w:t>property</w:t>
            </w:r>
            <w:r w:rsidR="00864F8B" w:rsidRPr="00864F8B">
              <w:rPr>
                <w:rFonts w:eastAsia="Times New Roman"/>
                <w:sz w:val="20"/>
                <w:szCs w:val="20"/>
                <w:lang w:val="en-US"/>
              </w:rPr>
              <w:t xml:space="preserve"> of owners</w:t>
            </w:r>
            <w:r w:rsidR="003C013F">
              <w:rPr>
                <w:rFonts w:eastAsia="Times New Roman"/>
                <w:sz w:val="20"/>
                <w:szCs w:val="20"/>
                <w:lang w:val="en-US"/>
              </w:rPr>
              <w:t xml:space="preserve"> and tenants are rarely included into any decisions.</w:t>
            </w:r>
          </w:p>
        </w:tc>
      </w:tr>
      <w:tr w:rsidR="00112A6B" w:rsidRPr="007C1446" w14:paraId="01607535" w14:textId="77777777" w:rsidTr="1F144B41">
        <w:tc>
          <w:tcPr>
            <w:tcW w:w="0" w:type="auto"/>
            <w:hideMark/>
          </w:tcPr>
          <w:p w14:paraId="39C6F148" w14:textId="77777777" w:rsidR="00112A6B" w:rsidRPr="007C1446" w:rsidRDefault="00112A6B">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46B9FAAB" w14:textId="23EF7426" w:rsidR="00D32916" w:rsidRPr="00D32916" w:rsidRDefault="00D32916" w:rsidP="00D32916">
            <w:pPr>
              <w:spacing w:line="240" w:lineRule="auto"/>
              <w:rPr>
                <w:rFonts w:eastAsia="Times New Roman"/>
                <w:sz w:val="20"/>
                <w:szCs w:val="20"/>
                <w:lang w:val="en-US"/>
              </w:rPr>
            </w:pPr>
            <w:r w:rsidRPr="00D32916">
              <w:rPr>
                <w:rFonts w:eastAsia="Times New Roman"/>
                <w:sz w:val="20"/>
                <w:szCs w:val="20"/>
                <w:lang w:val="en-US"/>
              </w:rPr>
              <w:t xml:space="preserve">Modernization levies have repeatedly led to sharp rent increases in the past. Households in the lower and, to some extent, the middle income brackets are already at or above </w:t>
            </w:r>
            <w:r w:rsidRPr="00D32916">
              <w:rPr>
                <w:rFonts w:eastAsia="Times New Roman"/>
                <w:sz w:val="20"/>
                <w:szCs w:val="20"/>
                <w:lang w:val="en-US"/>
              </w:rPr>
              <w:lastRenderedPageBreak/>
              <w:t>their financial limit. Further increases in housing costs threaten to overwhelm many financially. Increased property values ​​at the expense of tenants exacerbate financial inequality/opportunities.</w:t>
            </w:r>
          </w:p>
          <w:p w14:paraId="202332CC" w14:textId="457EC4F7" w:rsidR="00112A6B" w:rsidRPr="007C1446" w:rsidRDefault="00112A6B">
            <w:pPr>
              <w:spacing w:line="240" w:lineRule="auto"/>
              <w:rPr>
                <w:rFonts w:eastAsia="Times New Roman"/>
                <w:sz w:val="20"/>
                <w:szCs w:val="20"/>
              </w:rPr>
            </w:pPr>
          </w:p>
        </w:tc>
      </w:tr>
      <w:tr w:rsidR="00112A6B" w:rsidRPr="007C1446" w14:paraId="2C3A2447" w14:textId="77777777" w:rsidTr="1F144B41">
        <w:tc>
          <w:tcPr>
            <w:tcW w:w="0" w:type="auto"/>
            <w:hideMark/>
          </w:tcPr>
          <w:p w14:paraId="6C7D3576" w14:textId="77777777" w:rsidR="00112A6B" w:rsidRPr="007C1446" w:rsidRDefault="00112A6B">
            <w:pPr>
              <w:spacing w:line="240" w:lineRule="auto"/>
              <w:rPr>
                <w:rFonts w:eastAsia="Times New Roman"/>
                <w:sz w:val="20"/>
                <w:szCs w:val="20"/>
              </w:rPr>
            </w:pPr>
            <w:r w:rsidRPr="007C1446">
              <w:rPr>
                <w:rFonts w:eastAsia="Times New Roman"/>
                <w:b/>
                <w:bCs/>
                <w:sz w:val="20"/>
                <w:szCs w:val="20"/>
              </w:rPr>
              <w:lastRenderedPageBreak/>
              <w:t>Proposed adaptations</w:t>
            </w:r>
          </w:p>
        </w:tc>
        <w:tc>
          <w:tcPr>
            <w:tcW w:w="0" w:type="auto"/>
            <w:hideMark/>
          </w:tcPr>
          <w:p w14:paraId="68FF300F" w14:textId="66384ED3" w:rsidR="002E2928" w:rsidRDefault="002E2928" w:rsidP="00444D31">
            <w:pPr>
              <w:spacing w:line="240" w:lineRule="auto"/>
              <w:rPr>
                <w:rFonts w:eastAsia="Times New Roman"/>
                <w:b/>
                <w:bCs/>
                <w:sz w:val="20"/>
                <w:szCs w:val="20"/>
                <w:lang w:val="en-US"/>
              </w:rPr>
            </w:pPr>
            <w:r>
              <w:rPr>
                <w:rFonts w:eastAsia="Times New Roman"/>
                <w:b/>
                <w:bCs/>
                <w:sz w:val="20"/>
                <w:szCs w:val="20"/>
                <w:lang w:val="en-US"/>
              </w:rPr>
              <w:t xml:space="preserve">Proposals are based on KlimaSozial publication see above, but discussed and advanced in </w:t>
            </w:r>
            <w:r w:rsidR="00262B26">
              <w:rPr>
                <w:rFonts w:eastAsia="Times New Roman"/>
                <w:b/>
                <w:bCs/>
                <w:sz w:val="20"/>
                <w:szCs w:val="20"/>
                <w:lang w:val="en-US"/>
              </w:rPr>
              <w:t>3. Lab)</w:t>
            </w:r>
          </w:p>
          <w:p w14:paraId="3B0A053E" w14:textId="21738D44" w:rsidR="00444D31" w:rsidRPr="004E2FE2" w:rsidRDefault="002E2928" w:rsidP="00444D31">
            <w:pPr>
              <w:spacing w:line="240" w:lineRule="auto"/>
              <w:rPr>
                <w:rFonts w:eastAsia="Times New Roman"/>
                <w:b/>
                <w:bCs/>
                <w:sz w:val="20"/>
                <w:szCs w:val="20"/>
                <w:lang w:val="en-US"/>
              </w:rPr>
            </w:pPr>
            <w:r>
              <w:rPr>
                <w:rFonts w:eastAsia="Times New Roman"/>
                <w:b/>
                <w:bCs/>
                <w:sz w:val="20"/>
                <w:szCs w:val="20"/>
                <w:lang w:val="en-US"/>
              </w:rPr>
              <w:t>I</w:t>
            </w:r>
            <w:r w:rsidR="00444D31" w:rsidRPr="004E2FE2">
              <w:rPr>
                <w:rFonts w:eastAsia="Times New Roman"/>
                <w:b/>
                <w:bCs/>
                <w:sz w:val="20"/>
                <w:szCs w:val="20"/>
                <w:lang w:val="en-US"/>
              </w:rPr>
              <w:t xml:space="preserve">ncreased use of subsidies </w:t>
            </w:r>
          </w:p>
          <w:p w14:paraId="0A77F464" w14:textId="77777777" w:rsidR="00444D31" w:rsidRPr="00444D31" w:rsidRDefault="00444D31" w:rsidP="00444D31">
            <w:pPr>
              <w:spacing w:line="240" w:lineRule="auto"/>
              <w:rPr>
                <w:rFonts w:eastAsia="Times New Roman"/>
                <w:sz w:val="20"/>
                <w:szCs w:val="20"/>
                <w:lang w:val="en-US"/>
              </w:rPr>
            </w:pPr>
            <w:r w:rsidRPr="00444D31">
              <w:rPr>
                <w:rFonts w:eastAsia="Times New Roman"/>
                <w:sz w:val="20"/>
                <w:szCs w:val="20"/>
                <w:lang w:val="en-US"/>
              </w:rPr>
              <w:t>Under the one-third model, the modernization surcharge is reduced from 8 percent to 3 percent, thus lowering the financial burden on tenants. In return, subsidy rates increase. Landlords can retain the subsidy and no longer have to deduct it from modernization costs as before. This reduces the financial burden on landlords, creates an incentive to apply for subsidies, and simultaneously curbs rent increases.</w:t>
            </w:r>
          </w:p>
          <w:p w14:paraId="36E76424" w14:textId="77777777" w:rsidR="00444D31" w:rsidRPr="00497D06" w:rsidRDefault="00444D31" w:rsidP="00444D31">
            <w:pPr>
              <w:spacing w:line="240" w:lineRule="auto"/>
              <w:rPr>
                <w:rFonts w:eastAsia="Times New Roman"/>
                <w:b/>
                <w:bCs/>
                <w:sz w:val="20"/>
                <w:szCs w:val="20"/>
                <w:lang w:val="en-US"/>
              </w:rPr>
            </w:pPr>
            <w:r w:rsidRPr="00497D06">
              <w:rPr>
                <w:rFonts w:eastAsia="Times New Roman"/>
                <w:b/>
                <w:bCs/>
                <w:sz w:val="20"/>
                <w:szCs w:val="20"/>
                <w:lang w:val="en-US"/>
              </w:rPr>
              <w:t>Use of subsidies as a prerequisite for the modernization levy</w:t>
            </w:r>
          </w:p>
          <w:p w14:paraId="65F97B50" w14:textId="45E2523E" w:rsidR="00444D31" w:rsidRPr="00444D31" w:rsidRDefault="00444D31" w:rsidP="00444D31">
            <w:pPr>
              <w:spacing w:line="240" w:lineRule="auto"/>
              <w:rPr>
                <w:rFonts w:eastAsia="Times New Roman"/>
                <w:sz w:val="20"/>
                <w:szCs w:val="20"/>
                <w:lang w:val="en-US"/>
              </w:rPr>
            </w:pPr>
            <w:r w:rsidRPr="00444D31">
              <w:rPr>
                <w:rFonts w:eastAsia="Times New Roman"/>
                <w:sz w:val="20"/>
                <w:szCs w:val="20"/>
                <w:lang w:val="en-US"/>
              </w:rPr>
              <w:t>The passing on of modernization costs from landlords to tenants should be linked to the receipt of subsidies. Since the portion of the renovation costs financed through subsidies cannot be passed on to the rent, the modernization surcharge is reduced. This could limit rent increases. This</w:t>
            </w:r>
            <w:r w:rsidR="00DC135C">
              <w:rPr>
                <w:rFonts w:eastAsia="Times New Roman"/>
                <w:sz w:val="20"/>
                <w:szCs w:val="20"/>
                <w:lang w:val="en-US"/>
              </w:rPr>
              <w:t xml:space="preserve"> opportunity is</w:t>
            </w:r>
            <w:r w:rsidRPr="00444D31">
              <w:rPr>
                <w:rFonts w:eastAsia="Times New Roman"/>
                <w:sz w:val="20"/>
                <w:szCs w:val="20"/>
                <w:lang w:val="en-US"/>
              </w:rPr>
              <w:t xml:space="preserve"> already </w:t>
            </w:r>
            <w:r w:rsidR="00DC135C">
              <w:rPr>
                <w:rFonts w:eastAsia="Times New Roman"/>
                <w:sz w:val="20"/>
                <w:szCs w:val="20"/>
                <w:lang w:val="en-US"/>
              </w:rPr>
              <w:t>possible when changing</w:t>
            </w:r>
            <w:r w:rsidRPr="00444D31">
              <w:rPr>
                <w:rFonts w:eastAsia="Times New Roman"/>
                <w:sz w:val="20"/>
                <w:szCs w:val="20"/>
                <w:lang w:val="en-US"/>
              </w:rPr>
              <w:t xml:space="preserve"> heating system</w:t>
            </w:r>
            <w:r w:rsidR="00DC135C">
              <w:rPr>
                <w:rFonts w:eastAsia="Times New Roman"/>
                <w:sz w:val="20"/>
                <w:szCs w:val="20"/>
                <w:lang w:val="en-US"/>
              </w:rPr>
              <w:t xml:space="preserve"> (</w:t>
            </w:r>
            <w:r w:rsidR="00D67766">
              <w:rPr>
                <w:rFonts w:eastAsia="Times New Roman"/>
                <w:sz w:val="20"/>
                <w:szCs w:val="20"/>
                <w:lang w:val="en-US"/>
              </w:rPr>
              <w:t xml:space="preserve">where a 10% modernization levy can be chosen by landlords but then they need to deduce </w:t>
            </w:r>
            <w:r w:rsidR="003F4CEF">
              <w:rPr>
                <w:rFonts w:eastAsia="Times New Roman"/>
                <w:sz w:val="20"/>
                <w:szCs w:val="20"/>
                <w:lang w:val="en-US"/>
              </w:rPr>
              <w:t>state subsidies from the costs)</w:t>
            </w:r>
            <w:r w:rsidRPr="00444D31">
              <w:rPr>
                <w:rFonts w:eastAsia="Times New Roman"/>
                <w:sz w:val="20"/>
                <w:szCs w:val="20"/>
                <w:lang w:val="en-US"/>
              </w:rPr>
              <w:t xml:space="preserve">, but not to </w:t>
            </w:r>
            <w:r w:rsidR="00B11E05">
              <w:rPr>
                <w:rFonts w:eastAsia="Times New Roman"/>
                <w:sz w:val="20"/>
                <w:szCs w:val="20"/>
                <w:lang w:val="en-US"/>
              </w:rPr>
              <w:t>other, deep renovation</w:t>
            </w:r>
            <w:r w:rsidRPr="00444D31">
              <w:rPr>
                <w:rFonts w:eastAsia="Times New Roman"/>
                <w:sz w:val="20"/>
                <w:szCs w:val="20"/>
                <w:lang w:val="en-US"/>
              </w:rPr>
              <w:t xml:space="preserve"> subsidies (energy-efficient buildings and individual measures</w:t>
            </w:r>
            <w:r w:rsidR="00B11E05">
              <w:rPr>
                <w:rFonts w:eastAsia="Times New Roman"/>
                <w:sz w:val="20"/>
                <w:szCs w:val="20"/>
                <w:lang w:val="en-US"/>
              </w:rPr>
              <w:t xml:space="preserve"> such as windows etc.</w:t>
            </w:r>
            <w:r w:rsidRPr="00444D31">
              <w:rPr>
                <w:rFonts w:eastAsia="Times New Roman"/>
                <w:sz w:val="20"/>
                <w:szCs w:val="20"/>
                <w:lang w:val="en-US"/>
              </w:rPr>
              <w:t>).</w:t>
            </w:r>
          </w:p>
          <w:p w14:paraId="2EFC9BC8" w14:textId="77777777" w:rsidR="00444D31" w:rsidRPr="00CC42B4" w:rsidRDefault="00444D31" w:rsidP="00444D31">
            <w:pPr>
              <w:spacing w:line="240" w:lineRule="auto"/>
              <w:rPr>
                <w:rFonts w:eastAsia="Times New Roman"/>
                <w:b/>
                <w:bCs/>
                <w:sz w:val="20"/>
                <w:szCs w:val="20"/>
                <w:lang w:val="en-US"/>
              </w:rPr>
            </w:pPr>
            <w:r w:rsidRPr="00CC42B4">
              <w:rPr>
                <w:rFonts w:eastAsia="Times New Roman"/>
                <w:b/>
                <w:bCs/>
                <w:sz w:val="20"/>
                <w:szCs w:val="20"/>
                <w:lang w:val="en-US"/>
              </w:rPr>
              <w:t>Modernization measures can only be passed on to tenants if the GEG minimum standards are met.</w:t>
            </w:r>
          </w:p>
          <w:p w14:paraId="2BF11AD4" w14:textId="07064D76" w:rsidR="00444D31" w:rsidRPr="00444D31" w:rsidRDefault="00444D31" w:rsidP="00444D31">
            <w:pPr>
              <w:spacing w:line="240" w:lineRule="auto"/>
              <w:rPr>
                <w:rFonts w:eastAsia="Times New Roman"/>
                <w:sz w:val="20"/>
                <w:szCs w:val="20"/>
                <w:lang w:val="en-US"/>
              </w:rPr>
            </w:pPr>
            <w:r w:rsidRPr="00444D31">
              <w:rPr>
                <w:rFonts w:eastAsia="Times New Roman"/>
                <w:sz w:val="20"/>
                <w:szCs w:val="20"/>
                <w:lang w:val="en-US"/>
              </w:rPr>
              <w:t>Currently, there is no requirement that the statutory minimum standard stipulated in the Building Energy Act (in particular Annex 7 to Section 48 GEG) must be met through modernization. This could be amended to stipulate that a rent increase after modernization is only permissible if the modernization ensures compliance with the regulatory minimum standard.</w:t>
            </w:r>
            <w:r w:rsidR="0005403B">
              <w:rPr>
                <w:rFonts w:eastAsia="Times New Roman"/>
                <w:sz w:val="20"/>
                <w:szCs w:val="20"/>
                <w:lang w:val="en-US"/>
              </w:rPr>
              <w:t xml:space="preserve"> </w:t>
            </w:r>
            <w:r w:rsidR="0005403B" w:rsidRPr="002E2928">
              <w:rPr>
                <w:rFonts w:eastAsia="Times New Roman"/>
                <w:i/>
                <w:iCs/>
                <w:sz w:val="20"/>
                <w:szCs w:val="20"/>
                <w:lang w:val="en-US"/>
              </w:rPr>
              <w:t xml:space="preserve">This was contested by participants in our labs, as some think the standards are too high, they are </w:t>
            </w:r>
            <w:r w:rsidR="002E2928" w:rsidRPr="002E2928">
              <w:rPr>
                <w:rFonts w:eastAsia="Times New Roman"/>
                <w:i/>
                <w:iCs/>
                <w:sz w:val="20"/>
                <w:szCs w:val="20"/>
                <w:lang w:val="en-US"/>
              </w:rPr>
              <w:t>influenced by the building lobby and lead to less renovations taking place due to high financial barriers.</w:t>
            </w:r>
          </w:p>
          <w:p w14:paraId="5B9F0251" w14:textId="77777777" w:rsidR="00444D31" w:rsidRPr="00262B26" w:rsidRDefault="00444D31" w:rsidP="00444D31">
            <w:pPr>
              <w:spacing w:line="240" w:lineRule="auto"/>
              <w:rPr>
                <w:rFonts w:eastAsia="Times New Roman"/>
                <w:b/>
                <w:bCs/>
                <w:sz w:val="20"/>
                <w:szCs w:val="20"/>
                <w:lang w:val="en-US"/>
              </w:rPr>
            </w:pPr>
            <w:r w:rsidRPr="00262B26">
              <w:rPr>
                <w:rFonts w:eastAsia="Times New Roman"/>
                <w:b/>
                <w:bCs/>
                <w:sz w:val="20"/>
                <w:szCs w:val="20"/>
                <w:lang w:val="en-US"/>
              </w:rPr>
              <w:t>Lump sum and deduction of maintenance costs in the modernization levy</w:t>
            </w:r>
          </w:p>
          <w:p w14:paraId="7E28CC51" w14:textId="253B819F" w:rsidR="00444D31" w:rsidRPr="00444D31" w:rsidRDefault="00444D31" w:rsidP="00444D31">
            <w:pPr>
              <w:spacing w:line="240" w:lineRule="auto"/>
              <w:rPr>
                <w:rFonts w:eastAsia="Times New Roman"/>
                <w:sz w:val="20"/>
                <w:szCs w:val="20"/>
                <w:lang w:val="en-US"/>
              </w:rPr>
            </w:pPr>
            <w:r w:rsidRPr="00444D31">
              <w:rPr>
                <w:rFonts w:eastAsia="Times New Roman"/>
                <w:sz w:val="20"/>
                <w:szCs w:val="20"/>
                <w:lang w:val="en-US"/>
              </w:rPr>
              <w:t xml:space="preserve">For example, a guideline stipulating that 50 percent of the total costs of an energy-efficient renovation may not be passed on via the modernization levy if the last </w:t>
            </w:r>
            <w:r w:rsidR="00262B26">
              <w:rPr>
                <w:rFonts w:eastAsia="Times New Roman"/>
                <w:sz w:val="20"/>
                <w:szCs w:val="20"/>
                <w:lang w:val="en-US"/>
              </w:rPr>
              <w:t xml:space="preserve">building </w:t>
            </w:r>
            <w:r w:rsidR="00E140C5">
              <w:rPr>
                <w:rFonts w:eastAsia="Times New Roman"/>
                <w:sz w:val="20"/>
                <w:szCs w:val="20"/>
                <w:lang w:val="en-US"/>
              </w:rPr>
              <w:t xml:space="preserve">envelope </w:t>
            </w:r>
            <w:r w:rsidRPr="00444D31">
              <w:rPr>
                <w:rFonts w:eastAsia="Times New Roman"/>
                <w:sz w:val="20"/>
                <w:szCs w:val="20"/>
                <w:lang w:val="en-US"/>
              </w:rPr>
              <w:t>renovation was 20 years ago or more. Automated regulations should be found to prevent tenants from having to take legal action against their own landlords.</w:t>
            </w:r>
          </w:p>
          <w:p w14:paraId="7E333908" w14:textId="77777777" w:rsidR="00444D31" w:rsidRPr="00444D31" w:rsidRDefault="00444D31" w:rsidP="00444D31">
            <w:pPr>
              <w:spacing w:line="240" w:lineRule="auto"/>
              <w:rPr>
                <w:rFonts w:eastAsia="Times New Roman"/>
                <w:sz w:val="20"/>
                <w:szCs w:val="20"/>
                <w:lang w:val="en-US"/>
              </w:rPr>
            </w:pPr>
            <w:r w:rsidRPr="00444D31">
              <w:rPr>
                <w:rFonts w:eastAsia="Times New Roman"/>
                <w:sz w:val="20"/>
                <w:szCs w:val="20"/>
                <w:lang w:val="en-US"/>
              </w:rPr>
              <w:t>Restriction of the modernization levy to energy-efficient renovation measures</w:t>
            </w:r>
          </w:p>
          <w:p w14:paraId="1A78ED73" w14:textId="0816F6C6" w:rsidR="00112A6B" w:rsidRPr="007C1446" w:rsidRDefault="00112A6B">
            <w:pPr>
              <w:spacing w:line="240" w:lineRule="auto"/>
              <w:rPr>
                <w:rFonts w:eastAsia="Times New Roman"/>
                <w:sz w:val="20"/>
                <w:szCs w:val="20"/>
                <w:lang w:val="en-US"/>
              </w:rPr>
            </w:pPr>
          </w:p>
        </w:tc>
      </w:tr>
      <w:tr w:rsidR="00112A6B" w:rsidRPr="007C1446" w14:paraId="34D258B5" w14:textId="77777777" w:rsidTr="1F144B41">
        <w:tc>
          <w:tcPr>
            <w:tcW w:w="0" w:type="auto"/>
            <w:hideMark/>
          </w:tcPr>
          <w:p w14:paraId="4D8E86EB"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6FDAB804" w14:textId="58E533B6" w:rsidR="00112A6B" w:rsidRPr="007C1446" w:rsidRDefault="00112A6B">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444D31">
              <w:rPr>
                <w:rFonts w:eastAsia="Times New Roman"/>
                <w:sz w:val="20"/>
                <w:szCs w:val="20"/>
                <w:lang w:val="en-US"/>
              </w:rPr>
              <w:t xml:space="preserve"> </w:t>
            </w:r>
            <w:r w:rsidR="00444D31" w:rsidRPr="00444D31">
              <w:rPr>
                <w:rFonts w:eastAsia="Times New Roman"/>
                <w:b/>
                <w:bCs/>
                <w:sz w:val="20"/>
                <w:szCs w:val="20"/>
                <w:lang w:val="en-US"/>
              </w:rPr>
              <w:t>x</w:t>
            </w:r>
            <w:r w:rsidRPr="044DB4E3">
              <w:rPr>
                <w:rFonts w:eastAsia="Times New Roman"/>
                <w:sz w:val="20"/>
                <w:szCs w:val="20"/>
                <w:lang w:val="en-US"/>
              </w:rPr>
              <w:t xml:space="preserve"> Regulation (laws, standards, bans, requirements)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Economic incentives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112A6B" w:rsidRPr="007C1446" w14:paraId="66D53424" w14:textId="77777777" w:rsidTr="1F144B41">
        <w:tc>
          <w:tcPr>
            <w:tcW w:w="0" w:type="auto"/>
            <w:hideMark/>
          </w:tcPr>
          <w:p w14:paraId="04A1D6EC"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2D035EA5" w14:textId="77777777" w:rsidR="00954FA6" w:rsidRPr="00954FA6" w:rsidRDefault="00954FA6" w:rsidP="009B782A">
            <w:pPr>
              <w:numPr>
                <w:ilvl w:val="0"/>
                <w:numId w:val="21"/>
              </w:numPr>
              <w:spacing w:line="240" w:lineRule="auto"/>
              <w:rPr>
                <w:rFonts w:eastAsia="Times New Roman"/>
                <w:sz w:val="20"/>
                <w:szCs w:val="20"/>
                <w:lang w:val="en-US"/>
              </w:rPr>
            </w:pPr>
            <w:r w:rsidRPr="00954FA6">
              <w:rPr>
                <w:rFonts w:eastAsia="Times New Roman"/>
                <w:sz w:val="20"/>
                <w:szCs w:val="20"/>
                <w:lang w:val="en-US"/>
              </w:rPr>
              <w:t>Tenants directly through surveys or through representatives (e.g. trade unions, initiatives such as Soziale Wärmewende, tenants' associations, consumer advice centres)</w:t>
            </w:r>
          </w:p>
          <w:p w14:paraId="7552BA9A" w14:textId="77777777" w:rsidR="00954FA6" w:rsidRPr="00954FA6" w:rsidRDefault="00954FA6" w:rsidP="009B782A">
            <w:pPr>
              <w:numPr>
                <w:ilvl w:val="0"/>
                <w:numId w:val="21"/>
              </w:numPr>
              <w:spacing w:line="240" w:lineRule="auto"/>
              <w:rPr>
                <w:rFonts w:eastAsia="Times New Roman"/>
                <w:sz w:val="20"/>
                <w:szCs w:val="20"/>
                <w:lang w:val="en-US"/>
              </w:rPr>
            </w:pPr>
            <w:r w:rsidRPr="00954FA6">
              <w:rPr>
                <w:rFonts w:eastAsia="Times New Roman"/>
                <w:sz w:val="20"/>
                <w:szCs w:val="20"/>
                <w:lang w:val="en-US"/>
              </w:rPr>
              <w:t>Civil society organisations from the rental and environmental sectors (German Tenants' Association, BUND, Öko-Institut, DENA)</w:t>
            </w:r>
          </w:p>
          <w:p w14:paraId="01CDAC4C" w14:textId="77777777" w:rsidR="00954FA6" w:rsidRPr="00954FA6" w:rsidRDefault="00954FA6" w:rsidP="009B782A">
            <w:pPr>
              <w:numPr>
                <w:ilvl w:val="0"/>
                <w:numId w:val="21"/>
              </w:numPr>
              <w:spacing w:line="240" w:lineRule="auto"/>
              <w:rPr>
                <w:rFonts w:eastAsia="Times New Roman"/>
                <w:sz w:val="20"/>
                <w:szCs w:val="20"/>
                <w:lang w:val="en-US"/>
              </w:rPr>
            </w:pPr>
            <w:r w:rsidRPr="00954FA6">
              <w:rPr>
                <w:rFonts w:eastAsia="Times New Roman"/>
                <w:sz w:val="20"/>
                <w:szCs w:val="20"/>
                <w:lang w:val="en-US"/>
              </w:rPr>
              <w:t xml:space="preserve">Representatives of small property owners/landlords </w:t>
            </w:r>
          </w:p>
          <w:p w14:paraId="4A5786F2" w14:textId="77777777" w:rsidR="00954FA6" w:rsidRPr="00954FA6" w:rsidRDefault="00954FA6" w:rsidP="009B782A">
            <w:pPr>
              <w:numPr>
                <w:ilvl w:val="0"/>
                <w:numId w:val="21"/>
              </w:numPr>
              <w:spacing w:line="240" w:lineRule="auto"/>
              <w:rPr>
                <w:rFonts w:eastAsia="Times New Roman"/>
                <w:sz w:val="20"/>
                <w:szCs w:val="20"/>
                <w:lang w:val="en-US"/>
              </w:rPr>
            </w:pPr>
            <w:r w:rsidRPr="00954FA6">
              <w:rPr>
                <w:rFonts w:eastAsia="Times New Roman"/>
                <w:sz w:val="20"/>
                <w:szCs w:val="20"/>
                <w:lang w:val="en-US"/>
              </w:rPr>
              <w:t>Federal Ministry of Housing, Urban Development and Construction (BMWSB), Federal Ministry of Justice and Consumer Protection (BMJV), Federal Ministry for Economic Affairs and Energy (BMWE)</w:t>
            </w:r>
          </w:p>
          <w:p w14:paraId="4FBED3EE" w14:textId="0049DF2D" w:rsidR="00112A6B" w:rsidRPr="007C1446" w:rsidRDefault="00112A6B" w:rsidP="00444D31">
            <w:pPr>
              <w:spacing w:line="240" w:lineRule="auto"/>
              <w:rPr>
                <w:rFonts w:eastAsia="Times New Roman"/>
                <w:sz w:val="20"/>
                <w:szCs w:val="20"/>
              </w:rPr>
            </w:pPr>
          </w:p>
        </w:tc>
      </w:tr>
      <w:tr w:rsidR="00112A6B" w:rsidRPr="007C1446" w14:paraId="1813346F" w14:textId="77777777" w:rsidTr="1F144B41">
        <w:tc>
          <w:tcPr>
            <w:tcW w:w="0" w:type="auto"/>
            <w:gridSpan w:val="2"/>
          </w:tcPr>
          <w:p w14:paraId="1C3E2B63" w14:textId="77777777" w:rsidR="00112A6B" w:rsidRPr="007C1446" w:rsidRDefault="00112A6B">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112A6B" w:rsidRPr="007C1446" w14:paraId="76FA6E3F" w14:textId="77777777" w:rsidTr="1F144B41">
        <w:tc>
          <w:tcPr>
            <w:tcW w:w="0" w:type="auto"/>
          </w:tcPr>
          <w:p w14:paraId="33CF3408" w14:textId="77777777" w:rsidR="00112A6B" w:rsidRPr="007C1446" w:rsidRDefault="00112A6B">
            <w:pPr>
              <w:spacing w:line="240" w:lineRule="auto"/>
              <w:rPr>
                <w:rFonts w:eastAsia="Times New Roman"/>
                <w:sz w:val="20"/>
                <w:szCs w:val="20"/>
              </w:rPr>
            </w:pPr>
            <w:r w:rsidRPr="007C1446">
              <w:rPr>
                <w:rFonts w:eastAsia="Times New Roman"/>
                <w:sz w:val="20"/>
                <w:szCs w:val="20"/>
              </w:rPr>
              <w:t>Age range</w:t>
            </w:r>
          </w:p>
        </w:tc>
        <w:tc>
          <w:tcPr>
            <w:tcW w:w="0" w:type="auto"/>
          </w:tcPr>
          <w:p w14:paraId="2F0BE91B" w14:textId="77777777" w:rsidR="00112A6B" w:rsidRPr="007C1446" w:rsidRDefault="00112A6B">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112A6B" w:rsidRPr="007C1446" w14:paraId="123DC3DE" w14:textId="77777777" w:rsidTr="1F144B41">
        <w:tc>
          <w:tcPr>
            <w:tcW w:w="0" w:type="auto"/>
            <w:hideMark/>
          </w:tcPr>
          <w:p w14:paraId="006464FF" w14:textId="77777777" w:rsidR="00112A6B" w:rsidRPr="007C1446" w:rsidRDefault="00112A6B">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268332BA" w14:textId="651EF03D" w:rsidR="00112A6B" w:rsidRPr="007C1446" w:rsidRDefault="001013C2">
            <w:pPr>
              <w:spacing w:line="240" w:lineRule="auto"/>
              <w:rPr>
                <w:rFonts w:eastAsia="Times New Roman"/>
                <w:sz w:val="20"/>
                <w:szCs w:val="20"/>
              </w:rPr>
            </w:pPr>
            <w:r>
              <w:rPr>
                <w:rFonts w:eastAsia="Times New Roman"/>
                <w:sz w:val="20"/>
                <w:szCs w:val="20"/>
              </w:rPr>
              <w:t>x</w:t>
            </w:r>
            <w:r w:rsidR="00112A6B" w:rsidRPr="007C1446">
              <w:rPr>
                <w:rFonts w:eastAsia="Times New Roman"/>
                <w:sz w:val="20"/>
                <w:szCs w:val="20"/>
              </w:rPr>
              <w:t xml:space="preserve"> Yes</w:t>
            </w:r>
            <w:r w:rsidR="00112A6B" w:rsidRPr="007C1446">
              <w:rPr>
                <w:rFonts w:eastAsia="Times New Roman"/>
                <w:sz w:val="20"/>
                <w:szCs w:val="20"/>
              </w:rPr>
              <w:t> </w:t>
            </w:r>
            <w:r w:rsidR="00112A6B" w:rsidRPr="007C1446">
              <w:rPr>
                <w:rFonts w:ascii="Segoe UI Symbol" w:eastAsia="Times New Roman" w:hAnsi="Segoe UI Symbol" w:cs="Segoe UI Symbol"/>
                <w:sz w:val="20"/>
                <w:szCs w:val="20"/>
              </w:rPr>
              <w:t>☐</w:t>
            </w:r>
            <w:r w:rsidR="00112A6B" w:rsidRPr="007C1446">
              <w:rPr>
                <w:rFonts w:eastAsia="Times New Roman"/>
                <w:sz w:val="20"/>
                <w:szCs w:val="20"/>
              </w:rPr>
              <w:t xml:space="preserve"> No</w:t>
            </w:r>
          </w:p>
        </w:tc>
      </w:tr>
      <w:tr w:rsidR="00112A6B" w:rsidRPr="007C1446" w14:paraId="2EE73A4C" w14:textId="77777777" w:rsidTr="1F144B41">
        <w:tc>
          <w:tcPr>
            <w:tcW w:w="0" w:type="auto"/>
            <w:hideMark/>
          </w:tcPr>
          <w:p w14:paraId="668FE9A6" w14:textId="77777777" w:rsidR="00112A6B" w:rsidRPr="007C1446" w:rsidRDefault="00112A6B">
            <w:pPr>
              <w:spacing w:line="240" w:lineRule="auto"/>
              <w:rPr>
                <w:rFonts w:eastAsia="Times New Roman"/>
                <w:sz w:val="20"/>
                <w:szCs w:val="20"/>
              </w:rPr>
            </w:pPr>
            <w:r w:rsidRPr="007C1446">
              <w:rPr>
                <w:rFonts w:eastAsia="Times New Roman"/>
                <w:sz w:val="20"/>
                <w:szCs w:val="20"/>
              </w:rPr>
              <w:t>Gender</w:t>
            </w:r>
          </w:p>
        </w:tc>
        <w:tc>
          <w:tcPr>
            <w:tcW w:w="0" w:type="auto"/>
            <w:hideMark/>
          </w:tcPr>
          <w:p w14:paraId="3A036284"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112A6B" w:rsidRPr="007C1446" w14:paraId="71C2BA95" w14:textId="77777777" w:rsidTr="1F144B41">
        <w:tc>
          <w:tcPr>
            <w:tcW w:w="0" w:type="auto"/>
          </w:tcPr>
          <w:p w14:paraId="77B42F00" w14:textId="77777777" w:rsidR="00112A6B" w:rsidRPr="007C1446" w:rsidRDefault="00112A6B">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567C1872" w14:textId="77777777" w:rsidR="00112A6B" w:rsidRPr="007C1446" w:rsidRDefault="00112A6B">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112A6B" w:rsidRPr="007C1446" w14:paraId="5B211C2F" w14:textId="77777777" w:rsidTr="1F144B41">
        <w:tc>
          <w:tcPr>
            <w:tcW w:w="0" w:type="auto"/>
            <w:hideMark/>
          </w:tcPr>
          <w:p w14:paraId="567CD8EB" w14:textId="77777777" w:rsidR="00112A6B" w:rsidRPr="007C1446" w:rsidRDefault="00112A6B">
            <w:pPr>
              <w:spacing w:line="240" w:lineRule="auto"/>
              <w:rPr>
                <w:rFonts w:eastAsia="Times New Roman"/>
                <w:sz w:val="20"/>
                <w:szCs w:val="20"/>
              </w:rPr>
            </w:pPr>
            <w:r w:rsidRPr="007C1446">
              <w:rPr>
                <w:rFonts w:eastAsia="Times New Roman"/>
                <w:sz w:val="20"/>
                <w:szCs w:val="20"/>
              </w:rPr>
              <w:lastRenderedPageBreak/>
              <w:t>Level of education</w:t>
            </w:r>
          </w:p>
        </w:tc>
        <w:tc>
          <w:tcPr>
            <w:tcW w:w="0" w:type="auto"/>
            <w:hideMark/>
          </w:tcPr>
          <w:p w14:paraId="0E9A93B4"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112A6B" w:rsidRPr="007C1446" w14:paraId="2B68D572" w14:textId="77777777" w:rsidTr="1F144B41">
        <w:tc>
          <w:tcPr>
            <w:tcW w:w="0" w:type="auto"/>
            <w:hideMark/>
          </w:tcPr>
          <w:p w14:paraId="20430EF8" w14:textId="77777777" w:rsidR="00112A6B" w:rsidRPr="007C1446" w:rsidRDefault="00112A6B">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47A1F60B"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112A6B" w:rsidRPr="007C1446" w14:paraId="0A87AA26" w14:textId="77777777" w:rsidTr="1F144B41">
        <w:tc>
          <w:tcPr>
            <w:tcW w:w="0" w:type="auto"/>
            <w:hideMark/>
          </w:tcPr>
          <w:p w14:paraId="6FD13AE5" w14:textId="77777777" w:rsidR="00112A6B" w:rsidRPr="007C1446" w:rsidRDefault="00112A6B">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48CD6425"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112A6B" w:rsidRPr="007C1446" w14:paraId="0FB4D10D" w14:textId="77777777" w:rsidTr="1F144B41">
        <w:tc>
          <w:tcPr>
            <w:tcW w:w="0" w:type="auto"/>
            <w:hideMark/>
          </w:tcPr>
          <w:p w14:paraId="11972AF4" w14:textId="77777777" w:rsidR="00112A6B" w:rsidRPr="007C1446" w:rsidRDefault="00112A6B">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6F57A07D"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12A6B" w:rsidRPr="007C1446" w14:paraId="5A33D4DB" w14:textId="77777777" w:rsidTr="1F144B41">
        <w:tc>
          <w:tcPr>
            <w:tcW w:w="0" w:type="auto"/>
            <w:hideMark/>
          </w:tcPr>
          <w:p w14:paraId="26C49A18" w14:textId="77777777" w:rsidR="00112A6B" w:rsidRPr="007C1446" w:rsidRDefault="00112A6B">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5F58514D"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12A6B" w:rsidRPr="007C1446" w14:paraId="21DBBA9D" w14:textId="77777777" w:rsidTr="1F144B41">
        <w:tc>
          <w:tcPr>
            <w:tcW w:w="0" w:type="auto"/>
            <w:hideMark/>
          </w:tcPr>
          <w:p w14:paraId="1179C641" w14:textId="77777777" w:rsidR="00112A6B" w:rsidRPr="007C1446" w:rsidRDefault="00112A6B">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07B76649"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12A6B" w:rsidRPr="007C1446" w14:paraId="46FBF4E6" w14:textId="77777777" w:rsidTr="1F144B41">
        <w:tc>
          <w:tcPr>
            <w:tcW w:w="0" w:type="auto"/>
            <w:hideMark/>
          </w:tcPr>
          <w:p w14:paraId="0592E671" w14:textId="77777777" w:rsidR="00112A6B" w:rsidRPr="007C1446" w:rsidRDefault="00112A6B">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6F9F2283" w14:textId="01EA40C3" w:rsidR="00112A6B" w:rsidRPr="007C1446" w:rsidRDefault="00F2035A">
            <w:pPr>
              <w:spacing w:line="240" w:lineRule="auto"/>
              <w:rPr>
                <w:rFonts w:eastAsia="Times New Roman"/>
                <w:sz w:val="20"/>
                <w:szCs w:val="20"/>
                <w:lang w:val="en-US"/>
              </w:rPr>
            </w:pPr>
            <w:r>
              <w:rPr>
                <w:rFonts w:eastAsia="Times New Roman"/>
                <w:sz w:val="20"/>
                <w:szCs w:val="20"/>
                <w:lang w:val="en-US"/>
              </w:rPr>
              <w:t>x</w:t>
            </w:r>
            <w:r w:rsidR="00112A6B" w:rsidRPr="044DB4E3">
              <w:rPr>
                <w:rFonts w:eastAsia="Times New Roman"/>
                <w:sz w:val="20"/>
                <w:szCs w:val="20"/>
                <w:lang w:val="en-US"/>
              </w:rPr>
              <w:t xml:space="preserve"> Low income</w:t>
            </w:r>
            <w:r w:rsidR="00112A6B" w:rsidRPr="044DB4E3">
              <w:rPr>
                <w:rFonts w:eastAsia="Times New Roman"/>
                <w:sz w:val="20"/>
                <w:szCs w:val="20"/>
                <w:lang w:val="en-US"/>
              </w:rPr>
              <w:t> </w:t>
            </w:r>
            <w:r w:rsidR="00112A6B" w:rsidRPr="044DB4E3">
              <w:rPr>
                <w:rFonts w:eastAsia="Times New Roman"/>
                <w:sz w:val="20"/>
                <w:szCs w:val="20"/>
                <w:lang w:val="en-US"/>
              </w:rPr>
              <w:t> </w:t>
            </w:r>
            <w:r>
              <w:rPr>
                <w:rFonts w:eastAsia="Times New Roman"/>
                <w:sz w:val="20"/>
                <w:szCs w:val="20"/>
                <w:lang w:val="en-US"/>
              </w:rPr>
              <w:t>x</w:t>
            </w:r>
            <w:r w:rsidR="00112A6B" w:rsidRPr="044DB4E3">
              <w:rPr>
                <w:rFonts w:eastAsia="Times New Roman"/>
                <w:sz w:val="20"/>
                <w:szCs w:val="20"/>
                <w:lang w:val="en-US"/>
              </w:rPr>
              <w:t xml:space="preserve"> Medium income</w:t>
            </w:r>
            <w:r w:rsidR="00112A6B" w:rsidRPr="044DB4E3">
              <w:rPr>
                <w:rFonts w:eastAsia="Times New Roman"/>
                <w:sz w:val="20"/>
                <w:szCs w:val="20"/>
                <w:lang w:val="en-US"/>
              </w:rPr>
              <w:t> </w:t>
            </w:r>
            <w:r w:rsidR="00112A6B" w:rsidRPr="044DB4E3">
              <w:rPr>
                <w:rFonts w:eastAsia="Times New Roman"/>
                <w:sz w:val="20"/>
                <w:szCs w:val="20"/>
                <w:lang w:val="en-US"/>
              </w:rPr>
              <w:t> </w:t>
            </w:r>
            <w:r w:rsidR="00112A6B" w:rsidRPr="044DB4E3">
              <w:rPr>
                <w:rFonts w:ascii="Segoe UI Symbol" w:eastAsia="Times New Roman" w:hAnsi="Segoe UI Symbol" w:cs="Segoe UI Symbol"/>
                <w:sz w:val="20"/>
                <w:szCs w:val="20"/>
                <w:lang w:val="en-US"/>
              </w:rPr>
              <w:t>☐</w:t>
            </w:r>
            <w:r w:rsidR="00112A6B" w:rsidRPr="044DB4E3">
              <w:rPr>
                <w:rFonts w:eastAsia="Times New Roman"/>
                <w:sz w:val="20"/>
                <w:szCs w:val="20"/>
                <w:lang w:val="en-US"/>
              </w:rPr>
              <w:t xml:space="preserve"> High income</w:t>
            </w:r>
          </w:p>
        </w:tc>
      </w:tr>
      <w:tr w:rsidR="00112A6B" w:rsidRPr="007C1446" w14:paraId="60FA55CD" w14:textId="77777777" w:rsidTr="1F144B41">
        <w:tc>
          <w:tcPr>
            <w:tcW w:w="0" w:type="auto"/>
            <w:hideMark/>
          </w:tcPr>
          <w:p w14:paraId="4AEEF864" w14:textId="77777777" w:rsidR="00112A6B" w:rsidRPr="007C1446" w:rsidRDefault="00112A6B">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4CBBF031" w14:textId="64AA6F8C"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00F2035A">
              <w:rPr>
                <w:rFonts w:eastAsia="Times New Roman"/>
                <w:sz w:val="20"/>
                <w:szCs w:val="20"/>
                <w:lang w:val="en-US"/>
              </w:rPr>
              <w:t>x</w:t>
            </w:r>
            <w:r w:rsidRPr="044DB4E3">
              <w:rPr>
                <w:rFonts w:eastAsia="Times New Roman"/>
                <w:sz w:val="20"/>
                <w:szCs w:val="20"/>
                <w:lang w:val="en-US"/>
              </w:rPr>
              <w:t xml:space="preserve"> Tenant</w:t>
            </w:r>
          </w:p>
        </w:tc>
      </w:tr>
      <w:tr w:rsidR="00112A6B" w:rsidRPr="007C1446" w14:paraId="786BC3D7" w14:textId="77777777" w:rsidTr="1F144B41">
        <w:tc>
          <w:tcPr>
            <w:tcW w:w="0" w:type="auto"/>
            <w:hideMark/>
          </w:tcPr>
          <w:p w14:paraId="7EBA76AE" w14:textId="77777777" w:rsidR="00112A6B" w:rsidRPr="007C1446" w:rsidRDefault="00112A6B">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5267EFEA"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112A6B" w:rsidRPr="005148F7" w14:paraId="0A5348CE" w14:textId="77777777" w:rsidTr="1F144B41">
        <w:tc>
          <w:tcPr>
            <w:tcW w:w="0" w:type="auto"/>
            <w:hideMark/>
          </w:tcPr>
          <w:p w14:paraId="5944F528" w14:textId="77777777" w:rsidR="00112A6B" w:rsidRPr="007C1446" w:rsidRDefault="00112A6B">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0356BAE4" w14:textId="77777777" w:rsidR="00A81A8A" w:rsidRPr="007441A9" w:rsidRDefault="00A81A8A" w:rsidP="00A81A8A">
            <w:pPr>
              <w:spacing w:line="240" w:lineRule="auto"/>
              <w:rPr>
                <w:rFonts w:eastAsia="Times New Roman"/>
                <w:sz w:val="20"/>
                <w:szCs w:val="20"/>
                <w:lang w:val="fr-FR"/>
              </w:rPr>
            </w:pPr>
            <w:r w:rsidRPr="007441A9">
              <w:rPr>
                <w:rFonts w:eastAsia="Times New Roman"/>
                <w:sz w:val="20"/>
                <w:szCs w:val="20"/>
                <w:lang w:val="fr-FR"/>
              </w:rPr>
              <w:t>Politik &amp; Governance</w:t>
            </w:r>
          </w:p>
          <w:p w14:paraId="314C6D9C" w14:textId="77777777" w:rsidR="00A81A8A" w:rsidRPr="007441A9" w:rsidRDefault="00A81A8A" w:rsidP="00A81A8A">
            <w:pPr>
              <w:spacing w:line="240" w:lineRule="auto"/>
              <w:rPr>
                <w:rFonts w:eastAsia="Times New Roman"/>
                <w:sz w:val="20"/>
                <w:szCs w:val="20"/>
                <w:lang w:val="fr-FR"/>
              </w:rPr>
            </w:pPr>
            <w:r w:rsidRPr="007441A9">
              <w:rPr>
                <w:rFonts w:eastAsia="Times New Roman"/>
                <w:sz w:val="20"/>
                <w:szCs w:val="20"/>
                <w:lang w:val="fr-FR"/>
              </w:rPr>
              <w:t>Environment</w:t>
            </w:r>
          </w:p>
          <w:p w14:paraId="457DE8A8" w14:textId="021AA28B" w:rsidR="00112A6B" w:rsidRPr="007441A9" w:rsidRDefault="00A81A8A">
            <w:pPr>
              <w:spacing w:line="240" w:lineRule="auto"/>
              <w:rPr>
                <w:rFonts w:eastAsia="Times New Roman"/>
                <w:sz w:val="20"/>
                <w:szCs w:val="20"/>
                <w:lang w:val="fr-FR"/>
              </w:rPr>
            </w:pPr>
            <w:r w:rsidRPr="007441A9">
              <w:rPr>
                <w:rFonts w:eastAsia="Times New Roman"/>
                <w:sz w:val="20"/>
                <w:szCs w:val="20"/>
                <w:lang w:val="fr-FR"/>
              </w:rPr>
              <w:t>Culture &amp; Society</w:t>
            </w:r>
          </w:p>
        </w:tc>
      </w:tr>
      <w:tr w:rsidR="00112A6B" w:rsidRPr="007C1446" w14:paraId="0A139D89" w14:textId="77777777" w:rsidTr="1F144B41">
        <w:tc>
          <w:tcPr>
            <w:tcW w:w="0" w:type="auto"/>
            <w:hideMark/>
          </w:tcPr>
          <w:p w14:paraId="381CBD29"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5C2D92D7" w14:textId="77777777" w:rsidR="00255E2D" w:rsidRPr="00255E2D" w:rsidRDefault="00255E2D" w:rsidP="009B782A">
            <w:pPr>
              <w:numPr>
                <w:ilvl w:val="0"/>
                <w:numId w:val="38"/>
              </w:numPr>
              <w:spacing w:line="240" w:lineRule="auto"/>
              <w:rPr>
                <w:rFonts w:eastAsia="Times New Roman"/>
                <w:sz w:val="20"/>
                <w:szCs w:val="20"/>
                <w:lang w:val="en-US"/>
              </w:rPr>
            </w:pPr>
            <w:r w:rsidRPr="00255E2D">
              <w:rPr>
                <w:rFonts w:eastAsia="Times New Roman"/>
                <w:sz w:val="20"/>
                <w:szCs w:val="20"/>
                <w:lang w:val="en-US"/>
              </w:rPr>
              <w:t>Many politicians are homeowners and landlords themselves, and at the same time, lobbying by property owners, e.g. by Haus &amp; Grund, is strongly represented.</w:t>
            </w:r>
          </w:p>
          <w:p w14:paraId="5B671BCB" w14:textId="77777777" w:rsidR="00255E2D" w:rsidRPr="00255E2D" w:rsidRDefault="00255E2D" w:rsidP="009B782A">
            <w:pPr>
              <w:numPr>
                <w:ilvl w:val="0"/>
                <w:numId w:val="38"/>
              </w:numPr>
              <w:spacing w:line="240" w:lineRule="auto"/>
              <w:rPr>
                <w:rFonts w:eastAsia="Times New Roman"/>
                <w:sz w:val="20"/>
                <w:szCs w:val="20"/>
                <w:lang w:val="en-US"/>
              </w:rPr>
            </w:pPr>
            <w:r w:rsidRPr="00255E2D">
              <w:rPr>
                <w:rFonts w:eastAsia="Times New Roman"/>
                <w:sz w:val="20"/>
                <w:szCs w:val="20"/>
                <w:lang w:val="en-US"/>
              </w:rPr>
              <w:t xml:space="preserve">Government blocking it - they have to pay it from state budget, also there is not money on federal level. </w:t>
            </w:r>
          </w:p>
          <w:p w14:paraId="1DA224D9" w14:textId="3413A3C4" w:rsidR="00255E2D" w:rsidRPr="00255E2D" w:rsidRDefault="00255E2D" w:rsidP="009B782A">
            <w:pPr>
              <w:numPr>
                <w:ilvl w:val="0"/>
                <w:numId w:val="38"/>
              </w:numPr>
              <w:spacing w:line="240" w:lineRule="auto"/>
              <w:rPr>
                <w:rFonts w:eastAsia="Times New Roman"/>
                <w:sz w:val="20"/>
                <w:szCs w:val="20"/>
                <w:lang w:val="en-US"/>
              </w:rPr>
            </w:pPr>
            <w:r w:rsidRPr="00255E2D">
              <w:rPr>
                <w:rFonts w:eastAsia="Times New Roman"/>
                <w:sz w:val="20"/>
                <w:szCs w:val="20"/>
                <w:lang w:val="en-US"/>
              </w:rPr>
              <w:t>Financially, it is more a matter of redistributing costs (e.g. through the one-third model), but a potential risk is the minimisation or suspension of subsidies</w:t>
            </w:r>
            <w:r w:rsidR="0015262B">
              <w:rPr>
                <w:rFonts w:eastAsia="Times New Roman"/>
                <w:sz w:val="20"/>
                <w:szCs w:val="20"/>
                <w:lang w:val="en-US"/>
              </w:rPr>
              <w:t xml:space="preserve">, as this is heavily based on the </w:t>
            </w:r>
            <w:r w:rsidR="000705A4">
              <w:rPr>
                <w:rFonts w:eastAsia="Times New Roman"/>
                <w:sz w:val="20"/>
                <w:szCs w:val="20"/>
                <w:lang w:val="en-US"/>
              </w:rPr>
              <w:t>existence of state subsidies.</w:t>
            </w:r>
            <w:r w:rsidRPr="00255E2D">
              <w:rPr>
                <w:rFonts w:eastAsia="Times New Roman"/>
                <w:sz w:val="20"/>
                <w:szCs w:val="20"/>
                <w:lang w:val="en-US"/>
              </w:rPr>
              <w:t xml:space="preserve"> </w:t>
            </w:r>
          </w:p>
          <w:p w14:paraId="706C5419" w14:textId="77777777" w:rsidR="00255E2D" w:rsidRPr="00255E2D" w:rsidRDefault="00255E2D" w:rsidP="009B782A">
            <w:pPr>
              <w:numPr>
                <w:ilvl w:val="0"/>
                <w:numId w:val="38"/>
              </w:numPr>
              <w:spacing w:line="240" w:lineRule="auto"/>
              <w:rPr>
                <w:rFonts w:eastAsia="Times New Roman"/>
                <w:sz w:val="20"/>
                <w:szCs w:val="20"/>
                <w:lang w:val="en-US"/>
              </w:rPr>
            </w:pPr>
            <w:r w:rsidRPr="00255E2D">
              <w:rPr>
                <w:rFonts w:eastAsia="Times New Roman"/>
                <w:sz w:val="20"/>
                <w:szCs w:val="20"/>
                <w:lang w:val="en-US"/>
              </w:rPr>
              <w:t>There may be ‘abuse’ of the modernisation levy, with landlords taking advantage of subsidies but still passing on the costs to tenants.</w:t>
            </w:r>
          </w:p>
          <w:p w14:paraId="41919BD2" w14:textId="3441D24D" w:rsidR="00112A6B" w:rsidRPr="007C1446" w:rsidRDefault="00112A6B">
            <w:pPr>
              <w:spacing w:line="240" w:lineRule="auto"/>
              <w:rPr>
                <w:rFonts w:eastAsia="Times New Roman"/>
                <w:sz w:val="20"/>
                <w:szCs w:val="20"/>
              </w:rPr>
            </w:pPr>
          </w:p>
        </w:tc>
      </w:tr>
      <w:tr w:rsidR="00112A6B" w:rsidRPr="007C1446" w14:paraId="1A551F84" w14:textId="77777777" w:rsidTr="1F144B41">
        <w:tc>
          <w:tcPr>
            <w:tcW w:w="0" w:type="auto"/>
            <w:hideMark/>
          </w:tcPr>
          <w:p w14:paraId="2D8F46DF" w14:textId="77777777" w:rsidR="00112A6B" w:rsidRPr="007C1446" w:rsidRDefault="00112A6B">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0086E954" w14:textId="77777777" w:rsidR="00972A0E" w:rsidRPr="00972A0E" w:rsidRDefault="00972A0E" w:rsidP="009B782A">
            <w:pPr>
              <w:numPr>
                <w:ilvl w:val="0"/>
                <w:numId w:val="39"/>
              </w:numPr>
              <w:spacing w:line="240" w:lineRule="auto"/>
              <w:rPr>
                <w:rFonts w:eastAsia="Times New Roman"/>
                <w:sz w:val="20"/>
                <w:szCs w:val="20"/>
                <w:lang w:val="de-DE"/>
              </w:rPr>
            </w:pPr>
            <w:r w:rsidRPr="00972A0E">
              <w:rPr>
                <w:rFonts w:eastAsia="Times New Roman"/>
                <w:sz w:val="20"/>
                <w:szCs w:val="20"/>
                <w:lang w:val="en-US"/>
              </w:rPr>
              <w:t xml:space="preserve">Housing policy is a socially relevant topic: who bears the costs, how can we promote fair and dignified housing, who can still afford to live in cities, why do a few people own so much living space? </w:t>
            </w:r>
            <w:r w:rsidRPr="00972A0E">
              <w:rPr>
                <w:rFonts w:eastAsia="Times New Roman"/>
                <w:sz w:val="20"/>
                <w:szCs w:val="20"/>
                <w:lang w:val="de-DE"/>
              </w:rPr>
              <w:t>Civil society actors could use this to change structures.</w:t>
            </w:r>
          </w:p>
          <w:p w14:paraId="52B1E2B4" w14:textId="77777777" w:rsidR="00972A0E" w:rsidRPr="00972A0E" w:rsidRDefault="00972A0E" w:rsidP="009B782A">
            <w:pPr>
              <w:numPr>
                <w:ilvl w:val="0"/>
                <w:numId w:val="39"/>
              </w:numPr>
              <w:spacing w:line="240" w:lineRule="auto"/>
              <w:rPr>
                <w:rFonts w:eastAsia="Times New Roman"/>
                <w:sz w:val="20"/>
                <w:szCs w:val="20"/>
                <w:lang w:val="en-US"/>
              </w:rPr>
            </w:pPr>
            <w:r w:rsidRPr="00972A0E">
              <w:rPr>
                <w:rFonts w:eastAsia="Times New Roman"/>
                <w:sz w:val="20"/>
                <w:szCs w:val="20"/>
                <w:lang w:val="en-US"/>
              </w:rPr>
              <w:t>EU policy: EU Energy Performance of Buildings Directive (EPBD) and ETS2</w:t>
            </w:r>
          </w:p>
          <w:p w14:paraId="0D52ED29" w14:textId="77777777" w:rsidR="00972A0E" w:rsidRPr="00972A0E" w:rsidRDefault="00972A0E" w:rsidP="009B782A">
            <w:pPr>
              <w:numPr>
                <w:ilvl w:val="0"/>
                <w:numId w:val="39"/>
              </w:numPr>
              <w:spacing w:line="240" w:lineRule="auto"/>
              <w:rPr>
                <w:rFonts w:eastAsia="Times New Roman"/>
                <w:sz w:val="20"/>
                <w:szCs w:val="20"/>
                <w:lang w:val="en-US"/>
              </w:rPr>
            </w:pPr>
            <w:r w:rsidRPr="00972A0E">
              <w:rPr>
                <w:rFonts w:eastAsia="Times New Roman"/>
                <w:sz w:val="20"/>
                <w:szCs w:val="20"/>
                <w:lang w:val="en-US"/>
              </w:rPr>
              <w:t>Rising trends in tenant organisation from the bottom up (trade unions, cooperatives, activists)</w:t>
            </w:r>
          </w:p>
          <w:p w14:paraId="4160EDB3" w14:textId="3FD585BE" w:rsidR="00972A0E" w:rsidRPr="00972A0E" w:rsidRDefault="00972A0E" w:rsidP="009B782A">
            <w:pPr>
              <w:numPr>
                <w:ilvl w:val="0"/>
                <w:numId w:val="39"/>
              </w:numPr>
              <w:spacing w:line="240" w:lineRule="auto"/>
              <w:rPr>
                <w:rFonts w:eastAsia="Times New Roman"/>
                <w:sz w:val="20"/>
                <w:szCs w:val="20"/>
                <w:lang w:val="en-US"/>
              </w:rPr>
            </w:pPr>
            <w:r w:rsidRPr="00972A0E">
              <w:rPr>
                <w:rFonts w:eastAsia="Times New Roman"/>
                <w:sz w:val="20"/>
                <w:szCs w:val="20"/>
                <w:lang w:val="en-US"/>
              </w:rPr>
              <w:t xml:space="preserve">Window of opportunity: Landlords now have an incentive to modernise; in a few years, sanctions could be imposed if flats or houses are not </w:t>
            </w:r>
            <w:r w:rsidR="006C363D">
              <w:rPr>
                <w:rFonts w:eastAsia="Times New Roman"/>
                <w:sz w:val="20"/>
                <w:szCs w:val="20"/>
                <w:lang w:val="en-US"/>
              </w:rPr>
              <w:t>modernized and material</w:t>
            </w:r>
            <w:r w:rsidR="00E8446E">
              <w:rPr>
                <w:rFonts w:eastAsia="Times New Roman"/>
                <w:sz w:val="20"/>
                <w:szCs w:val="20"/>
                <w:lang w:val="en-US"/>
              </w:rPr>
              <w:t xml:space="preserve"> and labour </w:t>
            </w:r>
            <w:r w:rsidR="006C363D">
              <w:rPr>
                <w:rFonts w:eastAsia="Times New Roman"/>
                <w:sz w:val="20"/>
                <w:szCs w:val="20"/>
                <w:lang w:val="en-US"/>
              </w:rPr>
              <w:t>costs would be way higher.</w:t>
            </w:r>
            <w:r w:rsidRPr="00972A0E">
              <w:rPr>
                <w:rFonts w:eastAsia="Times New Roman"/>
                <w:sz w:val="20"/>
                <w:szCs w:val="20"/>
                <w:lang w:val="en-US"/>
              </w:rPr>
              <w:t xml:space="preserve"> </w:t>
            </w:r>
          </w:p>
          <w:p w14:paraId="6C9E9208" w14:textId="78D43875" w:rsidR="00112A6B" w:rsidRPr="007C1446" w:rsidRDefault="00112A6B">
            <w:pPr>
              <w:spacing w:line="240" w:lineRule="auto"/>
              <w:rPr>
                <w:rFonts w:eastAsia="Times New Roman"/>
                <w:sz w:val="20"/>
                <w:szCs w:val="20"/>
              </w:rPr>
            </w:pPr>
          </w:p>
        </w:tc>
      </w:tr>
      <w:tr w:rsidR="00112A6B" w:rsidRPr="007C1446" w14:paraId="08E98D0F" w14:textId="77777777" w:rsidTr="1F144B41">
        <w:tc>
          <w:tcPr>
            <w:tcW w:w="0" w:type="auto"/>
            <w:hideMark/>
          </w:tcPr>
          <w:p w14:paraId="4EA6BFED" w14:textId="77777777" w:rsidR="00112A6B" w:rsidRPr="007C1446" w:rsidRDefault="00112A6B">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6E1DD10B" w14:textId="1904D809" w:rsidR="00112A6B" w:rsidRPr="0086226B" w:rsidRDefault="0086226B">
            <w:pPr>
              <w:spacing w:line="240" w:lineRule="auto"/>
              <w:rPr>
                <w:rFonts w:eastAsia="Times New Roman"/>
                <w:sz w:val="20"/>
                <w:szCs w:val="20"/>
                <w:lang w:val="de-DE"/>
              </w:rPr>
            </w:pPr>
            <w:r w:rsidRPr="0086226B">
              <w:rPr>
                <w:rFonts w:eastAsia="Times New Roman"/>
                <w:sz w:val="20"/>
                <w:szCs w:val="20"/>
                <w:lang w:val="de-DE"/>
              </w:rPr>
              <w:t>Ideally until January 2027</w:t>
            </w:r>
          </w:p>
        </w:tc>
      </w:tr>
      <w:tr w:rsidR="00112A6B" w:rsidRPr="007C1446" w14:paraId="149AACDE" w14:textId="77777777" w:rsidTr="1F144B41">
        <w:tc>
          <w:tcPr>
            <w:tcW w:w="0" w:type="auto"/>
            <w:hideMark/>
          </w:tcPr>
          <w:p w14:paraId="02D527E2" w14:textId="77777777" w:rsidR="00112A6B" w:rsidRPr="007C1446" w:rsidRDefault="00112A6B">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173DAEC0" w14:textId="77777777" w:rsidR="00EA49A2" w:rsidRPr="00EA49A2" w:rsidRDefault="00EA49A2" w:rsidP="009B782A">
            <w:pPr>
              <w:numPr>
                <w:ilvl w:val="0"/>
                <w:numId w:val="40"/>
              </w:numPr>
              <w:spacing w:line="240" w:lineRule="auto"/>
              <w:rPr>
                <w:rFonts w:eastAsia="Times New Roman"/>
                <w:sz w:val="20"/>
                <w:szCs w:val="20"/>
                <w:lang w:val="en-US"/>
              </w:rPr>
            </w:pPr>
            <w:r w:rsidRPr="00EA49A2">
              <w:rPr>
                <w:rFonts w:eastAsia="Times New Roman"/>
                <w:sz w:val="20"/>
                <w:szCs w:val="20"/>
                <w:lang w:val="en-US"/>
              </w:rPr>
              <w:t>Institutional: Amendment of the Federal Code (tenancy law) – which parties/representatives in the Bundestag would support this?</w:t>
            </w:r>
          </w:p>
          <w:p w14:paraId="3465A9FB" w14:textId="77777777" w:rsidR="00EA49A2" w:rsidRPr="00EA49A2" w:rsidRDefault="00EA49A2" w:rsidP="009B782A">
            <w:pPr>
              <w:numPr>
                <w:ilvl w:val="0"/>
                <w:numId w:val="40"/>
              </w:numPr>
              <w:spacing w:line="240" w:lineRule="auto"/>
              <w:rPr>
                <w:rFonts w:eastAsia="Times New Roman"/>
                <w:sz w:val="20"/>
                <w:szCs w:val="20"/>
                <w:lang w:val="en-US"/>
              </w:rPr>
            </w:pPr>
            <w:r w:rsidRPr="0E8E5DD5">
              <w:rPr>
                <w:rFonts w:eastAsia="Times New Roman"/>
                <w:sz w:val="20"/>
                <w:szCs w:val="20"/>
                <w:lang w:val="en-US"/>
              </w:rPr>
              <w:t xml:space="preserve">Lobbying by tenants is costly and time-consuming; neither tenants themselves nor civil society actors have the financial or time resources. </w:t>
            </w:r>
          </w:p>
          <w:p w14:paraId="3B36DECC" w14:textId="77777777" w:rsidR="00EA49A2" w:rsidRPr="00EA49A2" w:rsidRDefault="00EA49A2" w:rsidP="009B782A">
            <w:pPr>
              <w:numPr>
                <w:ilvl w:val="0"/>
                <w:numId w:val="40"/>
              </w:numPr>
              <w:spacing w:line="240" w:lineRule="auto"/>
              <w:rPr>
                <w:rFonts w:eastAsia="Times New Roman"/>
                <w:sz w:val="20"/>
                <w:szCs w:val="20"/>
                <w:lang w:val="en-US"/>
              </w:rPr>
            </w:pPr>
            <w:r w:rsidRPr="0E8E5DD5">
              <w:rPr>
                <w:rFonts w:eastAsia="Times New Roman"/>
                <w:sz w:val="20"/>
                <w:szCs w:val="20"/>
                <w:lang w:val="en-US"/>
              </w:rPr>
              <w:t>The various options must be calculated financially in order to reach a consensus.</w:t>
            </w:r>
          </w:p>
          <w:p w14:paraId="4667BBC1" w14:textId="35D3BE70" w:rsidR="00112A6B" w:rsidRPr="007C1446" w:rsidRDefault="00112A6B">
            <w:pPr>
              <w:spacing w:line="240" w:lineRule="auto"/>
              <w:rPr>
                <w:rFonts w:eastAsia="Times New Roman"/>
                <w:sz w:val="20"/>
                <w:szCs w:val="20"/>
                <w:lang w:val="en-US"/>
              </w:rPr>
            </w:pPr>
          </w:p>
        </w:tc>
      </w:tr>
    </w:tbl>
    <w:p w14:paraId="43DEE861" w14:textId="77777777" w:rsidR="00112A6B" w:rsidRDefault="00112A6B" w:rsidP="00D83E97">
      <w:pPr>
        <w:rPr>
          <w:b/>
          <w:bCs/>
          <w:lang w:val="en-GB" w:eastAsia="en-GB"/>
        </w:rPr>
      </w:pPr>
    </w:p>
    <w:tbl>
      <w:tblPr>
        <w:tblStyle w:val="Tabellenraster"/>
        <w:tblW w:w="0" w:type="auto"/>
        <w:tblLook w:val="04A0" w:firstRow="1" w:lastRow="0" w:firstColumn="1" w:lastColumn="0" w:noHBand="0" w:noVBand="1"/>
      </w:tblPr>
      <w:tblGrid>
        <w:gridCol w:w="2042"/>
        <w:gridCol w:w="7398"/>
      </w:tblGrid>
      <w:tr w:rsidR="00112A6B" w:rsidRPr="007C1446" w14:paraId="67119726" w14:textId="77777777">
        <w:tc>
          <w:tcPr>
            <w:tcW w:w="0" w:type="auto"/>
            <w:hideMark/>
          </w:tcPr>
          <w:p w14:paraId="09EC8AE7" w14:textId="77777777" w:rsidR="00112A6B" w:rsidRPr="007C1446" w:rsidRDefault="00112A6B">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5299885F" w14:textId="77777777" w:rsidR="00112A6B" w:rsidRPr="007C1446" w:rsidRDefault="00112A6B">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112A6B" w:rsidRPr="007C1446" w14:paraId="2414B67A" w14:textId="77777777">
        <w:tc>
          <w:tcPr>
            <w:tcW w:w="0" w:type="auto"/>
            <w:hideMark/>
          </w:tcPr>
          <w:p w14:paraId="28E08990" w14:textId="77777777" w:rsidR="00112A6B" w:rsidRPr="007C1446" w:rsidRDefault="00112A6B">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490A1D59" w14:textId="7B157509" w:rsidR="00112A6B" w:rsidRPr="00B46DAC" w:rsidRDefault="00BF55CB">
            <w:pPr>
              <w:spacing w:line="240" w:lineRule="auto"/>
              <w:rPr>
                <w:rFonts w:eastAsia="Times New Roman"/>
                <w:b/>
                <w:bCs/>
                <w:sz w:val="20"/>
                <w:szCs w:val="20"/>
              </w:rPr>
            </w:pPr>
            <w:r w:rsidRPr="00BF55CB">
              <w:rPr>
                <w:rFonts w:eastAsia="Times New Roman"/>
                <w:b/>
                <w:bCs/>
                <w:sz w:val="20"/>
                <w:szCs w:val="20"/>
                <w:lang w:val="en-US"/>
              </w:rPr>
              <w:t>Tax relief, e.g., through adjustment of income tax</w:t>
            </w:r>
            <w:r w:rsidR="00130266" w:rsidRPr="00130266">
              <w:rPr>
                <w:rFonts w:eastAsia="Times New Roman"/>
                <w:b/>
                <w:bCs/>
                <w:sz w:val="20"/>
                <w:szCs w:val="20"/>
                <w:lang w:val="en-US"/>
              </w:rPr>
              <w:t xml:space="preserve"> (</w:t>
            </w:r>
            <w:r w:rsidR="00130266" w:rsidRPr="00130266">
              <w:rPr>
                <w:rFonts w:eastAsia="Times New Roman"/>
                <w:b/>
                <w:bCs/>
                <w:sz w:val="20"/>
                <w:szCs w:val="20"/>
              </w:rPr>
              <w:t>EstG)</w:t>
            </w:r>
          </w:p>
        </w:tc>
      </w:tr>
      <w:tr w:rsidR="00112A6B" w:rsidRPr="007C1446" w14:paraId="73C7F228" w14:textId="77777777">
        <w:tc>
          <w:tcPr>
            <w:tcW w:w="0" w:type="auto"/>
            <w:hideMark/>
          </w:tcPr>
          <w:p w14:paraId="49A92350" w14:textId="77777777" w:rsidR="00112A6B" w:rsidRPr="007C1446" w:rsidRDefault="00112A6B">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78BC885B" w14:textId="420287E9" w:rsidR="00112A6B" w:rsidRPr="007C1446" w:rsidRDefault="00EB23D2">
            <w:pPr>
              <w:spacing w:line="240" w:lineRule="auto"/>
              <w:rPr>
                <w:rFonts w:eastAsia="Times New Roman"/>
                <w:sz w:val="20"/>
                <w:szCs w:val="20"/>
                <w:lang w:val="en-US"/>
              </w:rPr>
            </w:pPr>
            <w:r>
              <w:rPr>
                <w:rFonts w:eastAsia="Times New Roman"/>
                <w:sz w:val="20"/>
                <w:szCs w:val="20"/>
                <w:lang w:val="en-US"/>
              </w:rPr>
              <w:t>Housing</w:t>
            </w:r>
          </w:p>
        </w:tc>
      </w:tr>
      <w:tr w:rsidR="00112A6B" w:rsidRPr="007C1446" w14:paraId="7D40B7D9" w14:textId="77777777">
        <w:tc>
          <w:tcPr>
            <w:tcW w:w="0" w:type="auto"/>
            <w:hideMark/>
          </w:tcPr>
          <w:p w14:paraId="58A1E656" w14:textId="77777777" w:rsidR="00112A6B" w:rsidRPr="007C1446" w:rsidRDefault="00112A6B">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560E4A2E" w14:textId="6E152FBC" w:rsidR="00112A6B" w:rsidRPr="007C1446" w:rsidRDefault="00EB23D2">
            <w:pPr>
              <w:spacing w:line="240" w:lineRule="auto"/>
              <w:rPr>
                <w:rFonts w:eastAsia="Times New Roman"/>
                <w:sz w:val="20"/>
                <w:szCs w:val="20"/>
              </w:rPr>
            </w:pPr>
            <w:r>
              <w:rPr>
                <w:rFonts w:eastAsia="Times New Roman"/>
                <w:sz w:val="20"/>
                <w:szCs w:val="20"/>
              </w:rPr>
              <w:t>Tax payment</w:t>
            </w:r>
          </w:p>
        </w:tc>
      </w:tr>
      <w:tr w:rsidR="00112A6B" w:rsidRPr="007C1446" w14:paraId="37CDD549" w14:textId="77777777">
        <w:tc>
          <w:tcPr>
            <w:tcW w:w="0" w:type="auto"/>
            <w:hideMark/>
          </w:tcPr>
          <w:p w14:paraId="36DA0AAD" w14:textId="77777777" w:rsidR="00112A6B" w:rsidRPr="007C1446" w:rsidRDefault="00112A6B">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51A51DF9" w14:textId="79ED4E67" w:rsidR="00EB23D2" w:rsidRPr="00EB23D2" w:rsidRDefault="00EE7A34" w:rsidP="00EB23D2">
            <w:pPr>
              <w:spacing w:line="240" w:lineRule="auto"/>
              <w:rPr>
                <w:rFonts w:eastAsia="Times New Roman"/>
                <w:sz w:val="20"/>
                <w:szCs w:val="20"/>
                <w:lang w:val="en-US"/>
              </w:rPr>
            </w:pPr>
            <w:r w:rsidRPr="00EE7A34">
              <w:rPr>
                <w:rFonts w:eastAsia="Times New Roman"/>
                <w:sz w:val="20"/>
                <w:szCs w:val="20"/>
                <w:lang w:val="en-US"/>
              </w:rPr>
              <w:t>F</w:t>
            </w:r>
            <w:r>
              <w:rPr>
                <w:rFonts w:eastAsia="Times New Roman"/>
                <w:sz w:val="20"/>
                <w:szCs w:val="20"/>
                <w:lang w:val="en-US"/>
              </w:rPr>
              <w:t xml:space="preserve">inancial vulnerability; </w:t>
            </w:r>
            <w:r w:rsidR="00EB23D2" w:rsidRPr="00EB23D2">
              <w:rPr>
                <w:rFonts w:eastAsia="Times New Roman"/>
                <w:sz w:val="20"/>
                <w:szCs w:val="20"/>
                <w:lang w:val="en-US"/>
              </w:rPr>
              <w:t>Create incentives for measures that promote environmental and social actions</w:t>
            </w:r>
            <w:r w:rsidR="00451897">
              <w:rPr>
                <w:rFonts w:eastAsia="Times New Roman"/>
                <w:sz w:val="20"/>
                <w:szCs w:val="20"/>
                <w:lang w:val="en-US"/>
              </w:rPr>
              <w:t xml:space="preserve"> of landlords</w:t>
            </w:r>
          </w:p>
          <w:p w14:paraId="65D858A6" w14:textId="4474D891" w:rsidR="00112A6B" w:rsidRPr="007C1446" w:rsidRDefault="00112A6B">
            <w:pPr>
              <w:spacing w:line="240" w:lineRule="auto"/>
              <w:rPr>
                <w:rFonts w:eastAsia="Times New Roman"/>
                <w:sz w:val="20"/>
                <w:szCs w:val="20"/>
              </w:rPr>
            </w:pPr>
          </w:p>
        </w:tc>
      </w:tr>
      <w:tr w:rsidR="00112A6B" w:rsidRPr="007C1446" w14:paraId="3BAC8D92" w14:textId="77777777">
        <w:tc>
          <w:tcPr>
            <w:tcW w:w="0" w:type="auto"/>
            <w:hideMark/>
          </w:tcPr>
          <w:p w14:paraId="6E7C2A75" w14:textId="77777777" w:rsidR="00112A6B" w:rsidRPr="007C1446" w:rsidRDefault="00112A6B">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5E009604" w14:textId="71810218" w:rsidR="008C65ED" w:rsidRPr="001B4573" w:rsidRDefault="008C65ED" w:rsidP="008C65ED">
            <w:pPr>
              <w:spacing w:line="240" w:lineRule="auto"/>
              <w:rPr>
                <w:rFonts w:eastAsia="Times New Roman"/>
                <w:sz w:val="20"/>
                <w:szCs w:val="20"/>
                <w:lang w:val="en-US"/>
              </w:rPr>
            </w:pPr>
            <w:r w:rsidRPr="008C65ED">
              <w:rPr>
                <w:rFonts w:eastAsia="Times New Roman"/>
                <w:sz w:val="20"/>
                <w:szCs w:val="20"/>
                <w:lang w:val="en-US"/>
              </w:rPr>
              <w:t xml:space="preserve">The current mechanism is only profitable for owner-occupiers, who can deduct modernization costs from their income tax (Income Tax Act (EStG) § 35c), up to a maximum of 20% of the expenses (maximum 40,000 euros), spread over three years. </w:t>
            </w:r>
            <w:r w:rsidRPr="001B4573">
              <w:rPr>
                <w:rFonts w:eastAsia="Times New Roman"/>
                <w:sz w:val="20"/>
                <w:szCs w:val="20"/>
                <w:lang w:val="en-US"/>
              </w:rPr>
              <w:t>Tenants therefore do not benefit</w:t>
            </w:r>
            <w:r w:rsidR="001B4573" w:rsidRPr="001B4573">
              <w:rPr>
                <w:rFonts w:eastAsia="Times New Roman"/>
                <w:sz w:val="20"/>
                <w:szCs w:val="20"/>
                <w:lang w:val="en-US"/>
              </w:rPr>
              <w:t xml:space="preserve"> as landlords are not </w:t>
            </w:r>
            <w:r w:rsidR="001B4573">
              <w:rPr>
                <w:rFonts w:eastAsia="Times New Roman"/>
                <w:sz w:val="20"/>
                <w:szCs w:val="20"/>
                <w:lang w:val="en-US"/>
              </w:rPr>
              <w:t>incentivized.</w:t>
            </w:r>
          </w:p>
          <w:p w14:paraId="2C75BBA6" w14:textId="711C1939" w:rsidR="00112A6B" w:rsidRPr="007C1446" w:rsidRDefault="00112A6B">
            <w:pPr>
              <w:spacing w:line="240" w:lineRule="auto"/>
              <w:rPr>
                <w:rFonts w:eastAsia="Times New Roman"/>
                <w:sz w:val="20"/>
                <w:szCs w:val="20"/>
              </w:rPr>
            </w:pPr>
          </w:p>
        </w:tc>
      </w:tr>
      <w:tr w:rsidR="00112A6B" w:rsidRPr="007C1446" w14:paraId="4C7D26B4" w14:textId="77777777">
        <w:tc>
          <w:tcPr>
            <w:tcW w:w="0" w:type="auto"/>
            <w:hideMark/>
          </w:tcPr>
          <w:p w14:paraId="65BFF1B4" w14:textId="77777777" w:rsidR="00112A6B" w:rsidRPr="007C1446" w:rsidRDefault="00112A6B">
            <w:pPr>
              <w:spacing w:line="240" w:lineRule="auto"/>
              <w:rPr>
                <w:rFonts w:eastAsia="Times New Roman"/>
                <w:sz w:val="20"/>
                <w:szCs w:val="20"/>
              </w:rPr>
            </w:pPr>
            <w:r w:rsidRPr="007C1446">
              <w:rPr>
                <w:rFonts w:eastAsia="Times New Roman"/>
                <w:b/>
                <w:bCs/>
                <w:sz w:val="20"/>
                <w:szCs w:val="20"/>
              </w:rPr>
              <w:lastRenderedPageBreak/>
              <w:t>Proposed adaptations</w:t>
            </w:r>
          </w:p>
        </w:tc>
        <w:tc>
          <w:tcPr>
            <w:tcW w:w="0" w:type="auto"/>
            <w:hideMark/>
          </w:tcPr>
          <w:p w14:paraId="293DEAB2" w14:textId="25B83F95" w:rsidR="008C65ED" w:rsidRPr="008C65ED" w:rsidRDefault="008C65ED" w:rsidP="008C65ED">
            <w:pPr>
              <w:spacing w:line="240" w:lineRule="auto"/>
              <w:rPr>
                <w:rFonts w:eastAsia="Times New Roman"/>
                <w:sz w:val="20"/>
                <w:szCs w:val="20"/>
                <w:lang w:val="en-US"/>
              </w:rPr>
            </w:pPr>
            <w:r w:rsidRPr="008C65ED">
              <w:rPr>
                <w:rFonts w:eastAsia="Times New Roman"/>
                <w:sz w:val="20"/>
                <w:szCs w:val="20"/>
                <w:lang w:val="en-US"/>
              </w:rPr>
              <w:t>Owners who rent out their properties</w:t>
            </w:r>
            <w:r w:rsidR="00393DF3">
              <w:rPr>
                <w:rFonts w:eastAsia="Times New Roman"/>
                <w:sz w:val="20"/>
                <w:szCs w:val="20"/>
                <w:lang w:val="en-US"/>
              </w:rPr>
              <w:t xml:space="preserve"> should be incentivized in the same way</w:t>
            </w:r>
            <w:r w:rsidRPr="008C65ED">
              <w:rPr>
                <w:rFonts w:eastAsia="Times New Roman"/>
                <w:sz w:val="20"/>
                <w:szCs w:val="20"/>
                <w:lang w:val="en-US"/>
              </w:rPr>
              <w:t xml:space="preserve">, but </w:t>
            </w:r>
            <w:r w:rsidR="00393DF3">
              <w:rPr>
                <w:rFonts w:eastAsia="Times New Roman"/>
                <w:sz w:val="20"/>
                <w:szCs w:val="20"/>
                <w:lang w:val="en-US"/>
              </w:rPr>
              <w:t>this should be</w:t>
            </w:r>
            <w:r w:rsidRPr="008C65ED">
              <w:rPr>
                <w:rFonts w:eastAsia="Times New Roman"/>
                <w:sz w:val="20"/>
                <w:szCs w:val="20"/>
                <w:lang w:val="en-US"/>
              </w:rPr>
              <w:t xml:space="preserve"> based on certain criteria, e.g.</w:t>
            </w:r>
          </w:p>
          <w:p w14:paraId="47616AAE" w14:textId="77777777" w:rsidR="008C65ED" w:rsidRPr="008C65ED" w:rsidRDefault="008C65ED" w:rsidP="009B782A">
            <w:pPr>
              <w:numPr>
                <w:ilvl w:val="0"/>
                <w:numId w:val="22"/>
              </w:numPr>
              <w:spacing w:line="240" w:lineRule="auto"/>
              <w:rPr>
                <w:rFonts w:eastAsia="Times New Roman"/>
                <w:sz w:val="20"/>
                <w:szCs w:val="20"/>
                <w:lang w:val="en-US"/>
              </w:rPr>
            </w:pPr>
            <w:r w:rsidRPr="008C65ED">
              <w:rPr>
                <w:rFonts w:eastAsia="Times New Roman"/>
                <w:sz w:val="20"/>
                <w:szCs w:val="20"/>
                <w:lang w:val="en-US"/>
              </w:rPr>
              <w:t>Maximum building/apartment ownership or turnover limit</w:t>
            </w:r>
          </w:p>
          <w:p w14:paraId="7F468201" w14:textId="77777777" w:rsidR="008C65ED" w:rsidRPr="008C65ED" w:rsidRDefault="008C65ED" w:rsidP="009B782A">
            <w:pPr>
              <w:numPr>
                <w:ilvl w:val="0"/>
                <w:numId w:val="22"/>
              </w:numPr>
              <w:spacing w:line="240" w:lineRule="auto"/>
              <w:rPr>
                <w:rFonts w:eastAsia="Times New Roman"/>
                <w:sz w:val="20"/>
                <w:szCs w:val="20"/>
                <w:lang w:val="de-DE"/>
              </w:rPr>
            </w:pPr>
            <w:r w:rsidRPr="008C65ED">
              <w:rPr>
                <w:rFonts w:eastAsia="Times New Roman"/>
                <w:sz w:val="20"/>
                <w:szCs w:val="20"/>
                <w:lang w:val="de-DE"/>
              </w:rPr>
              <w:t>Cooperatives</w:t>
            </w:r>
          </w:p>
          <w:p w14:paraId="4EF656AD" w14:textId="77777777" w:rsidR="008C65ED" w:rsidRPr="008C65ED" w:rsidRDefault="008C65ED" w:rsidP="009B782A">
            <w:pPr>
              <w:numPr>
                <w:ilvl w:val="0"/>
                <w:numId w:val="22"/>
              </w:numPr>
              <w:spacing w:line="240" w:lineRule="auto"/>
              <w:rPr>
                <w:rFonts w:eastAsia="Times New Roman"/>
                <w:sz w:val="20"/>
                <w:szCs w:val="20"/>
                <w:lang w:val="en-US"/>
              </w:rPr>
            </w:pPr>
            <w:r w:rsidRPr="008C65ED">
              <w:rPr>
                <w:rFonts w:eastAsia="Times New Roman"/>
                <w:sz w:val="20"/>
                <w:szCs w:val="20"/>
                <w:lang w:val="en-US"/>
              </w:rPr>
              <w:t>If landlords do not use the modernization surcharge—i.e., they do not burden their tenants financially with the costs</w:t>
            </w:r>
          </w:p>
          <w:p w14:paraId="5B67FD7E" w14:textId="0766BCAF" w:rsidR="008C65ED" w:rsidRPr="008C65ED" w:rsidRDefault="008C65ED" w:rsidP="009B782A">
            <w:pPr>
              <w:numPr>
                <w:ilvl w:val="0"/>
                <w:numId w:val="22"/>
              </w:numPr>
              <w:spacing w:line="240" w:lineRule="auto"/>
              <w:rPr>
                <w:rFonts w:eastAsia="Times New Roman"/>
                <w:sz w:val="20"/>
                <w:szCs w:val="20"/>
                <w:lang w:val="en-US"/>
              </w:rPr>
            </w:pPr>
            <w:r w:rsidRPr="008C65ED">
              <w:rPr>
                <w:rFonts w:eastAsia="Times New Roman"/>
                <w:sz w:val="20"/>
                <w:szCs w:val="20"/>
                <w:lang w:val="en-US"/>
              </w:rPr>
              <w:t xml:space="preserve">If landlords rent below the local </w:t>
            </w:r>
            <w:r w:rsidR="004623C6">
              <w:rPr>
                <w:rFonts w:eastAsia="Times New Roman"/>
                <w:sz w:val="20"/>
                <w:szCs w:val="20"/>
                <w:lang w:val="en-US"/>
              </w:rPr>
              <w:t>rent index</w:t>
            </w:r>
            <w:r w:rsidR="0088516C">
              <w:rPr>
                <w:rFonts w:eastAsia="Times New Roman"/>
                <w:sz w:val="20"/>
                <w:szCs w:val="20"/>
                <w:lang w:val="en-US"/>
              </w:rPr>
              <w:t xml:space="preserve"> or local comparable rent</w:t>
            </w:r>
          </w:p>
          <w:p w14:paraId="0FA8742A" w14:textId="0FA432CF" w:rsidR="00112A6B" w:rsidRPr="007C1446" w:rsidRDefault="00112A6B">
            <w:pPr>
              <w:spacing w:line="240" w:lineRule="auto"/>
              <w:rPr>
                <w:rFonts w:eastAsia="Times New Roman"/>
                <w:sz w:val="20"/>
                <w:szCs w:val="20"/>
                <w:lang w:val="en-US"/>
              </w:rPr>
            </w:pPr>
          </w:p>
        </w:tc>
      </w:tr>
      <w:tr w:rsidR="00112A6B" w:rsidRPr="007C1446" w14:paraId="3782642B" w14:textId="77777777">
        <w:tc>
          <w:tcPr>
            <w:tcW w:w="0" w:type="auto"/>
            <w:hideMark/>
          </w:tcPr>
          <w:p w14:paraId="7842B11D"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31918AB1" w14:textId="4CAFD242" w:rsidR="00112A6B" w:rsidRPr="007C1446" w:rsidRDefault="00112A6B">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Regulation (laws, standards, bans, requirements)</w:t>
            </w:r>
            <w:r w:rsidR="00B55B14">
              <w:rPr>
                <w:rFonts w:eastAsia="Times New Roman"/>
                <w:sz w:val="20"/>
                <w:szCs w:val="20"/>
                <w:lang w:val="en-US"/>
              </w:rPr>
              <w:t xml:space="preserve"> </w:t>
            </w:r>
            <w:r w:rsidR="00B55B14" w:rsidRPr="00B55B14">
              <w:rPr>
                <w:rFonts w:eastAsia="Times New Roman"/>
                <w:b/>
                <w:bCs/>
                <w:sz w:val="20"/>
                <w:szCs w:val="20"/>
                <w:lang w:val="en-US"/>
              </w:rPr>
              <w:t>x</w:t>
            </w:r>
            <w:r w:rsidR="00B55B14">
              <w:rPr>
                <w:rFonts w:eastAsia="Times New Roman"/>
                <w:sz w:val="20"/>
                <w:szCs w:val="20"/>
                <w:lang w:val="en-US"/>
              </w:rPr>
              <w:t xml:space="preserve"> </w:t>
            </w:r>
            <w:r w:rsidRPr="044DB4E3">
              <w:rPr>
                <w:rFonts w:eastAsia="Times New Roman"/>
                <w:sz w:val="20"/>
                <w:szCs w:val="20"/>
                <w:lang w:val="en-US"/>
              </w:rPr>
              <w:t>Economic incentives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112A6B" w:rsidRPr="007C1446" w14:paraId="2DD49533" w14:textId="77777777">
        <w:tc>
          <w:tcPr>
            <w:tcW w:w="0" w:type="auto"/>
            <w:hideMark/>
          </w:tcPr>
          <w:p w14:paraId="2049A47C"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082300F6" w14:textId="77777777" w:rsidR="00585B4D" w:rsidRPr="00585B4D" w:rsidRDefault="00585B4D" w:rsidP="009B782A">
            <w:pPr>
              <w:numPr>
                <w:ilvl w:val="0"/>
                <w:numId w:val="23"/>
              </w:numPr>
              <w:spacing w:line="240" w:lineRule="auto"/>
              <w:rPr>
                <w:rFonts w:eastAsia="Times New Roman"/>
                <w:sz w:val="20"/>
                <w:szCs w:val="20"/>
                <w:lang w:val="en-US"/>
              </w:rPr>
            </w:pPr>
            <w:r w:rsidRPr="00585B4D">
              <w:rPr>
                <w:rFonts w:eastAsia="Times New Roman"/>
                <w:sz w:val="20"/>
                <w:szCs w:val="20"/>
                <w:lang w:val="en-US"/>
              </w:rPr>
              <w:t>Federal government – Federal Ministry of Finance, Federal Ministry for Economic Affairs and Energy, Federal Ministry of Justice and Consumer Protection, Federal Ministry of Digital and Economic Affairs</w:t>
            </w:r>
          </w:p>
          <w:p w14:paraId="41E8A260" w14:textId="77777777" w:rsidR="00585B4D" w:rsidRPr="00585B4D" w:rsidRDefault="00585B4D" w:rsidP="009B782A">
            <w:pPr>
              <w:numPr>
                <w:ilvl w:val="0"/>
                <w:numId w:val="23"/>
              </w:numPr>
              <w:spacing w:line="240" w:lineRule="auto"/>
              <w:rPr>
                <w:rFonts w:eastAsia="Times New Roman"/>
                <w:sz w:val="20"/>
                <w:szCs w:val="20"/>
                <w:lang w:val="en-US"/>
              </w:rPr>
            </w:pPr>
            <w:r w:rsidRPr="00585B4D">
              <w:rPr>
                <w:rFonts w:eastAsia="Times New Roman"/>
                <w:sz w:val="20"/>
                <w:szCs w:val="20"/>
                <w:lang w:val="en-US"/>
              </w:rPr>
              <w:t>Local government representatives (especially if trade tax is also to be included)</w:t>
            </w:r>
          </w:p>
          <w:p w14:paraId="14AA21E2" w14:textId="77777777" w:rsidR="00585B4D" w:rsidRPr="00585B4D" w:rsidRDefault="00585B4D" w:rsidP="009B782A">
            <w:pPr>
              <w:numPr>
                <w:ilvl w:val="0"/>
                <w:numId w:val="23"/>
              </w:numPr>
              <w:spacing w:line="240" w:lineRule="auto"/>
              <w:rPr>
                <w:rFonts w:eastAsia="Times New Roman"/>
                <w:sz w:val="20"/>
                <w:szCs w:val="20"/>
                <w:lang w:val="en-US"/>
              </w:rPr>
            </w:pPr>
            <w:r w:rsidRPr="00585B4D">
              <w:rPr>
                <w:rFonts w:eastAsia="Times New Roman"/>
                <w:sz w:val="20"/>
                <w:szCs w:val="20"/>
                <w:lang w:val="en-US"/>
              </w:rPr>
              <w:t xml:space="preserve">Representatives of tenants (DMB) and association of private landlords (Haus und Grund) </w:t>
            </w:r>
          </w:p>
          <w:p w14:paraId="4437DAE0" w14:textId="3E8825E8" w:rsidR="00112A6B" w:rsidRPr="007C1446" w:rsidRDefault="00112A6B">
            <w:pPr>
              <w:spacing w:line="240" w:lineRule="auto"/>
              <w:rPr>
                <w:rFonts w:eastAsia="Times New Roman"/>
                <w:sz w:val="20"/>
                <w:szCs w:val="20"/>
              </w:rPr>
            </w:pPr>
          </w:p>
        </w:tc>
      </w:tr>
      <w:tr w:rsidR="00112A6B" w:rsidRPr="007C1446" w14:paraId="117055C2" w14:textId="77777777">
        <w:tc>
          <w:tcPr>
            <w:tcW w:w="0" w:type="auto"/>
            <w:gridSpan w:val="2"/>
          </w:tcPr>
          <w:p w14:paraId="4F6C867D" w14:textId="77777777" w:rsidR="00112A6B" w:rsidRPr="007C1446" w:rsidRDefault="00112A6B">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112A6B" w:rsidRPr="007C1446" w14:paraId="7E49EDEE" w14:textId="77777777">
        <w:tc>
          <w:tcPr>
            <w:tcW w:w="0" w:type="auto"/>
          </w:tcPr>
          <w:p w14:paraId="1D96BFFB" w14:textId="77777777" w:rsidR="00112A6B" w:rsidRPr="007C1446" w:rsidRDefault="00112A6B">
            <w:pPr>
              <w:spacing w:line="240" w:lineRule="auto"/>
              <w:rPr>
                <w:rFonts w:eastAsia="Times New Roman"/>
                <w:sz w:val="20"/>
                <w:szCs w:val="20"/>
              </w:rPr>
            </w:pPr>
            <w:r w:rsidRPr="007C1446">
              <w:rPr>
                <w:rFonts w:eastAsia="Times New Roman"/>
                <w:sz w:val="20"/>
                <w:szCs w:val="20"/>
              </w:rPr>
              <w:t>Age range</w:t>
            </w:r>
          </w:p>
        </w:tc>
        <w:tc>
          <w:tcPr>
            <w:tcW w:w="0" w:type="auto"/>
          </w:tcPr>
          <w:p w14:paraId="3B4FC51E" w14:textId="77777777" w:rsidR="00112A6B" w:rsidRPr="007C1446" w:rsidRDefault="00112A6B">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112A6B" w:rsidRPr="007C1446" w14:paraId="47B8BF76" w14:textId="77777777">
        <w:tc>
          <w:tcPr>
            <w:tcW w:w="0" w:type="auto"/>
            <w:hideMark/>
          </w:tcPr>
          <w:p w14:paraId="7539C216" w14:textId="77777777" w:rsidR="00112A6B" w:rsidRPr="007C1446" w:rsidRDefault="00112A6B">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3D7C54C" w14:textId="77777777" w:rsidR="00112A6B" w:rsidRPr="007C1446" w:rsidRDefault="00112A6B">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112A6B" w:rsidRPr="007C1446" w14:paraId="173D734C" w14:textId="77777777">
        <w:tc>
          <w:tcPr>
            <w:tcW w:w="0" w:type="auto"/>
            <w:hideMark/>
          </w:tcPr>
          <w:p w14:paraId="1595FD51" w14:textId="77777777" w:rsidR="00112A6B" w:rsidRPr="007C1446" w:rsidRDefault="00112A6B">
            <w:pPr>
              <w:spacing w:line="240" w:lineRule="auto"/>
              <w:rPr>
                <w:rFonts w:eastAsia="Times New Roman"/>
                <w:sz w:val="20"/>
                <w:szCs w:val="20"/>
              </w:rPr>
            </w:pPr>
            <w:r w:rsidRPr="007C1446">
              <w:rPr>
                <w:rFonts w:eastAsia="Times New Roman"/>
                <w:sz w:val="20"/>
                <w:szCs w:val="20"/>
              </w:rPr>
              <w:t>Gender</w:t>
            </w:r>
          </w:p>
        </w:tc>
        <w:tc>
          <w:tcPr>
            <w:tcW w:w="0" w:type="auto"/>
            <w:hideMark/>
          </w:tcPr>
          <w:p w14:paraId="3623D209"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112A6B" w:rsidRPr="007C1446" w14:paraId="12258296" w14:textId="77777777">
        <w:tc>
          <w:tcPr>
            <w:tcW w:w="0" w:type="auto"/>
          </w:tcPr>
          <w:p w14:paraId="2B7CDDC9" w14:textId="77777777" w:rsidR="00112A6B" w:rsidRPr="007C1446" w:rsidRDefault="00112A6B">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7055442E" w14:textId="77777777" w:rsidR="00112A6B" w:rsidRPr="007C1446" w:rsidRDefault="00112A6B">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112A6B" w:rsidRPr="007C1446" w14:paraId="28AF15A3" w14:textId="77777777">
        <w:tc>
          <w:tcPr>
            <w:tcW w:w="0" w:type="auto"/>
            <w:hideMark/>
          </w:tcPr>
          <w:p w14:paraId="440F814B" w14:textId="77777777" w:rsidR="00112A6B" w:rsidRPr="007C1446" w:rsidRDefault="00112A6B">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21DFFB0E"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112A6B" w:rsidRPr="007C1446" w14:paraId="698DABF9" w14:textId="77777777">
        <w:tc>
          <w:tcPr>
            <w:tcW w:w="0" w:type="auto"/>
            <w:hideMark/>
          </w:tcPr>
          <w:p w14:paraId="5FDDE7FA" w14:textId="77777777" w:rsidR="00112A6B" w:rsidRPr="007C1446" w:rsidRDefault="00112A6B">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5F1952E3"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112A6B" w:rsidRPr="007C1446" w14:paraId="1353CF36" w14:textId="77777777">
        <w:tc>
          <w:tcPr>
            <w:tcW w:w="0" w:type="auto"/>
            <w:hideMark/>
          </w:tcPr>
          <w:p w14:paraId="7B0B63AB" w14:textId="77777777" w:rsidR="00112A6B" w:rsidRPr="007C1446" w:rsidRDefault="00112A6B">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7EFB8CC1" w14:textId="605AFC05" w:rsidR="00112A6B" w:rsidRPr="007C1446" w:rsidRDefault="00AE0AEB">
            <w:pPr>
              <w:spacing w:line="240" w:lineRule="auto"/>
              <w:rPr>
                <w:rFonts w:eastAsia="Times New Roman"/>
                <w:sz w:val="20"/>
                <w:szCs w:val="20"/>
                <w:lang w:val="en-US"/>
              </w:rPr>
            </w:pPr>
            <w:r>
              <w:rPr>
                <w:rFonts w:eastAsia="Times New Roman"/>
                <w:sz w:val="20"/>
                <w:szCs w:val="20"/>
                <w:lang w:val="en-US"/>
              </w:rPr>
              <w:t>x</w:t>
            </w:r>
            <w:r w:rsidR="00112A6B" w:rsidRPr="044DB4E3">
              <w:rPr>
                <w:rFonts w:eastAsia="Times New Roman"/>
                <w:sz w:val="20"/>
                <w:szCs w:val="20"/>
                <w:lang w:val="en-US"/>
              </w:rPr>
              <w:t xml:space="preserve"> Employed</w:t>
            </w:r>
            <w:r w:rsidR="00112A6B" w:rsidRPr="044DB4E3">
              <w:rPr>
                <w:rFonts w:eastAsia="Times New Roman"/>
                <w:sz w:val="20"/>
                <w:szCs w:val="20"/>
                <w:lang w:val="en-US"/>
              </w:rPr>
              <w:t> </w:t>
            </w:r>
            <w:r w:rsidR="00112A6B" w:rsidRPr="044DB4E3">
              <w:rPr>
                <w:rFonts w:eastAsia="Times New Roman"/>
                <w:sz w:val="20"/>
                <w:szCs w:val="20"/>
                <w:lang w:val="en-US"/>
              </w:rPr>
              <w:t> </w:t>
            </w:r>
            <w:r w:rsidR="00112A6B" w:rsidRPr="044DB4E3">
              <w:rPr>
                <w:rFonts w:ascii="Segoe UI Symbol" w:eastAsia="Times New Roman" w:hAnsi="Segoe UI Symbol" w:cs="Segoe UI Symbol"/>
                <w:sz w:val="20"/>
                <w:szCs w:val="20"/>
                <w:lang w:val="en-US"/>
              </w:rPr>
              <w:t>☐</w:t>
            </w:r>
            <w:r w:rsidR="00112A6B" w:rsidRPr="044DB4E3">
              <w:rPr>
                <w:rFonts w:eastAsia="Times New Roman"/>
                <w:sz w:val="20"/>
                <w:szCs w:val="20"/>
                <w:lang w:val="en-US"/>
              </w:rPr>
              <w:t xml:space="preserve"> Unemployed</w:t>
            </w:r>
            <w:r w:rsidR="00112A6B" w:rsidRPr="044DB4E3">
              <w:rPr>
                <w:rFonts w:eastAsia="Times New Roman"/>
                <w:sz w:val="20"/>
                <w:szCs w:val="20"/>
                <w:lang w:val="en-US"/>
              </w:rPr>
              <w:t> </w:t>
            </w:r>
            <w:r w:rsidR="00112A6B" w:rsidRPr="044DB4E3">
              <w:rPr>
                <w:rFonts w:eastAsia="Times New Roman"/>
                <w:sz w:val="20"/>
                <w:szCs w:val="20"/>
                <w:lang w:val="en-US"/>
              </w:rPr>
              <w:t> </w:t>
            </w:r>
            <w:r w:rsidR="00112A6B" w:rsidRPr="044DB4E3">
              <w:rPr>
                <w:rFonts w:ascii="Segoe UI Symbol" w:eastAsia="Times New Roman" w:hAnsi="Segoe UI Symbol" w:cs="Segoe UI Symbol"/>
                <w:sz w:val="20"/>
                <w:szCs w:val="20"/>
                <w:lang w:val="en-US"/>
              </w:rPr>
              <w:t>☐</w:t>
            </w:r>
            <w:r w:rsidR="00112A6B" w:rsidRPr="044DB4E3">
              <w:rPr>
                <w:rFonts w:eastAsia="Times New Roman"/>
                <w:sz w:val="20"/>
                <w:szCs w:val="20"/>
                <w:lang w:val="en-US"/>
              </w:rPr>
              <w:t xml:space="preserve"> Retired</w:t>
            </w:r>
          </w:p>
        </w:tc>
      </w:tr>
      <w:tr w:rsidR="00112A6B" w:rsidRPr="007C1446" w14:paraId="2FC5A9BB" w14:textId="77777777">
        <w:tc>
          <w:tcPr>
            <w:tcW w:w="0" w:type="auto"/>
            <w:hideMark/>
          </w:tcPr>
          <w:p w14:paraId="11411147" w14:textId="77777777" w:rsidR="00112A6B" w:rsidRPr="007C1446" w:rsidRDefault="00112A6B">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08408F49"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12A6B" w:rsidRPr="007C1446" w14:paraId="43B3B946" w14:textId="77777777">
        <w:tc>
          <w:tcPr>
            <w:tcW w:w="0" w:type="auto"/>
            <w:hideMark/>
          </w:tcPr>
          <w:p w14:paraId="4D0D25FA" w14:textId="77777777" w:rsidR="00112A6B" w:rsidRPr="007C1446" w:rsidRDefault="00112A6B">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0C76C6C2"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12A6B" w:rsidRPr="007C1446" w14:paraId="398C9DC3" w14:textId="77777777">
        <w:tc>
          <w:tcPr>
            <w:tcW w:w="0" w:type="auto"/>
            <w:hideMark/>
          </w:tcPr>
          <w:p w14:paraId="60D78021" w14:textId="77777777" w:rsidR="00112A6B" w:rsidRPr="007C1446" w:rsidRDefault="00112A6B">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465B59B0"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12A6B" w:rsidRPr="007C1446" w14:paraId="5B1B260A" w14:textId="77777777">
        <w:tc>
          <w:tcPr>
            <w:tcW w:w="0" w:type="auto"/>
            <w:hideMark/>
          </w:tcPr>
          <w:p w14:paraId="628D2019" w14:textId="77777777" w:rsidR="00112A6B" w:rsidRPr="007C1446" w:rsidRDefault="00112A6B">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5B154C40" w14:textId="16E37A31"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00F804CC">
              <w:rPr>
                <w:rFonts w:eastAsia="Times New Roman"/>
                <w:sz w:val="20"/>
                <w:szCs w:val="20"/>
                <w:lang w:val="en-US"/>
              </w:rPr>
              <w:t>x</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112A6B" w:rsidRPr="007C1446" w14:paraId="6827C892" w14:textId="77777777">
        <w:tc>
          <w:tcPr>
            <w:tcW w:w="0" w:type="auto"/>
            <w:hideMark/>
          </w:tcPr>
          <w:p w14:paraId="3B8F31F6" w14:textId="77777777" w:rsidR="00112A6B" w:rsidRPr="007C1446" w:rsidRDefault="00112A6B">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7F7C8C85" w14:textId="5A8E9FE3" w:rsidR="00112A6B" w:rsidRPr="007C1446" w:rsidRDefault="00F804CC">
            <w:pPr>
              <w:spacing w:line="240" w:lineRule="auto"/>
              <w:rPr>
                <w:rFonts w:eastAsia="Times New Roman"/>
                <w:sz w:val="20"/>
                <w:szCs w:val="20"/>
                <w:lang w:val="en-US"/>
              </w:rPr>
            </w:pPr>
            <w:r>
              <w:rPr>
                <w:rFonts w:eastAsia="Times New Roman"/>
                <w:sz w:val="20"/>
                <w:szCs w:val="20"/>
                <w:lang w:val="en-US"/>
              </w:rPr>
              <w:t>x</w:t>
            </w:r>
            <w:r w:rsidR="00112A6B" w:rsidRPr="044DB4E3">
              <w:rPr>
                <w:rFonts w:eastAsia="Times New Roman"/>
                <w:sz w:val="20"/>
                <w:szCs w:val="20"/>
                <w:lang w:val="en-US"/>
              </w:rPr>
              <w:t xml:space="preserve"> Homeowner</w:t>
            </w:r>
            <w:r w:rsidR="00112A6B" w:rsidRPr="044DB4E3">
              <w:rPr>
                <w:rFonts w:eastAsia="Times New Roman"/>
                <w:sz w:val="20"/>
                <w:szCs w:val="20"/>
                <w:lang w:val="en-US"/>
              </w:rPr>
              <w:t> </w:t>
            </w:r>
            <w:r w:rsidR="00112A6B" w:rsidRPr="044DB4E3">
              <w:rPr>
                <w:rFonts w:eastAsia="Times New Roman"/>
                <w:sz w:val="20"/>
                <w:szCs w:val="20"/>
                <w:lang w:val="en-US"/>
              </w:rPr>
              <w:t> </w:t>
            </w:r>
            <w:r w:rsidR="00112A6B" w:rsidRPr="044DB4E3">
              <w:rPr>
                <w:rFonts w:ascii="Segoe UI Symbol" w:eastAsia="Times New Roman" w:hAnsi="Segoe UI Symbol" w:cs="Segoe UI Symbol"/>
                <w:sz w:val="20"/>
                <w:szCs w:val="20"/>
                <w:lang w:val="en-US"/>
              </w:rPr>
              <w:t>☐</w:t>
            </w:r>
            <w:r w:rsidR="00112A6B" w:rsidRPr="044DB4E3">
              <w:rPr>
                <w:rFonts w:eastAsia="Times New Roman"/>
                <w:sz w:val="20"/>
                <w:szCs w:val="20"/>
                <w:lang w:val="en-US"/>
              </w:rPr>
              <w:t xml:space="preserve"> Tenant</w:t>
            </w:r>
          </w:p>
        </w:tc>
      </w:tr>
      <w:tr w:rsidR="00112A6B" w:rsidRPr="007C1446" w14:paraId="35515CD1" w14:textId="77777777">
        <w:tc>
          <w:tcPr>
            <w:tcW w:w="0" w:type="auto"/>
            <w:hideMark/>
          </w:tcPr>
          <w:p w14:paraId="5946656D" w14:textId="77777777" w:rsidR="00112A6B" w:rsidRPr="007C1446" w:rsidRDefault="00112A6B">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7CADDF02"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112A6B" w:rsidRPr="007C1446" w14:paraId="15EC0805" w14:textId="77777777">
        <w:tc>
          <w:tcPr>
            <w:tcW w:w="0" w:type="auto"/>
            <w:hideMark/>
          </w:tcPr>
          <w:p w14:paraId="0D6298F8" w14:textId="77777777" w:rsidR="00112A6B" w:rsidRPr="007C1446" w:rsidRDefault="00112A6B">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45F69B77" w14:textId="77777777" w:rsidR="00DB2DF0" w:rsidRPr="00DE11FE" w:rsidRDefault="00DB2DF0" w:rsidP="00DB2DF0">
            <w:pPr>
              <w:spacing w:line="240" w:lineRule="auto"/>
              <w:rPr>
                <w:rFonts w:eastAsia="Times New Roman"/>
                <w:sz w:val="20"/>
                <w:szCs w:val="20"/>
                <w:lang w:val="en-US"/>
              </w:rPr>
            </w:pPr>
            <w:r w:rsidRPr="00DE11FE">
              <w:rPr>
                <w:rFonts w:eastAsia="Times New Roman"/>
                <w:sz w:val="20"/>
                <w:szCs w:val="20"/>
                <w:lang w:val="en-US"/>
              </w:rPr>
              <w:t xml:space="preserve">Environment, </w:t>
            </w:r>
          </w:p>
          <w:p w14:paraId="20B700EB" w14:textId="04911EB6" w:rsidR="00DB2DF0" w:rsidRPr="00DE11FE" w:rsidRDefault="00DB2DF0" w:rsidP="00DB2DF0">
            <w:pPr>
              <w:spacing w:line="240" w:lineRule="auto"/>
              <w:rPr>
                <w:rFonts w:eastAsia="Times New Roman"/>
                <w:sz w:val="20"/>
                <w:szCs w:val="20"/>
                <w:lang w:val="en-US"/>
              </w:rPr>
            </w:pPr>
            <w:r w:rsidRPr="00DE11FE">
              <w:rPr>
                <w:rFonts w:eastAsia="Times New Roman"/>
                <w:sz w:val="20"/>
                <w:szCs w:val="20"/>
                <w:lang w:val="en-US"/>
              </w:rPr>
              <w:t>Society &amp; Culture</w:t>
            </w:r>
          </w:p>
          <w:p w14:paraId="1A9309CF" w14:textId="04310AD3" w:rsidR="00112A6B" w:rsidRPr="00DE11FE" w:rsidRDefault="00DB2DF0">
            <w:pPr>
              <w:spacing w:line="240" w:lineRule="auto"/>
              <w:rPr>
                <w:rFonts w:eastAsia="Times New Roman"/>
                <w:sz w:val="20"/>
                <w:szCs w:val="20"/>
                <w:lang w:val="en-US"/>
              </w:rPr>
            </w:pPr>
            <w:r w:rsidRPr="00DE11FE">
              <w:rPr>
                <w:rFonts w:eastAsia="Times New Roman"/>
                <w:sz w:val="20"/>
                <w:szCs w:val="20"/>
                <w:lang w:val="en-US"/>
              </w:rPr>
              <w:t>Economy &amp; Finance</w:t>
            </w:r>
          </w:p>
        </w:tc>
      </w:tr>
      <w:tr w:rsidR="00112A6B" w:rsidRPr="007C1446" w14:paraId="1AB293F7" w14:textId="77777777">
        <w:tc>
          <w:tcPr>
            <w:tcW w:w="0" w:type="auto"/>
            <w:hideMark/>
          </w:tcPr>
          <w:p w14:paraId="1AFC55AD"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4726AFCF" w14:textId="77777777" w:rsidR="00780220" w:rsidRPr="00780220" w:rsidRDefault="00780220" w:rsidP="009B782A">
            <w:pPr>
              <w:numPr>
                <w:ilvl w:val="0"/>
                <w:numId w:val="41"/>
              </w:numPr>
              <w:spacing w:line="240" w:lineRule="auto"/>
              <w:rPr>
                <w:rFonts w:eastAsia="Times New Roman"/>
                <w:sz w:val="20"/>
                <w:szCs w:val="20"/>
                <w:lang w:val="de-DE"/>
              </w:rPr>
            </w:pPr>
            <w:r w:rsidRPr="00780220">
              <w:rPr>
                <w:rFonts w:eastAsia="Times New Roman"/>
                <w:sz w:val="20"/>
                <w:szCs w:val="20"/>
                <w:lang w:val="de-DE"/>
              </w:rPr>
              <w:t>Potential for abuse</w:t>
            </w:r>
          </w:p>
          <w:p w14:paraId="32337197" w14:textId="40C162CA" w:rsidR="00780220" w:rsidRPr="00780220" w:rsidRDefault="00780220" w:rsidP="009B782A">
            <w:pPr>
              <w:numPr>
                <w:ilvl w:val="0"/>
                <w:numId w:val="41"/>
              </w:numPr>
              <w:spacing w:line="240" w:lineRule="auto"/>
              <w:rPr>
                <w:rFonts w:eastAsia="Times New Roman"/>
                <w:sz w:val="20"/>
                <w:szCs w:val="20"/>
                <w:lang w:val="en-US"/>
              </w:rPr>
            </w:pPr>
            <w:r w:rsidRPr="00780220">
              <w:rPr>
                <w:rFonts w:eastAsia="Times New Roman"/>
                <w:sz w:val="20"/>
                <w:szCs w:val="20"/>
                <w:lang w:val="en-US"/>
              </w:rPr>
              <w:t>There are different resources and levels of knowledge regarding tax advantages</w:t>
            </w:r>
            <w:r w:rsidR="00F804CC">
              <w:rPr>
                <w:rFonts w:eastAsia="Times New Roman"/>
                <w:sz w:val="20"/>
                <w:szCs w:val="20"/>
                <w:lang w:val="en-US"/>
              </w:rPr>
              <w:t xml:space="preserve">, potentially </w:t>
            </w:r>
            <w:r w:rsidR="00916DC2">
              <w:rPr>
                <w:rFonts w:eastAsia="Times New Roman"/>
                <w:sz w:val="20"/>
                <w:szCs w:val="20"/>
                <w:lang w:val="en-US"/>
              </w:rPr>
              <w:t>no</w:t>
            </w:r>
            <w:r w:rsidR="005330D2">
              <w:rPr>
                <w:rFonts w:eastAsia="Times New Roman"/>
                <w:sz w:val="20"/>
                <w:szCs w:val="20"/>
                <w:lang w:val="en-US"/>
              </w:rPr>
              <w:t xml:space="preserve"> </w:t>
            </w:r>
            <w:r w:rsidR="00747CA1">
              <w:rPr>
                <w:rFonts w:eastAsia="Times New Roman"/>
                <w:sz w:val="20"/>
                <w:szCs w:val="20"/>
                <w:lang w:val="en-US"/>
              </w:rPr>
              <w:t>awareness about new opportunity</w:t>
            </w:r>
          </w:p>
          <w:p w14:paraId="7A997C14" w14:textId="77777777" w:rsidR="00780220" w:rsidRPr="00780220" w:rsidRDefault="00780220" w:rsidP="009B782A">
            <w:pPr>
              <w:numPr>
                <w:ilvl w:val="0"/>
                <w:numId w:val="41"/>
              </w:numPr>
              <w:spacing w:line="240" w:lineRule="auto"/>
              <w:rPr>
                <w:rFonts w:eastAsia="Times New Roman"/>
                <w:sz w:val="20"/>
                <w:szCs w:val="20"/>
                <w:lang w:val="en-US"/>
              </w:rPr>
            </w:pPr>
            <w:r w:rsidRPr="00780220">
              <w:rPr>
                <w:rFonts w:eastAsia="Times New Roman"/>
                <w:sz w:val="20"/>
                <w:szCs w:val="20"/>
                <w:lang w:val="en-US"/>
              </w:rPr>
              <w:t>Potential restrictions/inequalities due to historic preservation</w:t>
            </w:r>
          </w:p>
          <w:p w14:paraId="5D6F879E" w14:textId="5BFDEE30" w:rsidR="00112A6B" w:rsidRPr="00427BEA" w:rsidRDefault="00112A6B">
            <w:pPr>
              <w:spacing w:line="240" w:lineRule="auto"/>
              <w:rPr>
                <w:rFonts w:eastAsia="Times New Roman"/>
                <w:sz w:val="20"/>
                <w:szCs w:val="20"/>
                <w:lang w:val="en-US"/>
              </w:rPr>
            </w:pPr>
          </w:p>
        </w:tc>
      </w:tr>
      <w:tr w:rsidR="00112A6B" w:rsidRPr="007C1446" w14:paraId="0E0BF375" w14:textId="77777777">
        <w:tc>
          <w:tcPr>
            <w:tcW w:w="0" w:type="auto"/>
            <w:hideMark/>
          </w:tcPr>
          <w:p w14:paraId="4FE31CDB" w14:textId="77777777" w:rsidR="00112A6B" w:rsidRPr="007C1446" w:rsidRDefault="00112A6B">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70C3D8B3" w14:textId="77777777" w:rsidR="00427BEA" w:rsidRPr="00427BEA" w:rsidRDefault="00427BEA" w:rsidP="009B782A">
            <w:pPr>
              <w:numPr>
                <w:ilvl w:val="0"/>
                <w:numId w:val="42"/>
              </w:numPr>
              <w:spacing w:line="240" w:lineRule="auto"/>
              <w:rPr>
                <w:rFonts w:eastAsia="Times New Roman"/>
                <w:sz w:val="20"/>
                <w:szCs w:val="20"/>
                <w:lang w:val="en-US"/>
              </w:rPr>
            </w:pPr>
            <w:r w:rsidRPr="00427BEA">
              <w:rPr>
                <w:rFonts w:eastAsia="Times New Roman"/>
                <w:sz w:val="20"/>
                <w:szCs w:val="20"/>
                <w:lang w:val="en-US"/>
              </w:rPr>
              <w:t>A financial pot to compensate for this could be created by higher taxation of high salaries, wealth/assets, and inheritance.</w:t>
            </w:r>
          </w:p>
          <w:p w14:paraId="56D6EB41" w14:textId="34DC79B7" w:rsidR="00112A6B" w:rsidRPr="0093782F" w:rsidRDefault="00427BEA" w:rsidP="009B782A">
            <w:pPr>
              <w:numPr>
                <w:ilvl w:val="0"/>
                <w:numId w:val="42"/>
              </w:numPr>
              <w:spacing w:line="240" w:lineRule="auto"/>
              <w:rPr>
                <w:rFonts w:eastAsia="Times New Roman"/>
                <w:sz w:val="20"/>
                <w:szCs w:val="20"/>
                <w:lang w:val="en-US"/>
              </w:rPr>
            </w:pPr>
            <w:r w:rsidRPr="00427BEA">
              <w:rPr>
                <w:rFonts w:eastAsia="Times New Roman"/>
                <w:sz w:val="20"/>
                <w:szCs w:val="20"/>
                <w:lang w:val="en-US"/>
              </w:rPr>
              <w:t xml:space="preserve">This may result in less direct subsidies being used. </w:t>
            </w:r>
          </w:p>
        </w:tc>
      </w:tr>
      <w:tr w:rsidR="00112A6B" w:rsidRPr="007C1446" w14:paraId="02A323D6" w14:textId="77777777">
        <w:tc>
          <w:tcPr>
            <w:tcW w:w="0" w:type="auto"/>
            <w:hideMark/>
          </w:tcPr>
          <w:p w14:paraId="7B8796FB" w14:textId="77777777" w:rsidR="00112A6B" w:rsidRPr="007C1446" w:rsidRDefault="00112A6B">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0B0F0D2D" w14:textId="524A1A8F" w:rsidR="00CD73AD" w:rsidRPr="00CD73AD" w:rsidRDefault="00CD73AD" w:rsidP="00CD73AD">
            <w:pPr>
              <w:spacing w:line="240" w:lineRule="auto"/>
              <w:rPr>
                <w:rFonts w:eastAsia="Times New Roman"/>
                <w:sz w:val="20"/>
                <w:szCs w:val="20"/>
                <w:lang w:val="en-US"/>
              </w:rPr>
            </w:pPr>
            <w:r w:rsidRPr="00CD73AD">
              <w:rPr>
                <w:rFonts w:eastAsia="Times New Roman"/>
                <w:sz w:val="20"/>
                <w:szCs w:val="20"/>
                <w:lang w:val="en-US"/>
              </w:rPr>
              <w:t xml:space="preserve">Could be implemented quickly, as </w:t>
            </w:r>
            <w:r w:rsidR="002B0648">
              <w:rPr>
                <w:rFonts w:eastAsia="Times New Roman"/>
                <w:sz w:val="20"/>
                <w:szCs w:val="20"/>
                <w:lang w:val="en-US"/>
              </w:rPr>
              <w:t xml:space="preserve">bureaucratic </w:t>
            </w:r>
            <w:r w:rsidRPr="00CD73AD">
              <w:rPr>
                <w:rFonts w:eastAsia="Times New Roman"/>
                <w:sz w:val="20"/>
                <w:szCs w:val="20"/>
                <w:lang w:val="en-US"/>
              </w:rPr>
              <w:t>structures are already in place</w:t>
            </w:r>
            <w:r w:rsidR="002B0648">
              <w:rPr>
                <w:rFonts w:eastAsia="Times New Roman"/>
                <w:sz w:val="20"/>
                <w:szCs w:val="20"/>
                <w:lang w:val="en-US"/>
              </w:rPr>
              <w:t xml:space="preserve"> and taxation update happen quite regularly.</w:t>
            </w:r>
          </w:p>
          <w:p w14:paraId="1BB82654" w14:textId="203E249B" w:rsidR="00112A6B" w:rsidRPr="00720FCC" w:rsidRDefault="00112A6B">
            <w:pPr>
              <w:spacing w:line="240" w:lineRule="auto"/>
              <w:rPr>
                <w:rFonts w:eastAsia="Times New Roman"/>
                <w:sz w:val="20"/>
                <w:szCs w:val="20"/>
                <w:lang w:val="en-US"/>
              </w:rPr>
            </w:pPr>
          </w:p>
        </w:tc>
      </w:tr>
      <w:tr w:rsidR="00112A6B" w:rsidRPr="007C1446" w14:paraId="058EBA9B" w14:textId="77777777">
        <w:tc>
          <w:tcPr>
            <w:tcW w:w="0" w:type="auto"/>
            <w:hideMark/>
          </w:tcPr>
          <w:p w14:paraId="47A26883" w14:textId="77777777" w:rsidR="00112A6B" w:rsidRPr="007C1446" w:rsidRDefault="00112A6B">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25B6DC6E" w14:textId="77777777" w:rsidR="00DD4DAD" w:rsidRPr="00DD4DAD" w:rsidRDefault="00DD4DAD" w:rsidP="00DD4DAD">
            <w:pPr>
              <w:spacing w:line="240" w:lineRule="auto"/>
              <w:rPr>
                <w:rFonts w:eastAsia="Times New Roman"/>
                <w:sz w:val="20"/>
                <w:szCs w:val="20"/>
                <w:lang w:val="en-US"/>
              </w:rPr>
            </w:pPr>
            <w:r w:rsidRPr="00DD4DAD">
              <w:rPr>
                <w:rFonts w:eastAsia="Times New Roman"/>
                <w:sz w:val="20"/>
                <w:szCs w:val="20"/>
                <w:lang w:val="en-US"/>
              </w:rPr>
              <w:t>A calculation of the costs and distribution of benefits would be required.</w:t>
            </w:r>
          </w:p>
          <w:p w14:paraId="3C904408" w14:textId="692E4DE6" w:rsidR="00112A6B" w:rsidRPr="00D36734" w:rsidRDefault="00112A6B">
            <w:pPr>
              <w:spacing w:line="240" w:lineRule="auto"/>
              <w:rPr>
                <w:rFonts w:eastAsia="Times New Roman"/>
                <w:sz w:val="20"/>
                <w:szCs w:val="20"/>
                <w:lang w:val="en-US"/>
              </w:rPr>
            </w:pPr>
          </w:p>
        </w:tc>
      </w:tr>
    </w:tbl>
    <w:p w14:paraId="7EAE908E" w14:textId="77777777" w:rsidR="00112A6B" w:rsidRDefault="00112A6B" w:rsidP="00D83E97">
      <w:pPr>
        <w:rPr>
          <w:b/>
          <w:bCs/>
          <w:lang w:val="en-GB" w:eastAsia="en-GB"/>
        </w:rPr>
      </w:pPr>
    </w:p>
    <w:tbl>
      <w:tblPr>
        <w:tblStyle w:val="Tabellenraster"/>
        <w:tblW w:w="0" w:type="auto"/>
        <w:tblLook w:val="04A0" w:firstRow="1" w:lastRow="0" w:firstColumn="1" w:lastColumn="0" w:noHBand="0" w:noVBand="1"/>
      </w:tblPr>
      <w:tblGrid>
        <w:gridCol w:w="2166"/>
        <w:gridCol w:w="7274"/>
      </w:tblGrid>
      <w:tr w:rsidR="00112A6B" w:rsidRPr="007C1446" w14:paraId="28213B81" w14:textId="77777777">
        <w:tc>
          <w:tcPr>
            <w:tcW w:w="0" w:type="auto"/>
            <w:hideMark/>
          </w:tcPr>
          <w:p w14:paraId="3B8786B4" w14:textId="77777777" w:rsidR="00112A6B" w:rsidRPr="007C1446" w:rsidRDefault="00112A6B">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5947875F" w14:textId="77777777" w:rsidR="00112A6B" w:rsidRPr="007C1446" w:rsidRDefault="00112A6B">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112A6B" w:rsidRPr="007C1446" w14:paraId="35188920" w14:textId="77777777">
        <w:tc>
          <w:tcPr>
            <w:tcW w:w="0" w:type="auto"/>
            <w:hideMark/>
          </w:tcPr>
          <w:p w14:paraId="1DF47E3C" w14:textId="77777777" w:rsidR="00112A6B" w:rsidRPr="007C1446" w:rsidRDefault="00112A6B">
            <w:pPr>
              <w:spacing w:line="240" w:lineRule="auto"/>
              <w:rPr>
                <w:rFonts w:eastAsia="Times New Roman"/>
                <w:sz w:val="20"/>
                <w:szCs w:val="20"/>
              </w:rPr>
            </w:pPr>
            <w:r w:rsidRPr="007C1446">
              <w:rPr>
                <w:rFonts w:eastAsia="Times New Roman"/>
                <w:b/>
                <w:bCs/>
                <w:sz w:val="20"/>
                <w:szCs w:val="20"/>
              </w:rPr>
              <w:lastRenderedPageBreak/>
              <w:t>Title of the policy (existing)</w:t>
            </w:r>
          </w:p>
        </w:tc>
        <w:tc>
          <w:tcPr>
            <w:tcW w:w="0" w:type="auto"/>
            <w:hideMark/>
          </w:tcPr>
          <w:p w14:paraId="134C84F2" w14:textId="77777777" w:rsidR="009B27B7" w:rsidRPr="009B27B7" w:rsidRDefault="009B27B7" w:rsidP="009B27B7">
            <w:pPr>
              <w:spacing w:line="240" w:lineRule="auto"/>
              <w:rPr>
                <w:rFonts w:eastAsia="Times New Roman"/>
                <w:sz w:val="20"/>
                <w:szCs w:val="20"/>
                <w:lang w:val="en-US"/>
              </w:rPr>
            </w:pPr>
            <w:r w:rsidRPr="009B27B7">
              <w:rPr>
                <w:rFonts w:eastAsia="Times New Roman"/>
                <w:sz w:val="20"/>
                <w:szCs w:val="20"/>
                <w:lang w:val="en-US"/>
              </w:rPr>
              <w:t>CO2 levy - CO2 Cost Allocation Act (CO2KostAufG)</w:t>
            </w:r>
          </w:p>
          <w:p w14:paraId="479B8A61" w14:textId="46B3C5F4" w:rsidR="00A776F3" w:rsidRPr="007C1446" w:rsidRDefault="009B27B7" w:rsidP="00A776F3">
            <w:pPr>
              <w:spacing w:line="240" w:lineRule="auto"/>
              <w:rPr>
                <w:rFonts w:eastAsia="Times New Roman"/>
                <w:sz w:val="20"/>
                <w:szCs w:val="20"/>
                <w:lang w:val="en-US"/>
              </w:rPr>
            </w:pPr>
            <w:r w:rsidRPr="009B27B7">
              <w:rPr>
                <w:rFonts w:eastAsia="Times New Roman"/>
                <w:sz w:val="20"/>
                <w:szCs w:val="20"/>
                <w:lang w:val="en-US"/>
              </w:rPr>
              <w:t>Based on the incentive system of the Fuel Emissions Trading Act</w:t>
            </w:r>
            <w:r w:rsidR="00263D54">
              <w:rPr>
                <w:rFonts w:eastAsia="Times New Roman"/>
                <w:sz w:val="20"/>
                <w:szCs w:val="20"/>
                <w:lang w:val="en-US"/>
              </w:rPr>
              <w:t xml:space="preserve"> (translating ETS 1 into national law)</w:t>
            </w:r>
          </w:p>
        </w:tc>
      </w:tr>
      <w:tr w:rsidR="00112A6B" w:rsidRPr="007C1446" w14:paraId="59345FF0" w14:textId="77777777">
        <w:tc>
          <w:tcPr>
            <w:tcW w:w="0" w:type="auto"/>
            <w:hideMark/>
          </w:tcPr>
          <w:p w14:paraId="09515AF5" w14:textId="77777777" w:rsidR="00112A6B" w:rsidRPr="007C1446" w:rsidRDefault="00112A6B">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111B23AD" w14:textId="43FB7DC6" w:rsidR="00112A6B" w:rsidRPr="007C1446" w:rsidRDefault="009B27B7">
            <w:pPr>
              <w:spacing w:line="240" w:lineRule="auto"/>
              <w:rPr>
                <w:rFonts w:eastAsia="Times New Roman"/>
                <w:sz w:val="20"/>
                <w:szCs w:val="20"/>
                <w:lang w:val="en-US"/>
              </w:rPr>
            </w:pPr>
            <w:r>
              <w:rPr>
                <w:rFonts w:eastAsia="Times New Roman"/>
                <w:sz w:val="20"/>
                <w:szCs w:val="20"/>
                <w:lang w:val="en-US"/>
              </w:rPr>
              <w:t>Housing</w:t>
            </w:r>
          </w:p>
        </w:tc>
      </w:tr>
      <w:tr w:rsidR="00112A6B" w:rsidRPr="007C1446" w14:paraId="511CCF8A" w14:textId="77777777">
        <w:tc>
          <w:tcPr>
            <w:tcW w:w="0" w:type="auto"/>
            <w:hideMark/>
          </w:tcPr>
          <w:p w14:paraId="49516DF4" w14:textId="77777777" w:rsidR="00112A6B" w:rsidRPr="007C1446" w:rsidRDefault="00112A6B">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1A3711C5" w14:textId="77777777" w:rsidR="00EC2E79" w:rsidRPr="00EC2E79" w:rsidRDefault="00EC2E79" w:rsidP="00EC2E79">
            <w:pPr>
              <w:spacing w:line="240" w:lineRule="auto"/>
              <w:rPr>
                <w:rFonts w:eastAsia="Times New Roman"/>
                <w:sz w:val="20"/>
                <w:szCs w:val="20"/>
                <w:lang w:val="en-US"/>
              </w:rPr>
            </w:pPr>
            <w:r w:rsidRPr="00EC2E79">
              <w:rPr>
                <w:rFonts w:eastAsia="Times New Roman"/>
                <w:sz w:val="20"/>
                <w:szCs w:val="20"/>
                <w:lang w:val="en-US"/>
              </w:rPr>
              <w:t>Penalizing the use of fossil fuels and incentivizing the use of renewable energies</w:t>
            </w:r>
          </w:p>
          <w:p w14:paraId="4DB17D58" w14:textId="2E1F8AEA" w:rsidR="00EC2E79" w:rsidRPr="00EC2E79" w:rsidRDefault="00EC2E79" w:rsidP="00EC2E79">
            <w:pPr>
              <w:spacing w:line="240" w:lineRule="auto"/>
              <w:rPr>
                <w:rFonts w:eastAsia="Times New Roman"/>
                <w:sz w:val="20"/>
                <w:szCs w:val="20"/>
                <w:lang w:val="en-US"/>
              </w:rPr>
            </w:pPr>
            <w:r w:rsidRPr="00EC2E79">
              <w:rPr>
                <w:rFonts w:ascii="Cambria Math" w:eastAsia="Times New Roman" w:hAnsi="Cambria Math" w:cs="Cambria Math"/>
                <w:sz w:val="20"/>
                <w:szCs w:val="20"/>
                <w:lang w:val="de-DE"/>
              </w:rPr>
              <w:t>⟶</w:t>
            </w:r>
            <w:r w:rsidRPr="00EC2E79">
              <w:rPr>
                <w:rFonts w:eastAsia="Times New Roman"/>
                <w:sz w:val="20"/>
                <w:szCs w:val="20"/>
                <w:lang w:val="en-US"/>
              </w:rPr>
              <w:t xml:space="preserve"> </w:t>
            </w:r>
            <w:r w:rsidR="00263D54">
              <w:rPr>
                <w:rFonts w:eastAsia="Times New Roman"/>
                <w:sz w:val="20"/>
                <w:szCs w:val="20"/>
                <w:lang w:val="en-US"/>
              </w:rPr>
              <w:t>Long term goal = r</w:t>
            </w:r>
            <w:r w:rsidRPr="00EC2E79">
              <w:rPr>
                <w:rFonts w:eastAsia="Times New Roman"/>
                <w:sz w:val="20"/>
                <w:szCs w:val="20"/>
                <w:lang w:val="en-US"/>
              </w:rPr>
              <w:t>educing CO2 emissions</w:t>
            </w:r>
          </w:p>
          <w:p w14:paraId="1F336E82" w14:textId="0C9E8605" w:rsidR="00EC2E79" w:rsidRPr="00EC2E79" w:rsidRDefault="00EC2E79" w:rsidP="00EC2E79">
            <w:pPr>
              <w:spacing w:line="240" w:lineRule="auto"/>
              <w:rPr>
                <w:rFonts w:eastAsia="Times New Roman"/>
                <w:sz w:val="20"/>
                <w:szCs w:val="20"/>
                <w:lang w:val="en-US"/>
              </w:rPr>
            </w:pPr>
            <w:r w:rsidRPr="00EC2E79">
              <w:rPr>
                <w:rFonts w:eastAsia="Times New Roman"/>
                <w:sz w:val="20"/>
                <w:szCs w:val="20"/>
                <w:lang w:val="en-US"/>
              </w:rPr>
              <w:t>The purpose of this law is to divide the costs of carbon dioxide between landlords and tenants according to</w:t>
            </w:r>
            <w:r w:rsidR="00ED34EF">
              <w:rPr>
                <w:rFonts w:eastAsia="Times New Roman"/>
                <w:sz w:val="20"/>
                <w:szCs w:val="20"/>
                <w:lang w:val="en-US"/>
              </w:rPr>
              <w:t xml:space="preserve"> </w:t>
            </w:r>
            <w:r w:rsidRPr="00EC2E79">
              <w:rPr>
                <w:rFonts w:eastAsia="Times New Roman"/>
                <w:sz w:val="20"/>
                <w:szCs w:val="20"/>
                <w:lang w:val="en-US"/>
              </w:rPr>
              <w:t>their areas of responsibility and influence on the carbon dioxide emissions of a building.</w:t>
            </w:r>
          </w:p>
          <w:p w14:paraId="53F3F578" w14:textId="54CB66E4" w:rsidR="00112A6B" w:rsidRPr="007C1446" w:rsidRDefault="00112A6B">
            <w:pPr>
              <w:spacing w:line="240" w:lineRule="auto"/>
              <w:rPr>
                <w:rFonts w:eastAsia="Times New Roman"/>
                <w:sz w:val="20"/>
                <w:szCs w:val="20"/>
              </w:rPr>
            </w:pPr>
          </w:p>
        </w:tc>
      </w:tr>
      <w:tr w:rsidR="00112A6B" w:rsidRPr="007C1446" w14:paraId="3554511D" w14:textId="77777777">
        <w:tc>
          <w:tcPr>
            <w:tcW w:w="0" w:type="auto"/>
            <w:hideMark/>
          </w:tcPr>
          <w:p w14:paraId="5952BDE5" w14:textId="77777777" w:rsidR="00112A6B" w:rsidRPr="007C1446" w:rsidRDefault="00112A6B">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04786035" w14:textId="6BFFB4FD" w:rsidR="00EC2E79" w:rsidRPr="00EC2E79" w:rsidRDefault="00EC2E79" w:rsidP="00EC2E79">
            <w:pPr>
              <w:spacing w:line="240" w:lineRule="auto"/>
              <w:rPr>
                <w:rFonts w:eastAsia="Times New Roman"/>
                <w:sz w:val="20"/>
                <w:szCs w:val="20"/>
                <w:lang w:val="en-US"/>
              </w:rPr>
            </w:pPr>
            <w:r w:rsidRPr="00EC2E79">
              <w:rPr>
                <w:rFonts w:eastAsia="Times New Roman"/>
                <w:sz w:val="20"/>
                <w:szCs w:val="20"/>
                <w:lang w:val="en-US"/>
              </w:rPr>
              <w:t xml:space="preserve">A “fair” distribution of the </w:t>
            </w:r>
            <w:r w:rsidR="00ED34EF">
              <w:rPr>
                <w:rFonts w:eastAsia="Times New Roman"/>
                <w:sz w:val="20"/>
                <w:szCs w:val="20"/>
                <w:lang w:val="en-US"/>
              </w:rPr>
              <w:t xml:space="preserve">consumption of CO2 under the </w:t>
            </w:r>
            <w:r w:rsidRPr="00EC2E79">
              <w:rPr>
                <w:rFonts w:eastAsia="Times New Roman"/>
                <w:sz w:val="20"/>
                <w:szCs w:val="20"/>
                <w:lang w:val="en-US"/>
              </w:rPr>
              <w:t xml:space="preserve">incentive system </w:t>
            </w:r>
            <w:r w:rsidR="00ED34EF">
              <w:rPr>
                <w:rFonts w:eastAsia="Times New Roman"/>
                <w:sz w:val="20"/>
                <w:szCs w:val="20"/>
                <w:lang w:val="en-US"/>
              </w:rPr>
              <w:t>of</w:t>
            </w:r>
            <w:r w:rsidRPr="00EC2E79">
              <w:rPr>
                <w:rFonts w:eastAsia="Times New Roman"/>
                <w:sz w:val="20"/>
                <w:szCs w:val="20"/>
                <w:lang w:val="en-US"/>
              </w:rPr>
              <w:t xml:space="preserve"> the Fuel Emissions Trading Act.</w:t>
            </w:r>
          </w:p>
          <w:p w14:paraId="564BCF16" w14:textId="717A8620" w:rsidR="00112A6B" w:rsidRPr="007C1446" w:rsidRDefault="00112A6B">
            <w:pPr>
              <w:spacing w:line="240" w:lineRule="auto"/>
              <w:rPr>
                <w:rFonts w:eastAsia="Times New Roman"/>
                <w:sz w:val="20"/>
                <w:szCs w:val="20"/>
              </w:rPr>
            </w:pPr>
          </w:p>
        </w:tc>
      </w:tr>
      <w:tr w:rsidR="00112A6B" w:rsidRPr="007C1446" w14:paraId="26141B07" w14:textId="77777777">
        <w:tc>
          <w:tcPr>
            <w:tcW w:w="0" w:type="auto"/>
            <w:hideMark/>
          </w:tcPr>
          <w:p w14:paraId="7EB8A25E" w14:textId="77777777" w:rsidR="00112A6B" w:rsidRPr="007C1446" w:rsidRDefault="00112A6B">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18C15E48" w14:textId="77777777" w:rsidR="00EC2E79" w:rsidRPr="00EC2E79" w:rsidRDefault="00EC2E79" w:rsidP="00EC2E79">
            <w:pPr>
              <w:spacing w:line="240" w:lineRule="auto"/>
              <w:rPr>
                <w:rFonts w:eastAsia="Times New Roman"/>
                <w:sz w:val="20"/>
                <w:szCs w:val="20"/>
                <w:lang w:val="en-US"/>
              </w:rPr>
            </w:pPr>
            <w:r w:rsidRPr="00EC2E79">
              <w:rPr>
                <w:rFonts w:eastAsia="Times New Roman"/>
                <w:sz w:val="20"/>
                <w:szCs w:val="20"/>
                <w:lang w:val="en-US"/>
              </w:rPr>
              <w:t>Tenants often have no influence on the existing infrastructure, but often pay more.</w:t>
            </w:r>
          </w:p>
          <w:p w14:paraId="4D4AB46A" w14:textId="549B747D" w:rsidR="00EC2E79" w:rsidRPr="00EC2E79" w:rsidRDefault="00EC2E79" w:rsidP="00EC2E79">
            <w:pPr>
              <w:spacing w:line="240" w:lineRule="auto"/>
              <w:rPr>
                <w:rFonts w:eastAsia="Times New Roman"/>
                <w:sz w:val="20"/>
                <w:szCs w:val="20"/>
                <w:lang w:val="en-US"/>
              </w:rPr>
            </w:pPr>
            <w:r w:rsidRPr="00EC2E79">
              <w:rPr>
                <w:rFonts w:eastAsia="Times New Roman"/>
                <w:sz w:val="20"/>
                <w:szCs w:val="20"/>
                <w:lang w:val="en-US"/>
              </w:rPr>
              <w:t xml:space="preserve">When renting single-family homes or apartments with </w:t>
            </w:r>
            <w:r w:rsidR="00EE2EE4">
              <w:rPr>
                <w:rFonts w:eastAsia="Times New Roman"/>
                <w:sz w:val="20"/>
                <w:szCs w:val="20"/>
                <w:lang w:val="en-US"/>
              </w:rPr>
              <w:t xml:space="preserve">floor </w:t>
            </w:r>
            <w:r w:rsidRPr="00EC2E79">
              <w:rPr>
                <w:rFonts w:eastAsia="Times New Roman"/>
                <w:sz w:val="20"/>
                <w:szCs w:val="20"/>
                <w:lang w:val="en-US"/>
              </w:rPr>
              <w:t>gas heating, the mechanism requires tenants to reclaim the money from landlords—which in turn creates obstacles.</w:t>
            </w:r>
          </w:p>
          <w:p w14:paraId="0C39F261" w14:textId="1815D60D" w:rsidR="00112A6B" w:rsidRPr="007C1446" w:rsidRDefault="00112A6B">
            <w:pPr>
              <w:spacing w:line="240" w:lineRule="auto"/>
              <w:rPr>
                <w:rFonts w:eastAsia="Times New Roman"/>
                <w:sz w:val="20"/>
                <w:szCs w:val="20"/>
              </w:rPr>
            </w:pPr>
          </w:p>
        </w:tc>
      </w:tr>
      <w:tr w:rsidR="00112A6B" w:rsidRPr="007C1446" w14:paraId="4D25159E" w14:textId="77777777">
        <w:tc>
          <w:tcPr>
            <w:tcW w:w="0" w:type="auto"/>
            <w:hideMark/>
          </w:tcPr>
          <w:p w14:paraId="6C5DA053"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092578C2" w14:textId="1146A7A0" w:rsidR="002027E7" w:rsidRPr="002027E7" w:rsidRDefault="002027E7" w:rsidP="009B782A">
            <w:pPr>
              <w:numPr>
                <w:ilvl w:val="0"/>
                <w:numId w:val="24"/>
              </w:numPr>
              <w:spacing w:line="240" w:lineRule="auto"/>
              <w:rPr>
                <w:rFonts w:eastAsia="Times New Roman"/>
                <w:sz w:val="20"/>
                <w:szCs w:val="20"/>
                <w:lang w:val="en-US"/>
              </w:rPr>
            </w:pPr>
            <w:r w:rsidRPr="002027E7">
              <w:rPr>
                <w:rFonts w:eastAsia="Times New Roman"/>
                <w:sz w:val="20"/>
                <w:szCs w:val="20"/>
                <w:lang w:val="en-US"/>
              </w:rPr>
              <w:t>Change the way costs are distributed</w:t>
            </w:r>
            <w:r w:rsidR="00835C44">
              <w:rPr>
                <w:rFonts w:eastAsia="Times New Roman"/>
                <w:sz w:val="20"/>
                <w:szCs w:val="20"/>
                <w:lang w:val="en-US"/>
              </w:rPr>
              <w:t xml:space="preserve">, e.g. landlords pay </w:t>
            </w:r>
            <w:r w:rsidR="000A3F39">
              <w:rPr>
                <w:rFonts w:eastAsia="Times New Roman"/>
                <w:sz w:val="20"/>
                <w:szCs w:val="20"/>
                <w:lang w:val="en-US"/>
              </w:rPr>
              <w:t>everything as they are responsible for the infrastructure</w:t>
            </w:r>
          </w:p>
          <w:p w14:paraId="7D965555" w14:textId="239477BF" w:rsidR="002027E7" w:rsidRPr="002027E7" w:rsidRDefault="002027E7" w:rsidP="009B782A">
            <w:pPr>
              <w:numPr>
                <w:ilvl w:val="0"/>
                <w:numId w:val="24"/>
              </w:numPr>
              <w:spacing w:line="240" w:lineRule="auto"/>
              <w:rPr>
                <w:rFonts w:eastAsia="Times New Roman"/>
                <w:sz w:val="20"/>
                <w:szCs w:val="20"/>
                <w:lang w:val="en-US"/>
              </w:rPr>
            </w:pPr>
            <w:r w:rsidRPr="002027E7">
              <w:rPr>
                <w:rFonts w:eastAsia="Times New Roman"/>
                <w:sz w:val="20"/>
                <w:szCs w:val="20"/>
                <w:lang w:val="en-US"/>
              </w:rPr>
              <w:t xml:space="preserve">Set higher thresholds for landlords than currently planned, so that landlords </w:t>
            </w:r>
            <w:r w:rsidR="004F51DA">
              <w:rPr>
                <w:rFonts w:eastAsia="Times New Roman"/>
                <w:sz w:val="20"/>
                <w:szCs w:val="20"/>
                <w:lang w:val="en-US"/>
              </w:rPr>
              <w:t xml:space="preserve">change </w:t>
            </w:r>
            <w:r w:rsidRPr="002027E7">
              <w:rPr>
                <w:rFonts w:eastAsia="Times New Roman"/>
                <w:sz w:val="20"/>
                <w:szCs w:val="20"/>
                <w:lang w:val="en-US"/>
              </w:rPr>
              <w:t>their heating systems.</w:t>
            </w:r>
          </w:p>
          <w:p w14:paraId="0B549A30" w14:textId="77777777" w:rsidR="002027E7" w:rsidRPr="002027E7" w:rsidRDefault="002027E7" w:rsidP="009B782A">
            <w:pPr>
              <w:numPr>
                <w:ilvl w:val="0"/>
                <w:numId w:val="24"/>
              </w:numPr>
              <w:spacing w:line="240" w:lineRule="auto"/>
              <w:rPr>
                <w:rFonts w:eastAsia="Times New Roman"/>
                <w:sz w:val="20"/>
                <w:szCs w:val="20"/>
                <w:lang w:val="en-US"/>
              </w:rPr>
            </w:pPr>
            <w:r w:rsidRPr="002027E7">
              <w:rPr>
                <w:rFonts w:eastAsia="Times New Roman"/>
                <w:sz w:val="20"/>
                <w:szCs w:val="20"/>
                <w:lang w:val="en-US"/>
              </w:rPr>
              <w:t>Adjust regulations depending on the type of heating.</w:t>
            </w:r>
          </w:p>
          <w:p w14:paraId="47ABE41A" w14:textId="39464698" w:rsidR="002027E7" w:rsidRPr="004F51DA" w:rsidRDefault="002027E7" w:rsidP="009B782A">
            <w:pPr>
              <w:numPr>
                <w:ilvl w:val="0"/>
                <w:numId w:val="24"/>
              </w:numPr>
              <w:spacing w:line="240" w:lineRule="auto"/>
              <w:rPr>
                <w:rFonts w:eastAsia="Times New Roman"/>
                <w:sz w:val="20"/>
                <w:szCs w:val="20"/>
                <w:lang w:val="en-US"/>
              </w:rPr>
            </w:pPr>
            <w:r w:rsidRPr="004F51DA">
              <w:rPr>
                <w:rFonts w:eastAsia="Times New Roman"/>
                <w:sz w:val="20"/>
                <w:szCs w:val="20"/>
                <w:lang w:val="en-US"/>
              </w:rPr>
              <w:t>Introduce a hardship clause</w:t>
            </w:r>
            <w:r w:rsidR="004F51DA" w:rsidRPr="004F51DA">
              <w:rPr>
                <w:rFonts w:eastAsia="Times New Roman"/>
                <w:sz w:val="20"/>
                <w:szCs w:val="20"/>
                <w:lang w:val="en-US"/>
              </w:rPr>
              <w:t>, f</w:t>
            </w:r>
            <w:r w:rsidR="004F51DA">
              <w:rPr>
                <w:rFonts w:eastAsia="Times New Roman"/>
                <w:sz w:val="20"/>
                <w:szCs w:val="20"/>
                <w:lang w:val="en-US"/>
              </w:rPr>
              <w:t xml:space="preserve">or tenants that cannot pay extra costs or have </w:t>
            </w:r>
            <w:r w:rsidR="001850AB">
              <w:rPr>
                <w:rFonts w:eastAsia="Times New Roman"/>
                <w:sz w:val="20"/>
                <w:szCs w:val="20"/>
                <w:lang w:val="en-US"/>
              </w:rPr>
              <w:t>special needs for high energy consumption due to chronic sickness or disabilities.</w:t>
            </w:r>
          </w:p>
          <w:p w14:paraId="5EDC869D" w14:textId="556E7258" w:rsidR="00112A6B" w:rsidRPr="007C1446" w:rsidRDefault="00112A6B">
            <w:pPr>
              <w:spacing w:line="240" w:lineRule="auto"/>
              <w:rPr>
                <w:rFonts w:eastAsia="Times New Roman"/>
                <w:sz w:val="20"/>
                <w:szCs w:val="20"/>
                <w:lang w:val="en-US"/>
              </w:rPr>
            </w:pPr>
          </w:p>
        </w:tc>
      </w:tr>
      <w:tr w:rsidR="00112A6B" w:rsidRPr="007C1446" w14:paraId="36F9B83A" w14:textId="77777777">
        <w:tc>
          <w:tcPr>
            <w:tcW w:w="0" w:type="auto"/>
            <w:hideMark/>
          </w:tcPr>
          <w:p w14:paraId="22BB2D69"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01C9D4EA" w14:textId="6AA23B9D" w:rsidR="00112A6B" w:rsidRPr="007C1446" w:rsidRDefault="00112A6B">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2027E7">
              <w:rPr>
                <w:rFonts w:eastAsia="Times New Roman"/>
                <w:sz w:val="20"/>
                <w:szCs w:val="20"/>
                <w:lang w:val="en-US"/>
              </w:rPr>
              <w:t xml:space="preserve"> </w:t>
            </w:r>
            <w:r w:rsidR="002027E7" w:rsidRPr="002027E7">
              <w:rPr>
                <w:rFonts w:eastAsia="Times New Roman"/>
                <w:b/>
                <w:bCs/>
                <w:sz w:val="20"/>
                <w:szCs w:val="20"/>
                <w:lang w:val="en-US"/>
              </w:rPr>
              <w:t>x</w:t>
            </w:r>
            <w:r w:rsidRPr="044DB4E3">
              <w:rPr>
                <w:rFonts w:eastAsia="Times New Roman"/>
                <w:sz w:val="20"/>
                <w:szCs w:val="20"/>
                <w:lang w:val="en-US"/>
              </w:rPr>
              <w:t xml:space="preserve"> Regulation (laws, standards, bans, requirements)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Economic incentives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112A6B" w:rsidRPr="007C1446" w14:paraId="53A58251" w14:textId="77777777">
        <w:tc>
          <w:tcPr>
            <w:tcW w:w="0" w:type="auto"/>
            <w:hideMark/>
          </w:tcPr>
          <w:p w14:paraId="251D4AC9" w14:textId="77777777" w:rsidR="00112A6B" w:rsidRPr="007C1446" w:rsidRDefault="00112A6B">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10C2B4E9" w14:textId="77777777" w:rsidR="002027E7" w:rsidRPr="002027E7" w:rsidRDefault="002027E7" w:rsidP="002027E7">
            <w:pPr>
              <w:spacing w:line="240" w:lineRule="auto"/>
              <w:rPr>
                <w:rFonts w:eastAsia="Times New Roman"/>
                <w:sz w:val="20"/>
                <w:szCs w:val="20"/>
              </w:rPr>
            </w:pPr>
            <w:r w:rsidRPr="002027E7">
              <w:rPr>
                <w:rFonts w:eastAsia="Times New Roman"/>
                <w:sz w:val="20"/>
                <w:szCs w:val="20"/>
              </w:rPr>
              <w:t>Federal ministries</w:t>
            </w:r>
          </w:p>
          <w:p w14:paraId="18A3063E" w14:textId="77777777" w:rsidR="002027E7" w:rsidRPr="002027E7" w:rsidRDefault="002027E7" w:rsidP="002027E7">
            <w:pPr>
              <w:spacing w:line="240" w:lineRule="auto"/>
              <w:rPr>
                <w:rFonts w:eastAsia="Times New Roman"/>
                <w:sz w:val="20"/>
                <w:szCs w:val="20"/>
              </w:rPr>
            </w:pPr>
            <w:r w:rsidRPr="002027E7">
              <w:rPr>
                <w:rFonts w:eastAsia="Times New Roman"/>
                <w:sz w:val="20"/>
                <w:szCs w:val="20"/>
              </w:rPr>
              <w:t>Landlords</w:t>
            </w:r>
          </w:p>
          <w:p w14:paraId="413349D2" w14:textId="65858B72" w:rsidR="002027E7" w:rsidRPr="002027E7" w:rsidRDefault="002027E7" w:rsidP="002027E7">
            <w:pPr>
              <w:spacing w:line="240" w:lineRule="auto"/>
              <w:rPr>
                <w:rFonts w:eastAsia="Times New Roman"/>
                <w:sz w:val="20"/>
                <w:szCs w:val="20"/>
              </w:rPr>
            </w:pPr>
            <w:r w:rsidRPr="002027E7">
              <w:rPr>
                <w:rFonts w:eastAsia="Times New Roman"/>
                <w:sz w:val="20"/>
                <w:szCs w:val="20"/>
              </w:rPr>
              <w:t>Tenants</w:t>
            </w:r>
            <w:r w:rsidR="003A199E">
              <w:rPr>
                <w:rFonts w:eastAsia="Times New Roman"/>
                <w:sz w:val="20"/>
                <w:szCs w:val="20"/>
              </w:rPr>
              <w:t xml:space="preserve"> and their representatives</w:t>
            </w:r>
          </w:p>
          <w:p w14:paraId="67A3DA33" w14:textId="77777777" w:rsidR="002027E7" w:rsidRPr="002027E7" w:rsidRDefault="002027E7" w:rsidP="002027E7">
            <w:pPr>
              <w:spacing w:line="240" w:lineRule="auto"/>
              <w:rPr>
                <w:rFonts w:eastAsia="Times New Roman"/>
                <w:sz w:val="20"/>
                <w:szCs w:val="20"/>
              </w:rPr>
            </w:pPr>
            <w:r w:rsidRPr="002027E7">
              <w:rPr>
                <w:rFonts w:eastAsia="Times New Roman"/>
                <w:sz w:val="20"/>
                <w:szCs w:val="20"/>
              </w:rPr>
              <w:t>Financial experts</w:t>
            </w:r>
          </w:p>
          <w:p w14:paraId="6FCAD6F6" w14:textId="13F6B95C" w:rsidR="00112A6B" w:rsidRPr="007C1446" w:rsidRDefault="002027E7" w:rsidP="002027E7">
            <w:pPr>
              <w:spacing w:line="240" w:lineRule="auto"/>
              <w:rPr>
                <w:rFonts w:eastAsia="Times New Roman"/>
                <w:sz w:val="20"/>
                <w:szCs w:val="20"/>
              </w:rPr>
            </w:pPr>
            <w:r w:rsidRPr="002027E7">
              <w:rPr>
                <w:rFonts w:eastAsia="Times New Roman"/>
                <w:sz w:val="20"/>
                <w:szCs w:val="20"/>
              </w:rPr>
              <w:t>Climate experts</w:t>
            </w:r>
          </w:p>
        </w:tc>
      </w:tr>
      <w:tr w:rsidR="00112A6B" w:rsidRPr="007C1446" w14:paraId="07F8D719" w14:textId="77777777">
        <w:tc>
          <w:tcPr>
            <w:tcW w:w="0" w:type="auto"/>
            <w:gridSpan w:val="2"/>
          </w:tcPr>
          <w:p w14:paraId="0F854D72" w14:textId="77777777" w:rsidR="00112A6B" w:rsidRPr="007C1446" w:rsidRDefault="00112A6B">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112A6B" w:rsidRPr="007C1446" w14:paraId="79CBCE6F" w14:textId="77777777">
        <w:tc>
          <w:tcPr>
            <w:tcW w:w="0" w:type="auto"/>
          </w:tcPr>
          <w:p w14:paraId="706094E6" w14:textId="77777777" w:rsidR="00112A6B" w:rsidRPr="007C1446" w:rsidRDefault="00112A6B">
            <w:pPr>
              <w:spacing w:line="240" w:lineRule="auto"/>
              <w:rPr>
                <w:rFonts w:eastAsia="Times New Roman"/>
                <w:sz w:val="20"/>
                <w:szCs w:val="20"/>
              </w:rPr>
            </w:pPr>
            <w:r w:rsidRPr="007C1446">
              <w:rPr>
                <w:rFonts w:eastAsia="Times New Roman"/>
                <w:sz w:val="20"/>
                <w:szCs w:val="20"/>
              </w:rPr>
              <w:t>Age range</w:t>
            </w:r>
          </w:p>
        </w:tc>
        <w:tc>
          <w:tcPr>
            <w:tcW w:w="0" w:type="auto"/>
          </w:tcPr>
          <w:p w14:paraId="443D2BF2" w14:textId="77777777" w:rsidR="00112A6B" w:rsidRPr="007C1446" w:rsidRDefault="00112A6B">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112A6B" w:rsidRPr="007C1446" w14:paraId="0C1162F8" w14:textId="77777777">
        <w:tc>
          <w:tcPr>
            <w:tcW w:w="0" w:type="auto"/>
            <w:hideMark/>
          </w:tcPr>
          <w:p w14:paraId="1ABB6B44" w14:textId="77777777" w:rsidR="00112A6B" w:rsidRPr="007C1446" w:rsidRDefault="00112A6B">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230EDBC2" w14:textId="24E389E2" w:rsidR="00112A6B" w:rsidRPr="007C1446" w:rsidRDefault="000D11B2">
            <w:pPr>
              <w:spacing w:line="240" w:lineRule="auto"/>
              <w:rPr>
                <w:rFonts w:eastAsia="Times New Roman"/>
                <w:sz w:val="20"/>
                <w:szCs w:val="20"/>
              </w:rPr>
            </w:pPr>
            <w:r>
              <w:rPr>
                <w:rFonts w:eastAsia="Times New Roman"/>
                <w:sz w:val="20"/>
                <w:szCs w:val="20"/>
              </w:rPr>
              <w:t>x</w:t>
            </w:r>
            <w:r w:rsidR="00112A6B" w:rsidRPr="007C1446">
              <w:rPr>
                <w:rFonts w:eastAsia="Times New Roman"/>
                <w:sz w:val="20"/>
                <w:szCs w:val="20"/>
              </w:rPr>
              <w:t xml:space="preserve"> Yes</w:t>
            </w:r>
            <w:r w:rsidR="00112A6B" w:rsidRPr="007C1446">
              <w:rPr>
                <w:rFonts w:eastAsia="Times New Roman"/>
                <w:sz w:val="20"/>
                <w:szCs w:val="20"/>
              </w:rPr>
              <w:t> </w:t>
            </w:r>
            <w:r w:rsidR="00112A6B" w:rsidRPr="007C1446">
              <w:rPr>
                <w:rFonts w:ascii="Segoe UI Symbol" w:eastAsia="Times New Roman" w:hAnsi="Segoe UI Symbol" w:cs="Segoe UI Symbol"/>
                <w:sz w:val="20"/>
                <w:szCs w:val="20"/>
              </w:rPr>
              <w:t>☐</w:t>
            </w:r>
            <w:r w:rsidR="00112A6B" w:rsidRPr="007C1446">
              <w:rPr>
                <w:rFonts w:eastAsia="Times New Roman"/>
                <w:sz w:val="20"/>
                <w:szCs w:val="20"/>
              </w:rPr>
              <w:t xml:space="preserve"> No</w:t>
            </w:r>
          </w:p>
        </w:tc>
      </w:tr>
      <w:tr w:rsidR="00112A6B" w:rsidRPr="007C1446" w14:paraId="7ABD1A48" w14:textId="77777777">
        <w:tc>
          <w:tcPr>
            <w:tcW w:w="0" w:type="auto"/>
            <w:hideMark/>
          </w:tcPr>
          <w:p w14:paraId="120E6E22" w14:textId="77777777" w:rsidR="00112A6B" w:rsidRPr="007C1446" w:rsidRDefault="00112A6B">
            <w:pPr>
              <w:spacing w:line="240" w:lineRule="auto"/>
              <w:rPr>
                <w:rFonts w:eastAsia="Times New Roman"/>
                <w:sz w:val="20"/>
                <w:szCs w:val="20"/>
              </w:rPr>
            </w:pPr>
            <w:r w:rsidRPr="007C1446">
              <w:rPr>
                <w:rFonts w:eastAsia="Times New Roman"/>
                <w:sz w:val="20"/>
                <w:szCs w:val="20"/>
              </w:rPr>
              <w:t>Gender</w:t>
            </w:r>
          </w:p>
        </w:tc>
        <w:tc>
          <w:tcPr>
            <w:tcW w:w="0" w:type="auto"/>
            <w:hideMark/>
          </w:tcPr>
          <w:p w14:paraId="4EA3BE01"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112A6B" w:rsidRPr="007C1446" w14:paraId="697CB0B2" w14:textId="77777777">
        <w:tc>
          <w:tcPr>
            <w:tcW w:w="0" w:type="auto"/>
          </w:tcPr>
          <w:p w14:paraId="43A627E7" w14:textId="77777777" w:rsidR="00112A6B" w:rsidRPr="007C1446" w:rsidRDefault="00112A6B">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5855AA8C" w14:textId="77777777" w:rsidR="00112A6B" w:rsidRPr="007C1446" w:rsidRDefault="00112A6B">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112A6B" w:rsidRPr="007C1446" w14:paraId="4D51BB75" w14:textId="77777777">
        <w:tc>
          <w:tcPr>
            <w:tcW w:w="0" w:type="auto"/>
            <w:hideMark/>
          </w:tcPr>
          <w:p w14:paraId="6F9395D2" w14:textId="77777777" w:rsidR="00112A6B" w:rsidRPr="007C1446" w:rsidRDefault="00112A6B">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0BE78E7B"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112A6B" w:rsidRPr="007C1446" w14:paraId="778EA552" w14:textId="77777777">
        <w:tc>
          <w:tcPr>
            <w:tcW w:w="0" w:type="auto"/>
            <w:hideMark/>
          </w:tcPr>
          <w:p w14:paraId="539148E0" w14:textId="77777777" w:rsidR="00112A6B" w:rsidRPr="007C1446" w:rsidRDefault="00112A6B">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07A59D42"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112A6B" w:rsidRPr="007C1446" w14:paraId="1F503AEB" w14:textId="77777777">
        <w:tc>
          <w:tcPr>
            <w:tcW w:w="0" w:type="auto"/>
            <w:hideMark/>
          </w:tcPr>
          <w:p w14:paraId="36692B68" w14:textId="77777777" w:rsidR="00112A6B" w:rsidRPr="007C1446" w:rsidRDefault="00112A6B">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7BB30EEB"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112A6B" w:rsidRPr="007C1446" w14:paraId="2AD568C4" w14:textId="77777777">
        <w:tc>
          <w:tcPr>
            <w:tcW w:w="0" w:type="auto"/>
            <w:hideMark/>
          </w:tcPr>
          <w:p w14:paraId="63F1126D" w14:textId="77777777" w:rsidR="00112A6B" w:rsidRPr="007C1446" w:rsidRDefault="00112A6B">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325CBD42"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12A6B" w:rsidRPr="007C1446" w14:paraId="44AEAAF4" w14:textId="77777777">
        <w:tc>
          <w:tcPr>
            <w:tcW w:w="0" w:type="auto"/>
            <w:hideMark/>
          </w:tcPr>
          <w:p w14:paraId="5820EE3C" w14:textId="77777777" w:rsidR="00112A6B" w:rsidRPr="007C1446" w:rsidRDefault="00112A6B">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02605522"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12A6B" w:rsidRPr="007C1446" w14:paraId="3856DF0B" w14:textId="77777777">
        <w:tc>
          <w:tcPr>
            <w:tcW w:w="0" w:type="auto"/>
            <w:hideMark/>
          </w:tcPr>
          <w:p w14:paraId="7BE135EB" w14:textId="77777777" w:rsidR="00112A6B" w:rsidRPr="007C1446" w:rsidRDefault="00112A6B">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09DE8311" w14:textId="1E76CF5D" w:rsidR="00112A6B" w:rsidRPr="007C1446" w:rsidRDefault="007C7AAD">
            <w:pPr>
              <w:spacing w:line="240" w:lineRule="auto"/>
              <w:rPr>
                <w:rFonts w:eastAsia="Times New Roman"/>
                <w:sz w:val="20"/>
                <w:szCs w:val="20"/>
                <w:lang w:val="en-US"/>
              </w:rPr>
            </w:pPr>
            <w:r>
              <w:rPr>
                <w:rFonts w:eastAsia="Times New Roman"/>
                <w:sz w:val="20"/>
                <w:szCs w:val="20"/>
                <w:lang w:val="en-US"/>
              </w:rPr>
              <w:t>x</w:t>
            </w:r>
            <w:r w:rsidR="00112A6B" w:rsidRPr="044DB4E3">
              <w:rPr>
                <w:rFonts w:eastAsia="Times New Roman"/>
                <w:sz w:val="20"/>
                <w:szCs w:val="20"/>
                <w:lang w:val="en-US"/>
              </w:rPr>
              <w:t xml:space="preserve"> Yes</w:t>
            </w:r>
            <w:r w:rsidR="00112A6B" w:rsidRPr="044DB4E3">
              <w:rPr>
                <w:rFonts w:eastAsia="Times New Roman"/>
                <w:sz w:val="20"/>
                <w:szCs w:val="20"/>
                <w:lang w:val="en-US"/>
              </w:rPr>
              <w:t> </w:t>
            </w:r>
            <w:r w:rsidR="00112A6B" w:rsidRPr="044DB4E3">
              <w:rPr>
                <w:rFonts w:eastAsia="Times New Roman"/>
                <w:sz w:val="20"/>
                <w:szCs w:val="20"/>
                <w:lang w:val="en-US"/>
              </w:rPr>
              <w:t> </w:t>
            </w:r>
            <w:r w:rsidR="00112A6B" w:rsidRPr="044DB4E3">
              <w:rPr>
                <w:rFonts w:ascii="Segoe UI Symbol" w:eastAsia="Times New Roman" w:hAnsi="Segoe UI Symbol" w:cs="Segoe UI Symbol"/>
                <w:sz w:val="20"/>
                <w:szCs w:val="20"/>
                <w:lang w:val="en-US"/>
              </w:rPr>
              <w:t>☐</w:t>
            </w:r>
            <w:r w:rsidR="00112A6B" w:rsidRPr="044DB4E3">
              <w:rPr>
                <w:rFonts w:eastAsia="Times New Roman"/>
                <w:sz w:val="20"/>
                <w:szCs w:val="20"/>
                <w:lang w:val="en-US"/>
              </w:rPr>
              <w:t xml:space="preserve"> No</w:t>
            </w:r>
          </w:p>
        </w:tc>
      </w:tr>
      <w:tr w:rsidR="00112A6B" w:rsidRPr="007C1446" w14:paraId="7899FBA5" w14:textId="77777777">
        <w:tc>
          <w:tcPr>
            <w:tcW w:w="0" w:type="auto"/>
            <w:hideMark/>
          </w:tcPr>
          <w:p w14:paraId="77B787DA" w14:textId="77777777" w:rsidR="00112A6B" w:rsidRPr="007C1446" w:rsidRDefault="00112A6B">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56E3B4C0" w14:textId="486ECF73" w:rsidR="00112A6B" w:rsidRPr="007C1446" w:rsidRDefault="007C7AAD">
            <w:pPr>
              <w:spacing w:line="240" w:lineRule="auto"/>
              <w:rPr>
                <w:rFonts w:eastAsia="Times New Roman"/>
                <w:sz w:val="20"/>
                <w:szCs w:val="20"/>
                <w:lang w:val="en-US"/>
              </w:rPr>
            </w:pPr>
            <w:r>
              <w:rPr>
                <w:rFonts w:eastAsia="Times New Roman"/>
                <w:sz w:val="20"/>
                <w:szCs w:val="20"/>
                <w:lang w:val="en-US"/>
              </w:rPr>
              <w:t>x</w:t>
            </w:r>
            <w:r w:rsidR="00112A6B" w:rsidRPr="044DB4E3">
              <w:rPr>
                <w:rFonts w:eastAsia="Times New Roman"/>
                <w:sz w:val="20"/>
                <w:szCs w:val="20"/>
                <w:lang w:val="en-US"/>
              </w:rPr>
              <w:t xml:space="preserve"> Low income</w:t>
            </w:r>
            <w:r w:rsidR="00112A6B" w:rsidRPr="044DB4E3">
              <w:rPr>
                <w:rFonts w:eastAsia="Times New Roman"/>
                <w:sz w:val="20"/>
                <w:szCs w:val="20"/>
                <w:lang w:val="en-US"/>
              </w:rPr>
              <w:t> </w:t>
            </w:r>
            <w:r w:rsidR="00112A6B" w:rsidRPr="044DB4E3">
              <w:rPr>
                <w:rFonts w:eastAsia="Times New Roman"/>
                <w:sz w:val="20"/>
                <w:szCs w:val="20"/>
                <w:lang w:val="en-US"/>
              </w:rPr>
              <w:t> </w:t>
            </w:r>
            <w:r w:rsidR="00112A6B" w:rsidRPr="044DB4E3">
              <w:rPr>
                <w:rFonts w:ascii="Segoe UI Symbol" w:eastAsia="Times New Roman" w:hAnsi="Segoe UI Symbol" w:cs="Segoe UI Symbol"/>
                <w:sz w:val="20"/>
                <w:szCs w:val="20"/>
                <w:lang w:val="en-US"/>
              </w:rPr>
              <w:t>☐</w:t>
            </w:r>
            <w:r w:rsidR="00112A6B" w:rsidRPr="044DB4E3">
              <w:rPr>
                <w:rFonts w:eastAsia="Times New Roman"/>
                <w:sz w:val="20"/>
                <w:szCs w:val="20"/>
                <w:lang w:val="en-US"/>
              </w:rPr>
              <w:t xml:space="preserve"> Medium income</w:t>
            </w:r>
            <w:r w:rsidR="00112A6B" w:rsidRPr="044DB4E3">
              <w:rPr>
                <w:rFonts w:eastAsia="Times New Roman"/>
                <w:sz w:val="20"/>
                <w:szCs w:val="20"/>
                <w:lang w:val="en-US"/>
              </w:rPr>
              <w:t> </w:t>
            </w:r>
            <w:r w:rsidR="00112A6B" w:rsidRPr="044DB4E3">
              <w:rPr>
                <w:rFonts w:eastAsia="Times New Roman"/>
                <w:sz w:val="20"/>
                <w:szCs w:val="20"/>
                <w:lang w:val="en-US"/>
              </w:rPr>
              <w:t> </w:t>
            </w:r>
            <w:r w:rsidR="00112A6B" w:rsidRPr="044DB4E3">
              <w:rPr>
                <w:rFonts w:ascii="Segoe UI Symbol" w:eastAsia="Times New Roman" w:hAnsi="Segoe UI Symbol" w:cs="Segoe UI Symbol"/>
                <w:sz w:val="20"/>
                <w:szCs w:val="20"/>
                <w:lang w:val="en-US"/>
              </w:rPr>
              <w:t>☐</w:t>
            </w:r>
            <w:r w:rsidR="00112A6B" w:rsidRPr="044DB4E3">
              <w:rPr>
                <w:rFonts w:eastAsia="Times New Roman"/>
                <w:sz w:val="20"/>
                <w:szCs w:val="20"/>
                <w:lang w:val="en-US"/>
              </w:rPr>
              <w:t xml:space="preserve"> High income</w:t>
            </w:r>
          </w:p>
        </w:tc>
      </w:tr>
      <w:tr w:rsidR="00112A6B" w:rsidRPr="007C1446" w14:paraId="2FD9100F" w14:textId="77777777">
        <w:tc>
          <w:tcPr>
            <w:tcW w:w="0" w:type="auto"/>
            <w:hideMark/>
          </w:tcPr>
          <w:p w14:paraId="4657D73C" w14:textId="77777777" w:rsidR="00112A6B" w:rsidRPr="007C1446" w:rsidRDefault="00112A6B">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32E90106" w14:textId="730B8E5A"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007C7AAD">
              <w:rPr>
                <w:rFonts w:eastAsia="Times New Roman"/>
                <w:sz w:val="20"/>
                <w:szCs w:val="20"/>
                <w:lang w:val="en-US"/>
              </w:rPr>
              <w:t>x</w:t>
            </w:r>
            <w:r w:rsidRPr="044DB4E3">
              <w:rPr>
                <w:rFonts w:eastAsia="Times New Roman"/>
                <w:sz w:val="20"/>
                <w:szCs w:val="20"/>
                <w:lang w:val="en-US"/>
              </w:rPr>
              <w:t xml:space="preserve"> Tenant</w:t>
            </w:r>
          </w:p>
        </w:tc>
      </w:tr>
      <w:tr w:rsidR="00112A6B" w:rsidRPr="007C1446" w14:paraId="50A3819E" w14:textId="77777777">
        <w:tc>
          <w:tcPr>
            <w:tcW w:w="0" w:type="auto"/>
            <w:hideMark/>
          </w:tcPr>
          <w:p w14:paraId="3549D0DD" w14:textId="77777777" w:rsidR="00112A6B" w:rsidRPr="007C1446" w:rsidRDefault="00112A6B">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6BDE77B6" w14:textId="77777777" w:rsidR="00112A6B" w:rsidRPr="007C1446" w:rsidRDefault="00112A6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112A6B" w:rsidRPr="007C1446" w14:paraId="10747CE8" w14:textId="77777777">
        <w:tc>
          <w:tcPr>
            <w:tcW w:w="0" w:type="auto"/>
            <w:hideMark/>
          </w:tcPr>
          <w:p w14:paraId="2BB07805" w14:textId="77777777" w:rsidR="00112A6B" w:rsidRPr="007C1446" w:rsidRDefault="00112A6B">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02851225" w14:textId="77777777" w:rsidR="0027424E" w:rsidRPr="0027424E" w:rsidRDefault="0027424E" w:rsidP="0027424E">
            <w:pPr>
              <w:spacing w:line="240" w:lineRule="auto"/>
              <w:rPr>
                <w:rFonts w:eastAsia="Times New Roman"/>
                <w:sz w:val="20"/>
                <w:szCs w:val="20"/>
                <w:lang w:val="en-US"/>
              </w:rPr>
            </w:pPr>
            <w:r w:rsidRPr="0027424E">
              <w:rPr>
                <w:rFonts w:eastAsia="Times New Roman"/>
                <w:sz w:val="20"/>
                <w:szCs w:val="20"/>
                <w:lang w:val="en-US"/>
              </w:rPr>
              <w:t>Environment</w:t>
            </w:r>
          </w:p>
          <w:p w14:paraId="4615B9A2" w14:textId="77777777" w:rsidR="0027424E" w:rsidRPr="0027424E" w:rsidRDefault="0027424E" w:rsidP="0027424E">
            <w:pPr>
              <w:spacing w:line="240" w:lineRule="auto"/>
              <w:rPr>
                <w:rFonts w:eastAsia="Times New Roman"/>
                <w:sz w:val="20"/>
                <w:szCs w:val="20"/>
                <w:lang w:val="en-US"/>
              </w:rPr>
            </w:pPr>
            <w:r w:rsidRPr="0027424E">
              <w:rPr>
                <w:rFonts w:eastAsia="Times New Roman"/>
                <w:sz w:val="20"/>
                <w:szCs w:val="20"/>
                <w:lang w:val="en-US"/>
              </w:rPr>
              <w:t>Economy &amp; Finance</w:t>
            </w:r>
          </w:p>
          <w:p w14:paraId="2BF927B1" w14:textId="7CBEC555" w:rsidR="00112A6B" w:rsidRPr="0027424E" w:rsidRDefault="0027424E">
            <w:pPr>
              <w:spacing w:line="240" w:lineRule="auto"/>
              <w:rPr>
                <w:rFonts w:eastAsia="Times New Roman"/>
                <w:sz w:val="20"/>
                <w:szCs w:val="20"/>
                <w:lang w:val="en-US"/>
              </w:rPr>
            </w:pPr>
            <w:r w:rsidRPr="0027424E">
              <w:rPr>
                <w:rFonts w:eastAsia="Times New Roman"/>
                <w:sz w:val="20"/>
                <w:szCs w:val="20"/>
                <w:lang w:val="en-US"/>
              </w:rPr>
              <w:t>Politics/Governance</w:t>
            </w:r>
          </w:p>
        </w:tc>
      </w:tr>
      <w:tr w:rsidR="00112A6B" w:rsidRPr="007C1446" w14:paraId="21308CC8" w14:textId="77777777">
        <w:tc>
          <w:tcPr>
            <w:tcW w:w="0" w:type="auto"/>
            <w:hideMark/>
          </w:tcPr>
          <w:p w14:paraId="5FE88E52" w14:textId="77777777" w:rsidR="00112A6B" w:rsidRPr="007C1446" w:rsidRDefault="00112A6B">
            <w:pPr>
              <w:spacing w:line="240" w:lineRule="auto"/>
              <w:rPr>
                <w:rFonts w:eastAsia="Times New Roman"/>
                <w:sz w:val="20"/>
                <w:szCs w:val="20"/>
              </w:rPr>
            </w:pPr>
            <w:r w:rsidRPr="007C1446">
              <w:rPr>
                <w:rFonts w:eastAsia="Times New Roman"/>
                <w:b/>
                <w:bCs/>
                <w:sz w:val="20"/>
                <w:szCs w:val="20"/>
              </w:rPr>
              <w:lastRenderedPageBreak/>
              <w:t>Potential risks/barriers</w:t>
            </w:r>
          </w:p>
        </w:tc>
        <w:tc>
          <w:tcPr>
            <w:tcW w:w="0" w:type="auto"/>
            <w:hideMark/>
          </w:tcPr>
          <w:p w14:paraId="21520906" w14:textId="18ACBA6D" w:rsidR="00112A6B" w:rsidRDefault="00F66990">
            <w:pPr>
              <w:spacing w:line="240" w:lineRule="auto"/>
              <w:rPr>
                <w:rFonts w:eastAsia="Times New Roman"/>
                <w:sz w:val="20"/>
                <w:szCs w:val="20"/>
                <w:lang w:val="en-US"/>
              </w:rPr>
            </w:pPr>
            <w:r w:rsidRPr="00F66990">
              <w:rPr>
                <w:rFonts w:eastAsia="Times New Roman"/>
                <w:sz w:val="20"/>
                <w:szCs w:val="20"/>
                <w:lang w:val="en-US"/>
              </w:rPr>
              <w:t>Fossil fuel companies and landlords are lobbying hard to shift the costs and responsibility for CO2 consumption onto tenants.</w:t>
            </w:r>
          </w:p>
          <w:p w14:paraId="77A8C8E9" w14:textId="66CDFDEA" w:rsidR="007C7AAD" w:rsidRPr="00343DF5" w:rsidRDefault="00C141E9">
            <w:pPr>
              <w:spacing w:line="240" w:lineRule="auto"/>
              <w:rPr>
                <w:rFonts w:eastAsia="Times New Roman"/>
                <w:sz w:val="20"/>
                <w:szCs w:val="20"/>
                <w:lang w:val="en-US"/>
              </w:rPr>
            </w:pPr>
            <w:r>
              <w:rPr>
                <w:rFonts w:eastAsia="Times New Roman"/>
                <w:sz w:val="20"/>
                <w:szCs w:val="20"/>
                <w:lang w:val="en-US"/>
              </w:rPr>
              <w:t xml:space="preserve">Further, with ETS2 on the horizon the whole system will shift to a mere market price in the upcoming years, making future costs difficult to predict and future regulations </w:t>
            </w:r>
            <w:r w:rsidR="00EE2F34">
              <w:rPr>
                <w:rFonts w:eastAsia="Times New Roman"/>
                <w:sz w:val="20"/>
                <w:szCs w:val="20"/>
                <w:lang w:val="en-US"/>
              </w:rPr>
              <w:t>necessary.</w:t>
            </w:r>
          </w:p>
        </w:tc>
      </w:tr>
      <w:tr w:rsidR="00112A6B" w:rsidRPr="007C1446" w14:paraId="751C1531" w14:textId="77777777">
        <w:tc>
          <w:tcPr>
            <w:tcW w:w="0" w:type="auto"/>
            <w:hideMark/>
          </w:tcPr>
          <w:p w14:paraId="5E958B21" w14:textId="77777777" w:rsidR="00112A6B" w:rsidRPr="007C1446" w:rsidRDefault="00112A6B">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7CC5B9F6" w14:textId="55801240" w:rsidR="00ED757C" w:rsidRPr="00ED757C" w:rsidRDefault="00ED757C" w:rsidP="00ED757C">
            <w:pPr>
              <w:spacing w:line="240" w:lineRule="auto"/>
              <w:rPr>
                <w:rFonts w:eastAsia="Times New Roman"/>
                <w:sz w:val="20"/>
                <w:szCs w:val="20"/>
                <w:lang w:val="en-US"/>
              </w:rPr>
            </w:pPr>
            <w:r w:rsidRPr="00ED757C">
              <w:rPr>
                <w:rFonts w:eastAsia="Times New Roman"/>
                <w:sz w:val="20"/>
                <w:szCs w:val="20"/>
                <w:lang w:val="en-US"/>
              </w:rPr>
              <w:t>Environmental</w:t>
            </w:r>
            <w:r w:rsidR="00B76668">
              <w:rPr>
                <w:rFonts w:eastAsia="Times New Roman"/>
                <w:sz w:val="20"/>
                <w:szCs w:val="20"/>
                <w:lang w:val="en-US"/>
              </w:rPr>
              <w:t xml:space="preserve"> and social</w:t>
            </w:r>
            <w:r w:rsidRPr="00ED757C">
              <w:rPr>
                <w:rFonts w:eastAsia="Times New Roman"/>
                <w:sz w:val="20"/>
                <w:szCs w:val="20"/>
                <w:lang w:val="en-US"/>
              </w:rPr>
              <w:t xml:space="preserve"> organizations have been pointing out the potential for social division caused by high energy costs and eco-social justice for years.</w:t>
            </w:r>
          </w:p>
          <w:p w14:paraId="487C0741" w14:textId="77777777" w:rsidR="00ED757C" w:rsidRDefault="00ED757C" w:rsidP="00ED757C">
            <w:pPr>
              <w:spacing w:line="240" w:lineRule="auto"/>
              <w:rPr>
                <w:rFonts w:eastAsia="Times New Roman"/>
                <w:sz w:val="20"/>
                <w:szCs w:val="20"/>
                <w:lang w:val="en-US"/>
              </w:rPr>
            </w:pPr>
            <w:r w:rsidRPr="00ED757C">
              <w:rPr>
                <w:rFonts w:eastAsia="Times New Roman"/>
                <w:sz w:val="20"/>
                <w:szCs w:val="20"/>
                <w:lang w:val="en-US"/>
              </w:rPr>
              <w:t>Tenants' associations/DMB</w:t>
            </w:r>
          </w:p>
          <w:p w14:paraId="66F48F13" w14:textId="0A4F834B" w:rsidR="00B76668" w:rsidRPr="00ED757C" w:rsidRDefault="00B76668" w:rsidP="00ED757C">
            <w:pPr>
              <w:spacing w:line="240" w:lineRule="auto"/>
              <w:rPr>
                <w:rFonts w:eastAsia="Times New Roman"/>
                <w:sz w:val="20"/>
                <w:szCs w:val="20"/>
                <w:lang w:val="en-US"/>
              </w:rPr>
            </w:pPr>
            <w:r>
              <w:rPr>
                <w:rFonts w:eastAsia="Times New Roman"/>
                <w:sz w:val="20"/>
                <w:szCs w:val="20"/>
                <w:lang w:val="en-US"/>
              </w:rPr>
              <w:t>Research centers, as Öko-Institut</w:t>
            </w:r>
            <w:r w:rsidR="009B782A">
              <w:rPr>
                <w:rFonts w:eastAsia="Times New Roman"/>
                <w:sz w:val="20"/>
                <w:szCs w:val="20"/>
                <w:lang w:val="en-US"/>
              </w:rPr>
              <w:t>, Wuppertal Institut</w:t>
            </w:r>
          </w:p>
          <w:p w14:paraId="2A074CDA" w14:textId="16DB2418" w:rsidR="00112A6B" w:rsidRPr="00343DF5" w:rsidRDefault="00ED757C">
            <w:pPr>
              <w:spacing w:line="240" w:lineRule="auto"/>
              <w:rPr>
                <w:rFonts w:eastAsia="Times New Roman"/>
                <w:sz w:val="20"/>
                <w:szCs w:val="20"/>
                <w:lang w:val="en-US"/>
              </w:rPr>
            </w:pPr>
            <w:r w:rsidRPr="00ED757C">
              <w:rPr>
                <w:rFonts w:eastAsia="Times New Roman"/>
                <w:sz w:val="20"/>
                <w:szCs w:val="20"/>
                <w:lang w:val="en-US"/>
              </w:rPr>
              <w:t>Consumer advice centers</w:t>
            </w:r>
          </w:p>
        </w:tc>
      </w:tr>
      <w:tr w:rsidR="00112A6B" w:rsidRPr="007C1446" w14:paraId="36DA68BD" w14:textId="77777777">
        <w:tc>
          <w:tcPr>
            <w:tcW w:w="0" w:type="auto"/>
            <w:hideMark/>
          </w:tcPr>
          <w:p w14:paraId="5165FC60" w14:textId="77777777" w:rsidR="00112A6B" w:rsidRPr="007C1446" w:rsidRDefault="00112A6B">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154424A8" w14:textId="77777777" w:rsidR="00FD7E59" w:rsidRPr="00FD7E59" w:rsidRDefault="00FD7E59" w:rsidP="00FD7E59">
            <w:pPr>
              <w:spacing w:line="240" w:lineRule="auto"/>
              <w:rPr>
                <w:rFonts w:eastAsia="Times New Roman"/>
                <w:sz w:val="20"/>
                <w:szCs w:val="20"/>
                <w:lang w:val="en-US"/>
              </w:rPr>
            </w:pPr>
            <w:r w:rsidRPr="00FD7E59">
              <w:rPr>
                <w:rFonts w:eastAsia="Times New Roman"/>
                <w:sz w:val="20"/>
                <w:szCs w:val="20"/>
                <w:lang w:val="en-US"/>
              </w:rPr>
              <w:t>A lot will happen in the next two years; ETS2 will have to be implemented into national law by January 2028.</w:t>
            </w:r>
          </w:p>
          <w:p w14:paraId="508FC737" w14:textId="039564AE" w:rsidR="00112A6B" w:rsidRPr="007C1446" w:rsidRDefault="00112A6B">
            <w:pPr>
              <w:spacing w:line="240" w:lineRule="auto"/>
              <w:rPr>
                <w:rFonts w:eastAsia="Times New Roman"/>
                <w:sz w:val="20"/>
                <w:szCs w:val="20"/>
              </w:rPr>
            </w:pPr>
          </w:p>
        </w:tc>
      </w:tr>
      <w:tr w:rsidR="00112A6B" w:rsidRPr="007C1446" w14:paraId="5547F9B8" w14:textId="77777777">
        <w:tc>
          <w:tcPr>
            <w:tcW w:w="0" w:type="auto"/>
            <w:hideMark/>
          </w:tcPr>
          <w:p w14:paraId="73F0F9BE" w14:textId="77777777" w:rsidR="00112A6B" w:rsidRPr="007C1446" w:rsidRDefault="00112A6B">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7EA9DB1E" w14:textId="2AE16A6D" w:rsidR="00112A6B" w:rsidRPr="00343DF5" w:rsidRDefault="000C4810">
            <w:pPr>
              <w:spacing w:line="240" w:lineRule="auto"/>
              <w:rPr>
                <w:rFonts w:eastAsia="Times New Roman"/>
                <w:sz w:val="20"/>
                <w:szCs w:val="20"/>
                <w:lang w:val="en-US"/>
              </w:rPr>
            </w:pPr>
            <w:r w:rsidRPr="000C4810">
              <w:rPr>
                <w:rFonts w:eastAsia="Times New Roman"/>
                <w:sz w:val="20"/>
                <w:szCs w:val="20"/>
                <w:lang w:val="en-US"/>
              </w:rPr>
              <w:t>An independent supervisory body could verify the fairness of cost allocation and compliance with responsibilities.</w:t>
            </w:r>
          </w:p>
        </w:tc>
      </w:tr>
    </w:tbl>
    <w:p w14:paraId="4E29FACE" w14:textId="77777777" w:rsidR="00112A6B" w:rsidRDefault="00112A6B" w:rsidP="00D83E97">
      <w:pPr>
        <w:rPr>
          <w:b/>
          <w:bCs/>
          <w:lang w:eastAsia="en-GB"/>
        </w:rPr>
      </w:pPr>
    </w:p>
    <w:tbl>
      <w:tblPr>
        <w:tblStyle w:val="Tabellenraster"/>
        <w:tblW w:w="0" w:type="auto"/>
        <w:tblLook w:val="04A0" w:firstRow="1" w:lastRow="0" w:firstColumn="1" w:lastColumn="0" w:noHBand="0" w:noVBand="1"/>
      </w:tblPr>
      <w:tblGrid>
        <w:gridCol w:w="2048"/>
        <w:gridCol w:w="7392"/>
      </w:tblGrid>
      <w:tr w:rsidR="00A770C2" w:rsidRPr="007C1446" w14:paraId="385614AB" w14:textId="77777777">
        <w:tc>
          <w:tcPr>
            <w:tcW w:w="0" w:type="auto"/>
            <w:hideMark/>
          </w:tcPr>
          <w:p w14:paraId="60AB680F" w14:textId="77777777" w:rsidR="00415365" w:rsidRPr="007C1446" w:rsidRDefault="00415365">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2AC3E5DD" w14:textId="77777777" w:rsidR="00415365" w:rsidRPr="007C1446" w:rsidRDefault="00415365">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A770C2" w:rsidRPr="007C1446" w14:paraId="20FB81DF" w14:textId="77777777">
        <w:tc>
          <w:tcPr>
            <w:tcW w:w="0" w:type="auto"/>
            <w:hideMark/>
          </w:tcPr>
          <w:p w14:paraId="5963C59A" w14:textId="77777777" w:rsidR="00415365" w:rsidRPr="007C1446" w:rsidRDefault="00415365">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63A08AD9" w14:textId="4F991174" w:rsidR="00AC519D" w:rsidRPr="007C1446" w:rsidRDefault="00704F4F" w:rsidP="00AC519D">
            <w:pPr>
              <w:spacing w:line="240" w:lineRule="auto"/>
              <w:rPr>
                <w:rFonts w:eastAsia="Times New Roman"/>
                <w:sz w:val="20"/>
                <w:szCs w:val="20"/>
                <w:lang w:val="en-US"/>
              </w:rPr>
            </w:pPr>
            <w:r w:rsidRPr="00704F4F">
              <w:rPr>
                <w:rFonts w:eastAsia="Times New Roman"/>
                <w:sz w:val="20"/>
                <w:szCs w:val="20"/>
                <w:lang w:val="en-US"/>
              </w:rPr>
              <w:t>German Civil Code</w:t>
            </w:r>
            <w:r>
              <w:rPr>
                <w:rFonts w:eastAsia="Times New Roman"/>
                <w:sz w:val="20"/>
                <w:szCs w:val="20"/>
                <w:lang w:val="en-US"/>
              </w:rPr>
              <w:t xml:space="preserve">; </w:t>
            </w:r>
            <w:r w:rsidRPr="00704F4F">
              <w:rPr>
                <w:rFonts w:eastAsia="Times New Roman"/>
                <w:sz w:val="20"/>
                <w:szCs w:val="20"/>
                <w:lang w:val="en-US"/>
              </w:rPr>
              <w:t>Costs of heat supply as operating costs, regulatory authority</w:t>
            </w:r>
            <w:r>
              <w:rPr>
                <w:rFonts w:eastAsia="Times New Roman"/>
                <w:sz w:val="20"/>
                <w:szCs w:val="20"/>
                <w:lang w:val="en-US"/>
              </w:rPr>
              <w:t xml:space="preserve"> (BGB </w:t>
            </w:r>
            <w:r w:rsidRPr="00704F4F">
              <w:rPr>
                <w:rFonts w:eastAsia="Times New Roman"/>
                <w:sz w:val="20"/>
                <w:szCs w:val="20"/>
                <w:lang w:val="en-US"/>
              </w:rPr>
              <w:t>§ 556c</w:t>
            </w:r>
            <w:r>
              <w:rPr>
                <w:rFonts w:eastAsia="Times New Roman"/>
                <w:sz w:val="20"/>
                <w:szCs w:val="20"/>
                <w:lang w:val="en-US"/>
              </w:rPr>
              <w:t>)</w:t>
            </w:r>
          </w:p>
        </w:tc>
      </w:tr>
      <w:tr w:rsidR="00A770C2" w:rsidRPr="007C1446" w14:paraId="4A262247" w14:textId="77777777">
        <w:tc>
          <w:tcPr>
            <w:tcW w:w="0" w:type="auto"/>
            <w:hideMark/>
          </w:tcPr>
          <w:p w14:paraId="6BB21616" w14:textId="77777777" w:rsidR="00415365" w:rsidRPr="007C1446" w:rsidRDefault="00415365">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2A062E2C" w14:textId="6B0C9835" w:rsidR="00415365" w:rsidRPr="007C1446" w:rsidRDefault="00704F4F">
            <w:pPr>
              <w:spacing w:line="240" w:lineRule="auto"/>
              <w:rPr>
                <w:rFonts w:eastAsia="Times New Roman"/>
                <w:sz w:val="20"/>
                <w:szCs w:val="20"/>
                <w:lang w:val="en-US"/>
              </w:rPr>
            </w:pPr>
            <w:r>
              <w:rPr>
                <w:rFonts w:eastAsia="Times New Roman"/>
                <w:sz w:val="20"/>
                <w:szCs w:val="20"/>
                <w:lang w:val="en-US"/>
              </w:rPr>
              <w:t>Housing</w:t>
            </w:r>
          </w:p>
        </w:tc>
      </w:tr>
      <w:tr w:rsidR="00A770C2" w:rsidRPr="007C1446" w14:paraId="5AE2ABB7" w14:textId="77777777">
        <w:tc>
          <w:tcPr>
            <w:tcW w:w="0" w:type="auto"/>
            <w:hideMark/>
          </w:tcPr>
          <w:p w14:paraId="33FDE4E5" w14:textId="77777777" w:rsidR="00415365" w:rsidRPr="007C1446" w:rsidRDefault="00415365">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50B41D4C" w14:textId="7B301683" w:rsidR="00791E56" w:rsidRPr="009263C9" w:rsidRDefault="009263C9" w:rsidP="00791E56">
            <w:pPr>
              <w:spacing w:line="240" w:lineRule="auto"/>
              <w:rPr>
                <w:rFonts w:eastAsia="Times New Roman"/>
                <w:sz w:val="20"/>
                <w:szCs w:val="20"/>
                <w:lang w:val="en-US"/>
              </w:rPr>
            </w:pPr>
            <w:r w:rsidRPr="009263C9">
              <w:rPr>
                <w:rFonts w:eastAsia="Times New Roman"/>
                <w:sz w:val="20"/>
                <w:szCs w:val="20"/>
                <w:lang w:val="en-US"/>
              </w:rPr>
              <w:t>This paragraph was establi</w:t>
            </w:r>
            <w:r>
              <w:rPr>
                <w:rFonts w:eastAsia="Times New Roman"/>
                <w:sz w:val="20"/>
                <w:szCs w:val="20"/>
                <w:lang w:val="en-US"/>
              </w:rPr>
              <w:t>shed to protect t</w:t>
            </w:r>
            <w:r w:rsidR="00791E56" w:rsidRPr="009263C9">
              <w:rPr>
                <w:rFonts w:eastAsia="Times New Roman"/>
                <w:sz w:val="20"/>
                <w:szCs w:val="20"/>
                <w:lang w:val="en-US"/>
              </w:rPr>
              <w:t xml:space="preserve">enant against </w:t>
            </w:r>
            <w:r>
              <w:rPr>
                <w:rFonts w:eastAsia="Times New Roman"/>
                <w:sz w:val="20"/>
                <w:szCs w:val="20"/>
                <w:lang w:val="en-US"/>
              </w:rPr>
              <w:t xml:space="preserve">rising </w:t>
            </w:r>
            <w:r w:rsidR="00791E56" w:rsidRPr="009263C9">
              <w:rPr>
                <w:rFonts w:eastAsia="Times New Roman"/>
                <w:sz w:val="20"/>
                <w:szCs w:val="20"/>
                <w:lang w:val="en-US"/>
              </w:rPr>
              <w:t>heating costs</w:t>
            </w:r>
            <w:r>
              <w:rPr>
                <w:rFonts w:eastAsia="Times New Roman"/>
                <w:sz w:val="20"/>
                <w:szCs w:val="20"/>
                <w:lang w:val="en-US"/>
              </w:rPr>
              <w:t xml:space="preserve"> from their landlords.</w:t>
            </w:r>
          </w:p>
          <w:p w14:paraId="2E42FCA2" w14:textId="5DA65267" w:rsidR="00415365" w:rsidRPr="007C1446" w:rsidRDefault="00415365">
            <w:pPr>
              <w:spacing w:line="240" w:lineRule="auto"/>
              <w:rPr>
                <w:rFonts w:eastAsia="Times New Roman"/>
                <w:sz w:val="20"/>
                <w:szCs w:val="20"/>
              </w:rPr>
            </w:pPr>
          </w:p>
        </w:tc>
      </w:tr>
      <w:tr w:rsidR="00A770C2" w:rsidRPr="007C1446" w14:paraId="2A87D06C" w14:textId="77777777">
        <w:tc>
          <w:tcPr>
            <w:tcW w:w="0" w:type="auto"/>
            <w:hideMark/>
          </w:tcPr>
          <w:p w14:paraId="44E275A7" w14:textId="77777777" w:rsidR="00415365" w:rsidRPr="007C1446" w:rsidRDefault="00415365">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6232BC45" w14:textId="77777777" w:rsidR="002873F1" w:rsidRDefault="00A770C2" w:rsidP="00F2445D">
            <w:pPr>
              <w:pStyle w:val="Listenabsatz"/>
              <w:numPr>
                <w:ilvl w:val="0"/>
                <w:numId w:val="46"/>
              </w:numPr>
              <w:spacing w:line="240" w:lineRule="auto"/>
              <w:rPr>
                <w:rFonts w:eastAsia="Times New Roman"/>
                <w:sz w:val="20"/>
                <w:szCs w:val="20"/>
                <w:lang w:val="en-US"/>
              </w:rPr>
            </w:pPr>
            <w:r w:rsidRPr="002873F1">
              <w:rPr>
                <w:rFonts w:eastAsia="Times New Roman"/>
                <w:sz w:val="20"/>
                <w:szCs w:val="20"/>
                <w:lang w:val="en-US"/>
              </w:rPr>
              <w:t>To avoid i</w:t>
            </w:r>
            <w:r w:rsidR="00486B68" w:rsidRPr="002873F1">
              <w:rPr>
                <w:rFonts w:eastAsia="Times New Roman"/>
                <w:sz w:val="20"/>
                <w:szCs w:val="20"/>
                <w:lang w:val="en-US"/>
              </w:rPr>
              <w:t xml:space="preserve">ncreased </w:t>
            </w:r>
            <w:r w:rsidR="00791E56" w:rsidRPr="002873F1">
              <w:rPr>
                <w:rFonts w:eastAsia="Times New Roman"/>
                <w:sz w:val="20"/>
                <w:szCs w:val="20"/>
                <w:lang w:val="en-US"/>
              </w:rPr>
              <w:t>heating costs</w:t>
            </w:r>
            <w:r w:rsidR="00486B68" w:rsidRPr="002873F1">
              <w:rPr>
                <w:rFonts w:eastAsia="Times New Roman"/>
                <w:sz w:val="20"/>
                <w:szCs w:val="20"/>
                <w:lang w:val="en-US"/>
              </w:rPr>
              <w:t xml:space="preserve"> for tenants</w:t>
            </w:r>
            <w:r w:rsidR="00766054" w:rsidRPr="002873F1">
              <w:rPr>
                <w:rFonts w:eastAsia="Times New Roman"/>
                <w:sz w:val="20"/>
                <w:szCs w:val="20"/>
                <w:lang w:val="en-US"/>
              </w:rPr>
              <w:t xml:space="preserve">, protection especially </w:t>
            </w:r>
            <w:r w:rsidR="00EA5D0B" w:rsidRPr="002873F1">
              <w:rPr>
                <w:rFonts w:eastAsia="Times New Roman"/>
                <w:sz w:val="20"/>
                <w:szCs w:val="20"/>
                <w:lang w:val="en-US"/>
              </w:rPr>
              <w:t>when no higher efficiency is reached</w:t>
            </w:r>
            <w:r w:rsidRPr="002873F1">
              <w:rPr>
                <w:rFonts w:eastAsia="Times New Roman"/>
                <w:sz w:val="20"/>
                <w:szCs w:val="20"/>
                <w:lang w:val="en-US"/>
              </w:rPr>
              <w:t xml:space="preserve"> as </w:t>
            </w:r>
            <w:r w:rsidR="002873F1" w:rsidRPr="002873F1">
              <w:rPr>
                <w:rFonts w:eastAsia="Times New Roman"/>
                <w:sz w:val="20"/>
                <w:szCs w:val="20"/>
                <w:lang w:val="en-US"/>
              </w:rPr>
              <w:t>fossil fuel based district heating implies.</w:t>
            </w:r>
          </w:p>
          <w:p w14:paraId="7FBD57EE" w14:textId="67B07FD5" w:rsidR="006B320C" w:rsidRPr="002873F1" w:rsidRDefault="003F2257" w:rsidP="00F2445D">
            <w:pPr>
              <w:pStyle w:val="Listenabsatz"/>
              <w:numPr>
                <w:ilvl w:val="0"/>
                <w:numId w:val="46"/>
              </w:numPr>
              <w:spacing w:line="240" w:lineRule="auto"/>
              <w:rPr>
                <w:rFonts w:eastAsia="Times New Roman"/>
                <w:sz w:val="20"/>
                <w:szCs w:val="20"/>
                <w:lang w:val="en-US"/>
              </w:rPr>
            </w:pPr>
            <w:r w:rsidRPr="009C5916">
              <w:rPr>
                <w:rFonts w:eastAsia="Times New Roman"/>
                <w:sz w:val="20"/>
                <w:szCs w:val="20"/>
                <w:lang w:val="en-US"/>
              </w:rPr>
              <w:t>Due to the</w:t>
            </w:r>
            <w:r w:rsidR="003877FD" w:rsidRPr="009C5916">
              <w:rPr>
                <w:rFonts w:eastAsia="Times New Roman"/>
                <w:sz w:val="20"/>
                <w:szCs w:val="20"/>
                <w:lang w:val="en-US"/>
              </w:rPr>
              <w:t xml:space="preserve"> possibility for designing price adjustment clauses</w:t>
            </w:r>
            <w:r w:rsidR="00A770C2" w:rsidRPr="009C5916">
              <w:rPr>
                <w:rFonts w:eastAsia="Times New Roman"/>
                <w:sz w:val="20"/>
                <w:szCs w:val="20"/>
                <w:lang w:val="en-US"/>
              </w:rPr>
              <w:t xml:space="preserve"> within the contracts the prices are very </w:t>
            </w:r>
            <w:r w:rsidR="005148F7" w:rsidRPr="009C5916">
              <w:rPr>
                <w:rFonts w:eastAsia="Times New Roman"/>
                <w:sz w:val="20"/>
                <w:szCs w:val="20"/>
                <w:lang w:val="en-US"/>
              </w:rPr>
              <w:t>volatile</w:t>
            </w:r>
            <w:r w:rsidR="00A770C2" w:rsidRPr="009C5916">
              <w:rPr>
                <w:rFonts w:eastAsia="Times New Roman"/>
                <w:sz w:val="20"/>
                <w:szCs w:val="20"/>
                <w:lang w:val="en-US"/>
              </w:rPr>
              <w:t xml:space="preserve">, </w:t>
            </w:r>
            <w:r w:rsidR="003877FD" w:rsidRPr="009C5916">
              <w:rPr>
                <w:rFonts w:eastAsia="Times New Roman"/>
                <w:sz w:val="20"/>
                <w:szCs w:val="20"/>
                <w:lang w:val="en-US"/>
              </w:rPr>
              <w:t>which at some point w</w:t>
            </w:r>
            <w:r w:rsidR="00A770C2" w:rsidRPr="009C5916">
              <w:rPr>
                <w:rFonts w:eastAsia="Times New Roman"/>
                <w:sz w:val="20"/>
                <w:szCs w:val="20"/>
                <w:lang w:val="en-US"/>
              </w:rPr>
              <w:t>as</w:t>
            </w:r>
            <w:r w:rsidR="003877FD" w:rsidRPr="009C5916">
              <w:rPr>
                <w:rFonts w:eastAsia="Times New Roman"/>
                <w:sz w:val="20"/>
                <w:szCs w:val="20"/>
                <w:lang w:val="en-US"/>
              </w:rPr>
              <w:t xml:space="preserve"> justified as the district heating market needs to take high investments and therefore needs planning security, but they are not at all controlled at the </w:t>
            </w:r>
            <w:r w:rsidR="00A770C2" w:rsidRPr="009C5916">
              <w:rPr>
                <w:rFonts w:eastAsia="Times New Roman"/>
                <w:sz w:val="20"/>
                <w:szCs w:val="20"/>
                <w:lang w:val="en-US"/>
              </w:rPr>
              <w:t>moment and carry a high risk of</w:t>
            </w:r>
            <w:r w:rsidR="006B320C" w:rsidRPr="009C5916">
              <w:rPr>
                <w:rFonts w:eastAsia="Times New Roman"/>
                <w:sz w:val="20"/>
                <w:szCs w:val="20"/>
                <w:lang w:val="en-US"/>
              </w:rPr>
              <w:t xml:space="preserve"> energy poverty</w:t>
            </w:r>
          </w:p>
          <w:p w14:paraId="07FA4659" w14:textId="77777777" w:rsidR="006B320C" w:rsidRPr="00791E56" w:rsidRDefault="006B320C" w:rsidP="00791E56">
            <w:pPr>
              <w:spacing w:line="240" w:lineRule="auto"/>
              <w:rPr>
                <w:rFonts w:eastAsia="Times New Roman"/>
                <w:sz w:val="20"/>
                <w:szCs w:val="20"/>
                <w:lang w:val="en-US"/>
              </w:rPr>
            </w:pPr>
          </w:p>
          <w:p w14:paraId="3EC87045" w14:textId="2D713E18" w:rsidR="00415365" w:rsidRPr="007C1446" w:rsidRDefault="00415365">
            <w:pPr>
              <w:spacing w:line="240" w:lineRule="auto"/>
              <w:rPr>
                <w:rFonts w:eastAsia="Times New Roman"/>
                <w:sz w:val="20"/>
                <w:szCs w:val="20"/>
              </w:rPr>
            </w:pPr>
          </w:p>
        </w:tc>
      </w:tr>
      <w:tr w:rsidR="00A770C2" w:rsidRPr="007C1446" w14:paraId="3C2CF386" w14:textId="77777777">
        <w:tc>
          <w:tcPr>
            <w:tcW w:w="0" w:type="auto"/>
            <w:hideMark/>
          </w:tcPr>
          <w:p w14:paraId="37539268" w14:textId="77777777" w:rsidR="00415365" w:rsidRPr="007C1446" w:rsidRDefault="00415365">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54FB864C" w14:textId="304A4A8A" w:rsidR="00D775B1" w:rsidRDefault="003B3654" w:rsidP="003B3654">
            <w:pPr>
              <w:spacing w:line="240" w:lineRule="auto"/>
              <w:rPr>
                <w:rFonts w:eastAsia="Times New Roman"/>
                <w:sz w:val="20"/>
                <w:szCs w:val="20"/>
                <w:lang w:val="en-US"/>
              </w:rPr>
            </w:pPr>
            <w:r w:rsidRPr="003B3654">
              <w:rPr>
                <w:rFonts w:eastAsia="Times New Roman"/>
                <w:sz w:val="20"/>
                <w:szCs w:val="20"/>
                <w:lang w:val="en-US"/>
              </w:rPr>
              <w:t>District heating</w:t>
            </w:r>
            <w:r w:rsidR="00616735">
              <w:rPr>
                <w:rFonts w:eastAsia="Times New Roman"/>
                <w:sz w:val="20"/>
                <w:szCs w:val="20"/>
                <w:lang w:val="en-US"/>
              </w:rPr>
              <w:t xml:space="preserve"> infrastructure that in the future could be </w:t>
            </w:r>
            <w:r w:rsidRPr="003B3654">
              <w:rPr>
                <w:rFonts w:eastAsia="Times New Roman"/>
                <w:sz w:val="20"/>
                <w:szCs w:val="20"/>
                <w:lang w:val="en-US"/>
              </w:rPr>
              <w:t>more environmentally friendly heat supply</w:t>
            </w:r>
            <w:r w:rsidR="00616735">
              <w:rPr>
                <w:rFonts w:eastAsia="Times New Roman"/>
                <w:sz w:val="20"/>
                <w:szCs w:val="20"/>
                <w:lang w:val="en-US"/>
              </w:rPr>
              <w:t xml:space="preserve"> (currently 1/3 is still fossil fuel powered)</w:t>
            </w:r>
            <w:r w:rsidRPr="003B3654">
              <w:rPr>
                <w:rFonts w:eastAsia="Times New Roman"/>
                <w:sz w:val="20"/>
                <w:szCs w:val="20"/>
                <w:lang w:val="en-US"/>
              </w:rPr>
              <w:t>, is not being implemented because gas is significantly cheaper and</w:t>
            </w:r>
            <w:r w:rsidR="00467A37">
              <w:rPr>
                <w:rFonts w:eastAsia="Times New Roman"/>
                <w:sz w:val="20"/>
                <w:szCs w:val="20"/>
                <w:lang w:val="en-US"/>
              </w:rPr>
              <w:t xml:space="preserve"> an upgrade would needed to be </w:t>
            </w:r>
            <w:r w:rsidR="003F2257">
              <w:rPr>
                <w:rFonts w:eastAsia="Times New Roman"/>
                <w:sz w:val="20"/>
                <w:szCs w:val="20"/>
                <w:lang w:val="en-US"/>
              </w:rPr>
              <w:t>paid</w:t>
            </w:r>
            <w:r w:rsidR="00467A37">
              <w:rPr>
                <w:rFonts w:eastAsia="Times New Roman"/>
                <w:sz w:val="20"/>
                <w:szCs w:val="20"/>
                <w:lang w:val="en-US"/>
              </w:rPr>
              <w:t xml:space="preserve"> by the</w:t>
            </w:r>
            <w:r w:rsidRPr="003B3654">
              <w:rPr>
                <w:rFonts w:eastAsia="Times New Roman"/>
                <w:sz w:val="20"/>
                <w:szCs w:val="20"/>
                <w:lang w:val="en-US"/>
              </w:rPr>
              <w:t xml:space="preserve"> landlords</w:t>
            </w:r>
            <w:r w:rsidR="00467A37">
              <w:rPr>
                <w:rFonts w:eastAsia="Times New Roman"/>
                <w:sz w:val="20"/>
                <w:szCs w:val="20"/>
                <w:lang w:val="en-US"/>
              </w:rPr>
              <w:t xml:space="preserve"> under </w:t>
            </w:r>
            <w:r w:rsidR="009316AB">
              <w:rPr>
                <w:rFonts w:eastAsia="Times New Roman"/>
                <w:sz w:val="20"/>
                <w:szCs w:val="20"/>
                <w:lang w:val="en-US"/>
              </w:rPr>
              <w:t>§556c and they</w:t>
            </w:r>
            <w:r w:rsidRPr="003B3654">
              <w:rPr>
                <w:rFonts w:eastAsia="Times New Roman"/>
                <w:sz w:val="20"/>
                <w:szCs w:val="20"/>
                <w:lang w:val="en-US"/>
              </w:rPr>
              <w:t xml:space="preserve"> are unwilling/unable to bear the costs alone.</w:t>
            </w:r>
          </w:p>
          <w:p w14:paraId="352CBD0A" w14:textId="50A2E1A9" w:rsidR="009316AB" w:rsidRPr="00D775B1" w:rsidRDefault="00D775B1" w:rsidP="00D775B1">
            <w:pPr>
              <w:spacing w:line="240" w:lineRule="auto"/>
              <w:rPr>
                <w:rFonts w:eastAsia="Times New Roman"/>
                <w:sz w:val="20"/>
                <w:szCs w:val="20"/>
                <w:lang w:val="en-US"/>
              </w:rPr>
            </w:pPr>
            <w:r w:rsidRPr="00D775B1">
              <w:rPr>
                <w:rFonts w:ascii="Wingdings" w:eastAsia="Wingdings" w:hAnsi="Wingdings" w:cs="Wingdings"/>
                <w:sz w:val="20"/>
                <w:szCs w:val="20"/>
                <w:lang w:val="en-US"/>
              </w:rPr>
              <w:t>à</w:t>
            </w:r>
            <w:r w:rsidR="003B3654" w:rsidRPr="00D775B1">
              <w:rPr>
                <w:rFonts w:eastAsia="Times New Roman"/>
                <w:sz w:val="20"/>
                <w:szCs w:val="20"/>
                <w:lang w:val="en-US"/>
              </w:rPr>
              <w:t xml:space="preserve"> The upfront costs are affordable, but the running costs are very high/</w:t>
            </w:r>
          </w:p>
          <w:p w14:paraId="505BE8C0" w14:textId="27EA4636" w:rsidR="003B3654" w:rsidRPr="003B3654" w:rsidRDefault="009316AB" w:rsidP="003B3654">
            <w:pPr>
              <w:spacing w:line="240" w:lineRule="auto"/>
              <w:rPr>
                <w:rFonts w:eastAsia="Times New Roman"/>
                <w:sz w:val="20"/>
                <w:szCs w:val="20"/>
                <w:lang w:val="en-US"/>
              </w:rPr>
            </w:pPr>
            <w:r w:rsidRPr="009316AB">
              <w:rPr>
                <w:rFonts w:ascii="Wingdings" w:eastAsia="Wingdings" w:hAnsi="Wingdings" w:cs="Wingdings"/>
                <w:sz w:val="20"/>
                <w:szCs w:val="20"/>
                <w:lang w:val="en-US"/>
              </w:rPr>
              <w:t>à</w:t>
            </w:r>
            <w:r>
              <w:rPr>
                <w:rFonts w:eastAsia="Times New Roman"/>
                <w:sz w:val="20"/>
                <w:szCs w:val="20"/>
                <w:lang w:val="en-US"/>
              </w:rPr>
              <w:t xml:space="preserve"> </w:t>
            </w:r>
            <w:r w:rsidR="00102393">
              <w:rPr>
                <w:rFonts w:eastAsia="Times New Roman"/>
                <w:sz w:val="20"/>
                <w:szCs w:val="20"/>
                <w:lang w:val="en-US"/>
              </w:rPr>
              <w:t xml:space="preserve"> Further, oftentimes the </w:t>
            </w:r>
            <w:r w:rsidR="00D775B1">
              <w:rPr>
                <w:rFonts w:eastAsia="Times New Roman"/>
                <w:sz w:val="20"/>
                <w:szCs w:val="20"/>
                <w:lang w:val="en-US"/>
              </w:rPr>
              <w:t>district heating grid is monopolized by one local energy</w:t>
            </w:r>
            <w:r w:rsidR="003B3654" w:rsidRPr="003B3654">
              <w:rPr>
                <w:rFonts w:eastAsia="Times New Roman"/>
                <w:sz w:val="20"/>
                <w:szCs w:val="20"/>
                <w:lang w:val="en-US"/>
              </w:rPr>
              <w:t xml:space="preserve"> suppliers.</w:t>
            </w:r>
          </w:p>
          <w:p w14:paraId="1C246B16" w14:textId="0516C11F" w:rsidR="00415365" w:rsidRPr="007C1446" w:rsidRDefault="00415365">
            <w:pPr>
              <w:spacing w:line="240" w:lineRule="auto"/>
              <w:rPr>
                <w:rFonts w:eastAsia="Times New Roman"/>
                <w:sz w:val="20"/>
                <w:szCs w:val="20"/>
              </w:rPr>
            </w:pPr>
          </w:p>
        </w:tc>
      </w:tr>
      <w:tr w:rsidR="00A770C2" w:rsidRPr="007C1446" w14:paraId="2C875CEC" w14:textId="77777777">
        <w:tc>
          <w:tcPr>
            <w:tcW w:w="0" w:type="auto"/>
            <w:hideMark/>
          </w:tcPr>
          <w:p w14:paraId="23872EED" w14:textId="77777777" w:rsidR="00415365" w:rsidRPr="007C1446" w:rsidRDefault="00415365">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74980D98" w14:textId="77777777" w:rsidR="00A0558F" w:rsidRDefault="003B3654" w:rsidP="009B782A">
            <w:pPr>
              <w:numPr>
                <w:ilvl w:val="0"/>
                <w:numId w:val="25"/>
              </w:numPr>
              <w:spacing w:line="240" w:lineRule="auto"/>
              <w:rPr>
                <w:rFonts w:eastAsia="Times New Roman"/>
                <w:sz w:val="20"/>
                <w:szCs w:val="20"/>
                <w:lang w:val="en-US"/>
              </w:rPr>
            </w:pPr>
            <w:r w:rsidRPr="003B3654">
              <w:rPr>
                <w:rFonts w:eastAsia="Times New Roman"/>
                <w:sz w:val="20"/>
                <w:szCs w:val="20"/>
                <w:lang w:val="en-US"/>
              </w:rPr>
              <w:t>State subsidies for district heating connections if they are powered by 100% renewable energy sources</w:t>
            </w:r>
            <w:r w:rsidR="00E42AA9">
              <w:rPr>
                <w:rFonts w:eastAsia="Times New Roman"/>
                <w:sz w:val="20"/>
                <w:szCs w:val="20"/>
                <w:lang w:val="en-US"/>
              </w:rPr>
              <w:t xml:space="preserve"> </w:t>
            </w:r>
          </w:p>
          <w:p w14:paraId="444E0648" w14:textId="66835CDB" w:rsidR="003B3654" w:rsidRPr="003B3654" w:rsidRDefault="00A0558F" w:rsidP="00A0558F">
            <w:pPr>
              <w:spacing w:line="240" w:lineRule="auto"/>
              <w:ind w:left="720"/>
              <w:rPr>
                <w:rFonts w:eastAsia="Times New Roman"/>
                <w:sz w:val="20"/>
                <w:szCs w:val="20"/>
                <w:lang w:val="en-US"/>
              </w:rPr>
            </w:pPr>
            <w:r>
              <w:rPr>
                <w:rFonts w:eastAsia="Times New Roman"/>
                <w:sz w:val="20"/>
                <w:szCs w:val="20"/>
                <w:lang w:val="en-US"/>
              </w:rPr>
              <w:t xml:space="preserve">E.g. </w:t>
            </w:r>
            <w:r w:rsidR="00E42AA9">
              <w:rPr>
                <w:rFonts w:eastAsia="Times New Roman"/>
                <w:sz w:val="20"/>
                <w:szCs w:val="20"/>
                <w:lang w:val="en-US"/>
              </w:rPr>
              <w:t xml:space="preserve">integrating into the BEW funding (abbreviation for </w:t>
            </w:r>
            <w:r w:rsidRPr="00A0558F">
              <w:rPr>
                <w:rFonts w:eastAsia="Times New Roman"/>
                <w:sz w:val="20"/>
                <w:szCs w:val="20"/>
                <w:lang w:val="en-US"/>
              </w:rPr>
              <w:t>Federal funding for efficient heating networks</w:t>
            </w:r>
            <w:r>
              <w:rPr>
                <w:rFonts w:eastAsia="Times New Roman"/>
                <w:sz w:val="20"/>
                <w:szCs w:val="20"/>
                <w:lang w:val="en-US"/>
              </w:rPr>
              <w:t>)</w:t>
            </w:r>
          </w:p>
          <w:p w14:paraId="0053D6CB" w14:textId="1DA0D888" w:rsidR="003B3654" w:rsidRPr="003B3654" w:rsidRDefault="00A0558F" w:rsidP="00A0558F">
            <w:pPr>
              <w:spacing w:line="240" w:lineRule="auto"/>
              <w:ind w:left="720"/>
              <w:rPr>
                <w:rFonts w:eastAsia="Times New Roman"/>
                <w:sz w:val="20"/>
                <w:szCs w:val="20"/>
                <w:lang w:val="en-US"/>
              </w:rPr>
            </w:pPr>
            <w:r w:rsidRPr="00A0558F">
              <w:rPr>
                <w:rFonts w:ascii="Wingdings" w:eastAsia="Wingdings" w:hAnsi="Wingdings" w:cs="Wingdings"/>
                <w:sz w:val="20"/>
                <w:szCs w:val="20"/>
                <w:lang w:val="en-US"/>
              </w:rPr>
              <w:t>à</w:t>
            </w:r>
            <w:r>
              <w:rPr>
                <w:rFonts w:eastAsia="Times New Roman"/>
                <w:sz w:val="20"/>
                <w:szCs w:val="20"/>
                <w:lang w:val="en-US"/>
              </w:rPr>
              <w:t xml:space="preserve"> </w:t>
            </w:r>
            <w:r w:rsidR="003B3654" w:rsidRPr="003B3654">
              <w:rPr>
                <w:rFonts w:eastAsia="Times New Roman"/>
                <w:sz w:val="20"/>
                <w:szCs w:val="20"/>
                <w:lang w:val="en-US"/>
              </w:rPr>
              <w:t>Subsidy program</w:t>
            </w:r>
            <w:r>
              <w:rPr>
                <w:rFonts w:eastAsia="Times New Roman"/>
                <w:sz w:val="20"/>
                <w:szCs w:val="20"/>
                <w:lang w:val="en-US"/>
              </w:rPr>
              <w:t>me</w:t>
            </w:r>
            <w:r w:rsidR="003B3654" w:rsidRPr="003B3654">
              <w:rPr>
                <w:rFonts w:eastAsia="Times New Roman"/>
                <w:sz w:val="20"/>
                <w:szCs w:val="20"/>
                <w:lang w:val="en-US"/>
              </w:rPr>
              <w:t xml:space="preserve"> specifically for landlords with regard to district heating connections (but running costs would not be covered).</w:t>
            </w:r>
          </w:p>
          <w:p w14:paraId="14200C5F" w14:textId="543D3157" w:rsidR="00415365" w:rsidRPr="00446C43" w:rsidRDefault="003B3654" w:rsidP="00446C43">
            <w:pPr>
              <w:numPr>
                <w:ilvl w:val="0"/>
                <w:numId w:val="25"/>
              </w:numPr>
              <w:spacing w:line="240" w:lineRule="auto"/>
              <w:rPr>
                <w:rFonts w:eastAsia="Times New Roman"/>
                <w:sz w:val="20"/>
                <w:szCs w:val="20"/>
                <w:lang w:val="en-US"/>
              </w:rPr>
            </w:pPr>
            <w:r w:rsidRPr="003B3654">
              <w:rPr>
                <w:rFonts w:eastAsia="Times New Roman"/>
                <w:sz w:val="20"/>
                <w:szCs w:val="20"/>
                <w:lang w:val="en-US"/>
              </w:rPr>
              <w:t xml:space="preserve">VAT exemption on district heating energy sources </w:t>
            </w:r>
            <w:r w:rsidR="00446C43">
              <w:rPr>
                <w:rFonts w:eastAsia="Times New Roman"/>
                <w:sz w:val="20"/>
                <w:szCs w:val="20"/>
                <w:lang w:val="en-US"/>
              </w:rPr>
              <w:t xml:space="preserve">would </w:t>
            </w:r>
            <w:r w:rsidRPr="003B3654">
              <w:rPr>
                <w:rFonts w:eastAsia="Times New Roman"/>
                <w:sz w:val="20"/>
                <w:szCs w:val="20"/>
                <w:lang w:val="en-US"/>
              </w:rPr>
              <w:t>cover running costs for end consumers</w:t>
            </w:r>
            <w:r w:rsidR="00446C43">
              <w:rPr>
                <w:rFonts w:eastAsia="Times New Roman"/>
                <w:sz w:val="20"/>
                <w:szCs w:val="20"/>
                <w:lang w:val="en-US"/>
              </w:rPr>
              <w:t xml:space="preserve"> and might reduce the price volatility</w:t>
            </w:r>
            <w:r w:rsidRPr="003B3654">
              <w:rPr>
                <w:rFonts w:eastAsia="Times New Roman"/>
                <w:sz w:val="20"/>
                <w:szCs w:val="20"/>
                <w:lang w:val="en-US"/>
              </w:rPr>
              <w:t>.</w:t>
            </w:r>
          </w:p>
        </w:tc>
      </w:tr>
      <w:tr w:rsidR="00A770C2" w:rsidRPr="007C1446" w14:paraId="4F152D5E" w14:textId="77777777">
        <w:tc>
          <w:tcPr>
            <w:tcW w:w="0" w:type="auto"/>
            <w:hideMark/>
          </w:tcPr>
          <w:p w14:paraId="60049D5A" w14:textId="77777777" w:rsidR="00415365" w:rsidRPr="007C1446" w:rsidRDefault="00415365">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2C157ACF" w14:textId="3F7FA159" w:rsidR="00415365" w:rsidRPr="007C1446" w:rsidRDefault="00415365">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5F650F">
              <w:rPr>
                <w:rFonts w:eastAsia="Times New Roman"/>
                <w:sz w:val="20"/>
                <w:szCs w:val="20"/>
                <w:lang w:val="en-US"/>
              </w:rPr>
              <w:t xml:space="preserve"> </w:t>
            </w:r>
            <w:r w:rsidR="005F650F" w:rsidRPr="005F650F">
              <w:rPr>
                <w:rFonts w:eastAsia="Times New Roman"/>
                <w:b/>
                <w:bCs/>
                <w:sz w:val="20"/>
                <w:szCs w:val="20"/>
                <w:lang w:val="en-US"/>
              </w:rPr>
              <w:t>x</w:t>
            </w:r>
            <w:r w:rsidRPr="044DB4E3">
              <w:rPr>
                <w:rFonts w:eastAsia="Times New Roman"/>
                <w:sz w:val="20"/>
                <w:szCs w:val="20"/>
                <w:lang w:val="en-US"/>
              </w:rPr>
              <w:t xml:space="preserve"> Regulation (laws, standards, bans, requirements)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Economic incentives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A770C2" w:rsidRPr="007C1446" w14:paraId="3189A6DC" w14:textId="77777777">
        <w:tc>
          <w:tcPr>
            <w:tcW w:w="0" w:type="auto"/>
            <w:hideMark/>
          </w:tcPr>
          <w:p w14:paraId="7A7A44A3" w14:textId="77777777" w:rsidR="00415365" w:rsidRPr="007C1446" w:rsidRDefault="00415365">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218761D5" w14:textId="77777777" w:rsidR="0097336D" w:rsidRPr="0097336D" w:rsidRDefault="0097336D" w:rsidP="009B782A">
            <w:pPr>
              <w:numPr>
                <w:ilvl w:val="0"/>
                <w:numId w:val="26"/>
              </w:numPr>
              <w:spacing w:line="240" w:lineRule="auto"/>
              <w:rPr>
                <w:rFonts w:eastAsia="Times New Roman"/>
                <w:sz w:val="20"/>
                <w:szCs w:val="20"/>
                <w:lang w:val="en-US"/>
              </w:rPr>
            </w:pPr>
            <w:r w:rsidRPr="0097336D">
              <w:rPr>
                <w:rFonts w:eastAsia="Times New Roman"/>
                <w:sz w:val="20"/>
                <w:szCs w:val="20"/>
                <w:lang w:val="en-US"/>
              </w:rPr>
              <w:t>Representatives of private and non-profit homeowners</w:t>
            </w:r>
          </w:p>
          <w:p w14:paraId="61C0E1C6" w14:textId="77777777" w:rsidR="0097336D" w:rsidRPr="0097336D" w:rsidRDefault="0097336D" w:rsidP="009B782A">
            <w:pPr>
              <w:numPr>
                <w:ilvl w:val="0"/>
                <w:numId w:val="26"/>
              </w:numPr>
              <w:spacing w:line="240" w:lineRule="auto"/>
              <w:rPr>
                <w:rFonts w:eastAsia="Times New Roman"/>
                <w:sz w:val="20"/>
                <w:szCs w:val="20"/>
                <w:lang w:val="de-DE"/>
              </w:rPr>
            </w:pPr>
            <w:r w:rsidRPr="0097336D">
              <w:rPr>
                <w:rFonts w:eastAsia="Times New Roman"/>
                <w:sz w:val="20"/>
                <w:szCs w:val="20"/>
                <w:lang w:val="de-DE"/>
              </w:rPr>
              <w:t>Tenant representatives</w:t>
            </w:r>
          </w:p>
          <w:p w14:paraId="3FA24804" w14:textId="77777777" w:rsidR="0097336D" w:rsidRPr="0097336D" w:rsidRDefault="0097336D" w:rsidP="009B782A">
            <w:pPr>
              <w:numPr>
                <w:ilvl w:val="0"/>
                <w:numId w:val="26"/>
              </w:numPr>
              <w:spacing w:line="240" w:lineRule="auto"/>
              <w:rPr>
                <w:rFonts w:eastAsia="Times New Roman"/>
                <w:sz w:val="20"/>
                <w:szCs w:val="20"/>
                <w:lang w:val="en-US"/>
              </w:rPr>
            </w:pPr>
            <w:r w:rsidRPr="0097336D">
              <w:rPr>
                <w:rFonts w:eastAsia="Times New Roman"/>
                <w:sz w:val="20"/>
                <w:szCs w:val="20"/>
                <w:lang w:val="en-US"/>
              </w:rPr>
              <w:t>Energy and heating network experts and providers (e.g., municipal utilities)</w:t>
            </w:r>
          </w:p>
          <w:p w14:paraId="3FA82B15" w14:textId="59D37DA1" w:rsidR="00415365" w:rsidRPr="007C1446" w:rsidRDefault="00415365">
            <w:pPr>
              <w:spacing w:line="240" w:lineRule="auto"/>
              <w:rPr>
                <w:rFonts w:eastAsia="Times New Roman"/>
                <w:sz w:val="20"/>
                <w:szCs w:val="20"/>
              </w:rPr>
            </w:pPr>
          </w:p>
        </w:tc>
      </w:tr>
      <w:tr w:rsidR="00415365" w:rsidRPr="007C1446" w14:paraId="2736E4D9" w14:textId="77777777">
        <w:tc>
          <w:tcPr>
            <w:tcW w:w="0" w:type="auto"/>
            <w:gridSpan w:val="2"/>
          </w:tcPr>
          <w:p w14:paraId="08D324C9" w14:textId="77777777" w:rsidR="00415365" w:rsidRPr="007C1446" w:rsidRDefault="00415365">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A770C2" w:rsidRPr="007C1446" w14:paraId="24710FB2" w14:textId="77777777">
        <w:tc>
          <w:tcPr>
            <w:tcW w:w="0" w:type="auto"/>
          </w:tcPr>
          <w:p w14:paraId="7FF62AA6" w14:textId="77777777" w:rsidR="00415365" w:rsidRPr="007C1446" w:rsidRDefault="00415365">
            <w:pPr>
              <w:spacing w:line="240" w:lineRule="auto"/>
              <w:rPr>
                <w:rFonts w:eastAsia="Times New Roman"/>
                <w:sz w:val="20"/>
                <w:szCs w:val="20"/>
              </w:rPr>
            </w:pPr>
            <w:r w:rsidRPr="007C1446">
              <w:rPr>
                <w:rFonts w:eastAsia="Times New Roman"/>
                <w:sz w:val="20"/>
                <w:szCs w:val="20"/>
              </w:rPr>
              <w:t>Age range</w:t>
            </w:r>
          </w:p>
        </w:tc>
        <w:tc>
          <w:tcPr>
            <w:tcW w:w="0" w:type="auto"/>
          </w:tcPr>
          <w:p w14:paraId="21CF2FFF" w14:textId="77777777" w:rsidR="00415365" w:rsidRPr="007C1446" w:rsidRDefault="00415365">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A770C2" w:rsidRPr="007C1446" w14:paraId="7EF58773" w14:textId="77777777">
        <w:tc>
          <w:tcPr>
            <w:tcW w:w="0" w:type="auto"/>
            <w:hideMark/>
          </w:tcPr>
          <w:p w14:paraId="2073F323" w14:textId="77777777" w:rsidR="00415365" w:rsidRPr="007C1446" w:rsidRDefault="00415365">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1B434688" w14:textId="77777777" w:rsidR="00415365" w:rsidRPr="007C1446" w:rsidRDefault="00415365">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A770C2" w:rsidRPr="007C1446" w14:paraId="60B15641" w14:textId="77777777">
        <w:tc>
          <w:tcPr>
            <w:tcW w:w="0" w:type="auto"/>
            <w:hideMark/>
          </w:tcPr>
          <w:p w14:paraId="2C5A41E3" w14:textId="77777777" w:rsidR="00415365" w:rsidRPr="007C1446" w:rsidRDefault="00415365">
            <w:pPr>
              <w:spacing w:line="240" w:lineRule="auto"/>
              <w:rPr>
                <w:rFonts w:eastAsia="Times New Roman"/>
                <w:sz w:val="20"/>
                <w:szCs w:val="20"/>
              </w:rPr>
            </w:pPr>
            <w:r w:rsidRPr="007C1446">
              <w:rPr>
                <w:rFonts w:eastAsia="Times New Roman"/>
                <w:sz w:val="20"/>
                <w:szCs w:val="20"/>
              </w:rPr>
              <w:lastRenderedPageBreak/>
              <w:t>Gender</w:t>
            </w:r>
          </w:p>
        </w:tc>
        <w:tc>
          <w:tcPr>
            <w:tcW w:w="0" w:type="auto"/>
            <w:hideMark/>
          </w:tcPr>
          <w:p w14:paraId="1D9E65BA" w14:textId="77777777" w:rsidR="00415365" w:rsidRPr="007C1446" w:rsidRDefault="0041536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A770C2" w:rsidRPr="007C1446" w14:paraId="7E21111A" w14:textId="77777777">
        <w:tc>
          <w:tcPr>
            <w:tcW w:w="0" w:type="auto"/>
          </w:tcPr>
          <w:p w14:paraId="0E46D29C" w14:textId="77777777" w:rsidR="00415365" w:rsidRPr="007C1446" w:rsidRDefault="00415365">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4E0A59BA" w14:textId="77777777" w:rsidR="00415365" w:rsidRPr="007C1446" w:rsidRDefault="00415365">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A770C2" w:rsidRPr="007C1446" w14:paraId="636092B1" w14:textId="77777777">
        <w:tc>
          <w:tcPr>
            <w:tcW w:w="0" w:type="auto"/>
            <w:hideMark/>
          </w:tcPr>
          <w:p w14:paraId="559A1F29" w14:textId="77777777" w:rsidR="00415365" w:rsidRPr="007C1446" w:rsidRDefault="00415365">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14AA4688" w14:textId="77777777" w:rsidR="00415365" w:rsidRPr="007C1446" w:rsidRDefault="0041536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A770C2" w:rsidRPr="007C1446" w14:paraId="5D7C74CC" w14:textId="77777777">
        <w:tc>
          <w:tcPr>
            <w:tcW w:w="0" w:type="auto"/>
            <w:hideMark/>
          </w:tcPr>
          <w:p w14:paraId="0AE86E7D" w14:textId="77777777" w:rsidR="00415365" w:rsidRPr="007C1446" w:rsidRDefault="0041536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11E37141" w14:textId="304DDEDE" w:rsidR="00415365" w:rsidRPr="007C1446" w:rsidRDefault="00C8721D">
            <w:pPr>
              <w:spacing w:line="240" w:lineRule="auto"/>
              <w:rPr>
                <w:rFonts w:eastAsia="Times New Roman"/>
                <w:sz w:val="20"/>
                <w:szCs w:val="20"/>
                <w:lang w:val="en-US"/>
              </w:rPr>
            </w:pPr>
            <w:r>
              <w:rPr>
                <w:rFonts w:eastAsia="Times New Roman"/>
                <w:sz w:val="20"/>
                <w:szCs w:val="20"/>
                <w:lang w:val="en-US"/>
              </w:rPr>
              <w:t>x</w:t>
            </w:r>
            <w:r w:rsidR="00415365" w:rsidRPr="044DB4E3">
              <w:rPr>
                <w:rFonts w:eastAsia="Times New Roman"/>
                <w:sz w:val="20"/>
                <w:szCs w:val="20"/>
                <w:lang w:val="en-US"/>
              </w:rPr>
              <w:t xml:space="preserve"> Urban area</w:t>
            </w:r>
            <w:r w:rsidR="00415365" w:rsidRPr="044DB4E3">
              <w:rPr>
                <w:rFonts w:eastAsia="Times New Roman"/>
                <w:sz w:val="20"/>
                <w:szCs w:val="20"/>
                <w:lang w:val="en-US"/>
              </w:rPr>
              <w:t> </w:t>
            </w:r>
            <w:r w:rsidR="00415365" w:rsidRPr="044DB4E3">
              <w:rPr>
                <w:rFonts w:eastAsia="Times New Roman"/>
                <w:sz w:val="20"/>
                <w:szCs w:val="20"/>
                <w:lang w:val="en-US"/>
              </w:rPr>
              <w:t> </w:t>
            </w:r>
            <w:r>
              <w:rPr>
                <w:rFonts w:eastAsia="Times New Roman"/>
                <w:sz w:val="20"/>
                <w:szCs w:val="20"/>
                <w:lang w:val="en-US"/>
              </w:rPr>
              <w:t>x</w:t>
            </w:r>
            <w:r w:rsidR="00415365" w:rsidRPr="044DB4E3">
              <w:rPr>
                <w:rFonts w:eastAsia="Times New Roman"/>
                <w:sz w:val="20"/>
                <w:szCs w:val="20"/>
                <w:lang w:val="en-US"/>
              </w:rPr>
              <w:t xml:space="preserve"> Suburban area</w:t>
            </w:r>
            <w:r w:rsidR="00415365" w:rsidRPr="044DB4E3">
              <w:rPr>
                <w:rFonts w:eastAsia="Times New Roman"/>
                <w:sz w:val="20"/>
                <w:szCs w:val="20"/>
                <w:lang w:val="en-US"/>
              </w:rPr>
              <w:t> </w:t>
            </w:r>
            <w:r w:rsidR="00415365" w:rsidRPr="044DB4E3">
              <w:rPr>
                <w:rFonts w:eastAsia="Times New Roman"/>
                <w:sz w:val="20"/>
                <w:szCs w:val="20"/>
                <w:lang w:val="en-US"/>
              </w:rPr>
              <w:t> </w:t>
            </w:r>
            <w:r w:rsidR="00415365" w:rsidRPr="044DB4E3">
              <w:rPr>
                <w:rFonts w:ascii="Segoe UI Symbol" w:eastAsia="Times New Roman" w:hAnsi="Segoe UI Symbol" w:cs="Segoe UI Symbol"/>
                <w:sz w:val="20"/>
                <w:szCs w:val="20"/>
                <w:lang w:val="en-US"/>
              </w:rPr>
              <w:t>☐</w:t>
            </w:r>
            <w:r w:rsidR="00415365" w:rsidRPr="044DB4E3">
              <w:rPr>
                <w:rFonts w:eastAsia="Times New Roman"/>
                <w:sz w:val="20"/>
                <w:szCs w:val="20"/>
                <w:lang w:val="en-US"/>
              </w:rPr>
              <w:t xml:space="preserve"> Rural area</w:t>
            </w:r>
          </w:p>
        </w:tc>
      </w:tr>
      <w:tr w:rsidR="00A770C2" w:rsidRPr="007C1446" w14:paraId="541BD0E8" w14:textId="77777777">
        <w:tc>
          <w:tcPr>
            <w:tcW w:w="0" w:type="auto"/>
            <w:hideMark/>
          </w:tcPr>
          <w:p w14:paraId="0A999A11" w14:textId="77777777" w:rsidR="00415365" w:rsidRPr="007C1446" w:rsidRDefault="00415365">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41B83D7E" w14:textId="77777777" w:rsidR="00415365" w:rsidRPr="007C1446" w:rsidRDefault="0041536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A770C2" w:rsidRPr="007C1446" w14:paraId="2B53F557" w14:textId="77777777">
        <w:tc>
          <w:tcPr>
            <w:tcW w:w="0" w:type="auto"/>
            <w:hideMark/>
          </w:tcPr>
          <w:p w14:paraId="4A2A2EB8" w14:textId="77777777" w:rsidR="00415365" w:rsidRPr="007C1446" w:rsidRDefault="00415365">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4F4F2BE6" w14:textId="77777777" w:rsidR="00415365" w:rsidRPr="007C1446" w:rsidRDefault="0041536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A770C2" w:rsidRPr="007C1446" w14:paraId="7B8B82F4" w14:textId="77777777">
        <w:tc>
          <w:tcPr>
            <w:tcW w:w="0" w:type="auto"/>
            <w:hideMark/>
          </w:tcPr>
          <w:p w14:paraId="4EF7DBD4" w14:textId="77777777" w:rsidR="00415365" w:rsidRPr="007C1446" w:rsidRDefault="00415365">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15B929F6" w14:textId="77777777" w:rsidR="00415365" w:rsidRPr="007C1446" w:rsidRDefault="0041536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A770C2" w:rsidRPr="007C1446" w14:paraId="362CFC2D" w14:textId="77777777">
        <w:tc>
          <w:tcPr>
            <w:tcW w:w="0" w:type="auto"/>
            <w:hideMark/>
          </w:tcPr>
          <w:p w14:paraId="322BBA82" w14:textId="77777777" w:rsidR="00415365" w:rsidRPr="007C1446" w:rsidRDefault="00415365">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529EEE68" w14:textId="77777777" w:rsidR="00415365" w:rsidRPr="007C1446" w:rsidRDefault="0041536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A770C2" w:rsidRPr="007C1446" w14:paraId="0F393CE4" w14:textId="77777777">
        <w:tc>
          <w:tcPr>
            <w:tcW w:w="0" w:type="auto"/>
            <w:hideMark/>
          </w:tcPr>
          <w:p w14:paraId="76D30F81" w14:textId="77777777" w:rsidR="00415365" w:rsidRPr="007C1446" w:rsidRDefault="00415365">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1A06BACE" w14:textId="77777777" w:rsidR="00415365" w:rsidRPr="007C1446" w:rsidRDefault="0041536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A770C2" w:rsidRPr="007C1446" w14:paraId="2E6033AC" w14:textId="77777777">
        <w:tc>
          <w:tcPr>
            <w:tcW w:w="0" w:type="auto"/>
            <w:hideMark/>
          </w:tcPr>
          <w:p w14:paraId="21E1B851" w14:textId="77777777" w:rsidR="00415365" w:rsidRPr="007C1446" w:rsidRDefault="00415365">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6B68CBD2" w14:textId="5CF41435" w:rsidR="00415365" w:rsidRPr="007C1446" w:rsidRDefault="00C8721D">
            <w:pPr>
              <w:spacing w:line="240" w:lineRule="auto"/>
              <w:rPr>
                <w:rFonts w:eastAsia="Times New Roman"/>
                <w:sz w:val="20"/>
                <w:szCs w:val="20"/>
                <w:lang w:val="en-US"/>
              </w:rPr>
            </w:pPr>
            <w:r>
              <w:rPr>
                <w:rFonts w:eastAsia="Times New Roman"/>
                <w:sz w:val="20"/>
                <w:szCs w:val="20"/>
                <w:lang w:val="en-US"/>
              </w:rPr>
              <w:t>x</w:t>
            </w:r>
            <w:r w:rsidR="00415365" w:rsidRPr="044DB4E3">
              <w:rPr>
                <w:rFonts w:eastAsia="Times New Roman"/>
                <w:sz w:val="20"/>
                <w:szCs w:val="20"/>
                <w:lang w:val="en-US"/>
              </w:rPr>
              <w:t xml:space="preserve"> Homeowner</w:t>
            </w:r>
            <w:r w:rsidR="00415365" w:rsidRPr="044DB4E3">
              <w:rPr>
                <w:rFonts w:eastAsia="Times New Roman"/>
                <w:sz w:val="20"/>
                <w:szCs w:val="20"/>
                <w:lang w:val="en-US"/>
              </w:rPr>
              <w:t> </w:t>
            </w:r>
            <w:r w:rsidR="00415365" w:rsidRPr="044DB4E3">
              <w:rPr>
                <w:rFonts w:eastAsia="Times New Roman"/>
                <w:sz w:val="20"/>
                <w:szCs w:val="20"/>
                <w:lang w:val="en-US"/>
              </w:rPr>
              <w:t> </w:t>
            </w:r>
            <w:r w:rsidR="00FF2966">
              <w:rPr>
                <w:rFonts w:eastAsia="Times New Roman"/>
                <w:sz w:val="20"/>
                <w:szCs w:val="20"/>
                <w:lang w:val="en-US"/>
              </w:rPr>
              <w:t>x</w:t>
            </w:r>
            <w:r w:rsidR="00415365" w:rsidRPr="044DB4E3">
              <w:rPr>
                <w:rFonts w:eastAsia="Times New Roman"/>
                <w:sz w:val="20"/>
                <w:szCs w:val="20"/>
                <w:lang w:val="en-US"/>
              </w:rPr>
              <w:t xml:space="preserve"> Tenant</w:t>
            </w:r>
          </w:p>
        </w:tc>
      </w:tr>
      <w:tr w:rsidR="00A770C2" w:rsidRPr="007C1446" w14:paraId="660EC6B8" w14:textId="77777777">
        <w:tc>
          <w:tcPr>
            <w:tcW w:w="0" w:type="auto"/>
            <w:hideMark/>
          </w:tcPr>
          <w:p w14:paraId="3BAB150B" w14:textId="77777777" w:rsidR="00415365" w:rsidRPr="007C1446" w:rsidRDefault="0041536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D530C62" w14:textId="77777777" w:rsidR="00415365" w:rsidRPr="007C1446" w:rsidRDefault="0041536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A770C2" w:rsidRPr="007C1446" w14:paraId="17A28BAD" w14:textId="77777777">
        <w:tc>
          <w:tcPr>
            <w:tcW w:w="0" w:type="auto"/>
            <w:hideMark/>
          </w:tcPr>
          <w:p w14:paraId="5FEA66BF" w14:textId="77777777" w:rsidR="00415365" w:rsidRPr="007C1446" w:rsidRDefault="00415365">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34280AAF" w14:textId="77777777" w:rsidR="00E86C9C" w:rsidRPr="00E86C9C" w:rsidRDefault="00E86C9C" w:rsidP="00E86C9C">
            <w:pPr>
              <w:spacing w:line="240" w:lineRule="auto"/>
              <w:rPr>
                <w:rFonts w:eastAsia="Times New Roman"/>
                <w:sz w:val="20"/>
                <w:szCs w:val="20"/>
                <w:lang w:val="de-DE"/>
              </w:rPr>
            </w:pPr>
            <w:r w:rsidRPr="00E86C9C">
              <w:rPr>
                <w:rFonts w:eastAsia="Times New Roman"/>
                <w:sz w:val="20"/>
                <w:szCs w:val="20"/>
                <w:lang w:val="de-DE"/>
              </w:rPr>
              <w:t>Environment</w:t>
            </w:r>
          </w:p>
          <w:p w14:paraId="3E74886D" w14:textId="5010EB84" w:rsidR="00415365" w:rsidRPr="007C1446" w:rsidRDefault="00415365">
            <w:pPr>
              <w:spacing w:line="240" w:lineRule="auto"/>
              <w:rPr>
                <w:rFonts w:eastAsia="Times New Roman"/>
                <w:sz w:val="20"/>
                <w:szCs w:val="20"/>
              </w:rPr>
            </w:pPr>
          </w:p>
        </w:tc>
      </w:tr>
      <w:tr w:rsidR="00A770C2" w:rsidRPr="007C1446" w14:paraId="5E2C80F4" w14:textId="77777777">
        <w:tc>
          <w:tcPr>
            <w:tcW w:w="0" w:type="auto"/>
            <w:hideMark/>
          </w:tcPr>
          <w:p w14:paraId="51D529AA" w14:textId="77777777" w:rsidR="00415365" w:rsidRPr="007C1446" w:rsidRDefault="00415365">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443E9549" w14:textId="0391EB3C" w:rsidR="00035BB2" w:rsidRPr="00035BB2" w:rsidRDefault="00035BB2" w:rsidP="00035BB2">
            <w:pPr>
              <w:spacing w:line="240" w:lineRule="auto"/>
              <w:rPr>
                <w:rFonts w:eastAsia="Times New Roman"/>
                <w:sz w:val="20"/>
                <w:szCs w:val="20"/>
                <w:lang w:val="en-US"/>
              </w:rPr>
            </w:pPr>
            <w:r w:rsidRPr="00035BB2">
              <w:rPr>
                <w:rFonts w:eastAsia="Times New Roman"/>
                <w:sz w:val="20"/>
                <w:szCs w:val="20"/>
                <w:lang w:val="en-US"/>
              </w:rPr>
              <w:t xml:space="preserve">Tenant representatives </w:t>
            </w:r>
            <w:r w:rsidR="00FF2966">
              <w:rPr>
                <w:rFonts w:eastAsia="Times New Roman"/>
                <w:sz w:val="20"/>
                <w:szCs w:val="20"/>
                <w:lang w:val="en-US"/>
              </w:rPr>
              <w:t>are careful</w:t>
            </w:r>
            <w:r w:rsidRPr="00035BB2">
              <w:rPr>
                <w:rFonts w:eastAsia="Times New Roman"/>
                <w:sz w:val="20"/>
                <w:szCs w:val="20"/>
                <w:lang w:val="en-US"/>
              </w:rPr>
              <w:t xml:space="preserve"> to amend this paragraph, because it is one of the few real instruments for protecting tenants. If the paragraph were amended, the focus would be on environmental protection, and aspects of social justice</w:t>
            </w:r>
            <w:r w:rsidR="00837BE9">
              <w:rPr>
                <w:rFonts w:eastAsia="Times New Roman"/>
                <w:sz w:val="20"/>
                <w:szCs w:val="20"/>
                <w:lang w:val="en-US"/>
              </w:rPr>
              <w:t xml:space="preserve"> and consumer protection cannot fall over the edge.</w:t>
            </w:r>
            <w:r w:rsidRPr="00035BB2">
              <w:rPr>
                <w:rFonts w:eastAsia="Times New Roman"/>
                <w:sz w:val="20"/>
                <w:szCs w:val="20"/>
                <w:lang w:val="en-US"/>
              </w:rPr>
              <w:t xml:space="preserve"> </w:t>
            </w:r>
          </w:p>
          <w:p w14:paraId="79AC32F9" w14:textId="623C7418" w:rsidR="00415365" w:rsidRPr="007C1446" w:rsidRDefault="00415365">
            <w:pPr>
              <w:spacing w:line="240" w:lineRule="auto"/>
              <w:rPr>
                <w:rFonts w:eastAsia="Times New Roman"/>
                <w:sz w:val="20"/>
                <w:szCs w:val="20"/>
              </w:rPr>
            </w:pPr>
          </w:p>
        </w:tc>
      </w:tr>
      <w:tr w:rsidR="00A770C2" w:rsidRPr="007C1446" w14:paraId="757B63F9" w14:textId="77777777">
        <w:tc>
          <w:tcPr>
            <w:tcW w:w="0" w:type="auto"/>
            <w:hideMark/>
          </w:tcPr>
          <w:p w14:paraId="6C5BEC47" w14:textId="77777777" w:rsidR="00415365" w:rsidRPr="007C1446" w:rsidRDefault="00415365">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1E018A1B" w14:textId="77777777" w:rsidR="00343DF5" w:rsidRPr="00343DF5" w:rsidRDefault="00343DF5" w:rsidP="00343DF5">
            <w:pPr>
              <w:spacing w:line="240" w:lineRule="auto"/>
              <w:rPr>
                <w:rFonts w:eastAsia="Times New Roman"/>
                <w:sz w:val="20"/>
                <w:szCs w:val="20"/>
                <w:lang w:val="en-US"/>
              </w:rPr>
            </w:pPr>
            <w:r w:rsidRPr="00343DF5">
              <w:rPr>
                <w:rFonts w:eastAsia="Times New Roman"/>
                <w:sz w:val="20"/>
                <w:szCs w:val="20"/>
                <w:lang w:val="en-US"/>
              </w:rPr>
              <w:t>Municipal housing associations, real estate industry</w:t>
            </w:r>
          </w:p>
          <w:p w14:paraId="3C1BDCF0" w14:textId="63E50F9F" w:rsidR="00343DF5" w:rsidRPr="00343DF5" w:rsidRDefault="00343DF5" w:rsidP="00343DF5">
            <w:pPr>
              <w:spacing w:line="240" w:lineRule="auto"/>
              <w:rPr>
                <w:rFonts w:eastAsia="Times New Roman"/>
                <w:sz w:val="20"/>
                <w:szCs w:val="20"/>
                <w:lang w:val="en-US"/>
              </w:rPr>
            </w:pPr>
            <w:r w:rsidRPr="00343DF5">
              <w:rPr>
                <w:rFonts w:eastAsia="Times New Roman"/>
                <w:sz w:val="20"/>
                <w:szCs w:val="20"/>
                <w:lang w:val="en-US"/>
              </w:rPr>
              <w:t xml:space="preserve">Heat network planners </w:t>
            </w:r>
            <w:r w:rsidRPr="00343DF5">
              <w:rPr>
                <w:rFonts w:ascii="Cambria Math" w:eastAsia="Times New Roman" w:hAnsi="Cambria Math" w:cs="Cambria Math"/>
                <w:sz w:val="20"/>
                <w:szCs w:val="20"/>
                <w:lang w:val="de-DE"/>
              </w:rPr>
              <w:t>⟶</w:t>
            </w:r>
            <w:r w:rsidRPr="00343DF5">
              <w:rPr>
                <w:rFonts w:eastAsia="Times New Roman"/>
                <w:sz w:val="20"/>
                <w:szCs w:val="20"/>
                <w:lang w:val="en-US"/>
              </w:rPr>
              <w:t xml:space="preserve"> Municipal heat planning </w:t>
            </w:r>
            <w:r w:rsidR="00837BE9">
              <w:rPr>
                <w:rFonts w:eastAsia="Times New Roman"/>
                <w:sz w:val="20"/>
                <w:szCs w:val="20"/>
                <w:lang w:val="en-US"/>
              </w:rPr>
              <w:t xml:space="preserve">law </w:t>
            </w:r>
            <w:r w:rsidRPr="00343DF5">
              <w:rPr>
                <w:rFonts w:eastAsia="Times New Roman"/>
                <w:sz w:val="20"/>
                <w:szCs w:val="20"/>
                <w:lang w:val="en-US"/>
              </w:rPr>
              <w:t>(WPG)</w:t>
            </w:r>
          </w:p>
          <w:p w14:paraId="1D843F41" w14:textId="359486BB" w:rsidR="00415365" w:rsidRPr="007C1446" w:rsidRDefault="00415365">
            <w:pPr>
              <w:spacing w:line="240" w:lineRule="auto"/>
              <w:rPr>
                <w:rFonts w:eastAsia="Times New Roman"/>
                <w:sz w:val="20"/>
                <w:szCs w:val="20"/>
              </w:rPr>
            </w:pPr>
          </w:p>
        </w:tc>
      </w:tr>
      <w:tr w:rsidR="00A770C2" w:rsidRPr="007C1446" w14:paraId="197502C8" w14:textId="77777777">
        <w:tc>
          <w:tcPr>
            <w:tcW w:w="0" w:type="auto"/>
            <w:hideMark/>
          </w:tcPr>
          <w:p w14:paraId="19B72C9D" w14:textId="77777777" w:rsidR="00415365" w:rsidRPr="007C1446" w:rsidRDefault="00415365">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41E17FAF" w14:textId="659527CB" w:rsidR="00A07BA9" w:rsidRPr="00A07BA9" w:rsidRDefault="00A07BA9" w:rsidP="00A07BA9">
            <w:pPr>
              <w:spacing w:line="240" w:lineRule="auto"/>
              <w:rPr>
                <w:rFonts w:eastAsia="Times New Roman"/>
                <w:sz w:val="20"/>
                <w:szCs w:val="20"/>
                <w:lang w:val="en-US"/>
              </w:rPr>
            </w:pPr>
            <w:r w:rsidRPr="00A07BA9">
              <w:rPr>
                <w:rFonts w:eastAsia="Times New Roman"/>
                <w:sz w:val="20"/>
                <w:szCs w:val="20"/>
                <w:lang w:val="en-US"/>
              </w:rPr>
              <w:t xml:space="preserve">Long term: Costs should not be passed onto tenants; other instruments must be utilized first. </w:t>
            </w:r>
          </w:p>
          <w:p w14:paraId="23373EE8" w14:textId="076ED4AC" w:rsidR="00415365" w:rsidRPr="007C1446" w:rsidRDefault="00415365">
            <w:pPr>
              <w:spacing w:line="240" w:lineRule="auto"/>
              <w:rPr>
                <w:rFonts w:eastAsia="Times New Roman"/>
                <w:sz w:val="20"/>
                <w:szCs w:val="20"/>
              </w:rPr>
            </w:pPr>
          </w:p>
        </w:tc>
      </w:tr>
      <w:tr w:rsidR="00A770C2" w:rsidRPr="007C1446" w14:paraId="5794BDF9" w14:textId="77777777">
        <w:tc>
          <w:tcPr>
            <w:tcW w:w="0" w:type="auto"/>
            <w:hideMark/>
          </w:tcPr>
          <w:p w14:paraId="38F8647C" w14:textId="77777777" w:rsidR="00415365" w:rsidRPr="007C1446" w:rsidRDefault="00415365">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7765E6E1" w14:textId="77777777" w:rsidR="00A07BA9" w:rsidRPr="00A07BA9" w:rsidRDefault="00A07BA9" w:rsidP="00A07BA9">
            <w:pPr>
              <w:spacing w:line="240" w:lineRule="auto"/>
              <w:rPr>
                <w:rFonts w:eastAsia="Times New Roman"/>
                <w:sz w:val="20"/>
                <w:szCs w:val="20"/>
                <w:lang w:val="en-US"/>
              </w:rPr>
            </w:pPr>
            <w:r w:rsidRPr="00A07BA9">
              <w:rPr>
                <w:rFonts w:eastAsia="Times New Roman"/>
                <w:sz w:val="20"/>
                <w:szCs w:val="20"/>
                <w:lang w:val="en-US"/>
              </w:rPr>
              <w:t>Difficult: Agreement between tenant representatives and cities/housing associations</w:t>
            </w:r>
          </w:p>
          <w:p w14:paraId="1B575022" w14:textId="77777777" w:rsidR="00A07BA9" w:rsidRPr="00A07BA9" w:rsidRDefault="00A07BA9" w:rsidP="00A07BA9">
            <w:pPr>
              <w:spacing w:line="240" w:lineRule="auto"/>
              <w:rPr>
                <w:rFonts w:eastAsia="Times New Roman"/>
                <w:sz w:val="20"/>
                <w:szCs w:val="20"/>
                <w:lang w:val="en-US"/>
              </w:rPr>
            </w:pPr>
            <w:r w:rsidRPr="00A07BA9">
              <w:rPr>
                <w:rFonts w:eastAsia="Times New Roman"/>
                <w:sz w:val="20"/>
                <w:szCs w:val="20"/>
                <w:lang w:val="en-US"/>
              </w:rPr>
              <w:t>Who will bear the costs</w:t>
            </w:r>
            <w:r w:rsidRPr="00A07BA9">
              <w:rPr>
                <w:rFonts w:eastAsia="Times New Roman"/>
                <w:b/>
                <w:bCs/>
                <w:sz w:val="20"/>
                <w:szCs w:val="20"/>
                <w:lang w:val="en-US"/>
              </w:rPr>
              <w:t>?</w:t>
            </w:r>
          </w:p>
          <w:p w14:paraId="2C33BADF" w14:textId="704A8F3C" w:rsidR="00415365" w:rsidRPr="007C1446" w:rsidRDefault="00415365">
            <w:pPr>
              <w:spacing w:line="240" w:lineRule="auto"/>
              <w:rPr>
                <w:rFonts w:eastAsia="Times New Roman"/>
                <w:sz w:val="20"/>
                <w:szCs w:val="20"/>
                <w:lang w:val="en-US"/>
              </w:rPr>
            </w:pPr>
          </w:p>
        </w:tc>
      </w:tr>
    </w:tbl>
    <w:p w14:paraId="0296724B" w14:textId="77777777" w:rsidR="00415365" w:rsidRPr="00112A6B" w:rsidRDefault="00415365" w:rsidP="00D83E97">
      <w:pPr>
        <w:rPr>
          <w:b/>
          <w:bCs/>
          <w:lang w:eastAsia="en-GB"/>
        </w:rPr>
      </w:pPr>
    </w:p>
    <w:p w14:paraId="0D943F91" w14:textId="77777777" w:rsidR="006D7475" w:rsidRPr="002027E7" w:rsidRDefault="006D7475" w:rsidP="00D83E97">
      <w:pPr>
        <w:rPr>
          <w:b/>
          <w:bCs/>
          <w:lang w:eastAsia="en-GB"/>
        </w:rPr>
      </w:pPr>
    </w:p>
    <w:p w14:paraId="65E9DA06" w14:textId="77777777" w:rsidR="00D83E97" w:rsidRDefault="00D83E97" w:rsidP="006317E8">
      <w:pPr>
        <w:pStyle w:val="berschrift3"/>
      </w:pPr>
      <w:r w:rsidRPr="007511E8">
        <w:t>POLICY FACTSHEETS FOR NEW POLICY PROPOSALS</w:t>
      </w:r>
    </w:p>
    <w:tbl>
      <w:tblPr>
        <w:tblStyle w:val="Tabellenraster"/>
        <w:tblW w:w="0" w:type="auto"/>
        <w:tblLook w:val="04A0" w:firstRow="1" w:lastRow="0" w:firstColumn="1" w:lastColumn="0" w:noHBand="0" w:noVBand="1"/>
      </w:tblPr>
      <w:tblGrid>
        <w:gridCol w:w="2132"/>
        <w:gridCol w:w="7308"/>
      </w:tblGrid>
      <w:tr w:rsidR="006D7475" w:rsidRPr="007C1446" w14:paraId="72A3910F" w14:textId="77777777" w:rsidTr="1F144B41">
        <w:tc>
          <w:tcPr>
            <w:tcW w:w="0" w:type="auto"/>
            <w:hideMark/>
          </w:tcPr>
          <w:p w14:paraId="3CDD0E61" w14:textId="77777777" w:rsidR="006D7475" w:rsidRPr="007C1446" w:rsidRDefault="006D7475">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077D72A3" w14:textId="77777777" w:rsidR="006D7475" w:rsidRPr="007C1446" w:rsidRDefault="006D7475">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0BF5BA2B" w14:textId="77777777" w:rsidTr="1F144B41">
        <w:tc>
          <w:tcPr>
            <w:tcW w:w="0" w:type="auto"/>
            <w:hideMark/>
          </w:tcPr>
          <w:p w14:paraId="0800CEFC" w14:textId="77777777" w:rsidR="006D7475" w:rsidRPr="007C1446" w:rsidRDefault="006D7475">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221147A1" w14:textId="0F17EFDC" w:rsidR="006D7475" w:rsidRPr="00AC519D" w:rsidRDefault="00433E94" w:rsidP="00AC519D">
            <w:pPr>
              <w:spacing w:line="240" w:lineRule="auto"/>
              <w:rPr>
                <w:b/>
                <w:bCs/>
                <w:sz w:val="21"/>
                <w:szCs w:val="21"/>
                <w:lang w:val="en-US" w:eastAsia="en-GB"/>
              </w:rPr>
            </w:pPr>
            <w:r w:rsidRPr="00433E94">
              <w:rPr>
                <w:b/>
                <w:bCs/>
                <w:sz w:val="21"/>
                <w:szCs w:val="21"/>
                <w:lang w:val="en-US" w:eastAsia="en-GB"/>
              </w:rPr>
              <w:t>Social and financial responsibility – a joint task</w:t>
            </w:r>
          </w:p>
        </w:tc>
      </w:tr>
      <w:tr w:rsidR="006D7475" w:rsidRPr="007C1446" w14:paraId="3CF50807" w14:textId="77777777" w:rsidTr="1F144B41">
        <w:tc>
          <w:tcPr>
            <w:tcW w:w="0" w:type="auto"/>
            <w:hideMark/>
          </w:tcPr>
          <w:p w14:paraId="6CF3AC74" w14:textId="77777777" w:rsidR="006D7475" w:rsidRPr="007C1446" w:rsidRDefault="006D7475">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5B2BDE1E" w14:textId="6261047A" w:rsidR="006D7475" w:rsidRPr="007C1446" w:rsidRDefault="0099658E">
            <w:pPr>
              <w:spacing w:line="240" w:lineRule="auto"/>
              <w:rPr>
                <w:rFonts w:eastAsia="Times New Roman"/>
                <w:sz w:val="21"/>
                <w:szCs w:val="21"/>
              </w:rPr>
            </w:pPr>
            <w:r>
              <w:rPr>
                <w:sz w:val="21"/>
                <w:szCs w:val="21"/>
                <w:lang w:val="en-GB" w:eastAsia="en-GB"/>
              </w:rPr>
              <w:t>Housing</w:t>
            </w:r>
          </w:p>
        </w:tc>
      </w:tr>
      <w:tr w:rsidR="006D7475" w:rsidRPr="007C1446" w14:paraId="58B7B66F" w14:textId="77777777" w:rsidTr="1F144B41">
        <w:tc>
          <w:tcPr>
            <w:tcW w:w="0" w:type="auto"/>
            <w:hideMark/>
          </w:tcPr>
          <w:p w14:paraId="1F41DA4C" w14:textId="77777777" w:rsidR="006D7475" w:rsidRPr="007C1446" w:rsidRDefault="006D7475" w:rsidP="044DB4E3">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046E25EA" w14:textId="77777777" w:rsidR="005F5DCB" w:rsidRPr="005F5DCB" w:rsidRDefault="005F5DCB" w:rsidP="005F5DCB">
            <w:pPr>
              <w:spacing w:line="240" w:lineRule="auto"/>
              <w:rPr>
                <w:sz w:val="21"/>
                <w:szCs w:val="21"/>
                <w:lang w:val="en-US" w:eastAsia="en-GB"/>
              </w:rPr>
            </w:pPr>
            <w:r w:rsidRPr="005F5DCB">
              <w:rPr>
                <w:sz w:val="21"/>
                <w:szCs w:val="21"/>
                <w:lang w:val="en-US" w:eastAsia="en-GB"/>
              </w:rPr>
              <w:t>There are people who are heavily burdened by the system and often suffer multiple forms of discrimination (economic difficulties, health problems, precarious tenancy situations), while there are people with a lot of capital and assets who need to be held more accountable.</w:t>
            </w:r>
          </w:p>
          <w:p w14:paraId="3C6062B6" w14:textId="30A9FD7B" w:rsidR="006D7475" w:rsidRPr="005F5DCB" w:rsidRDefault="006D7475">
            <w:pPr>
              <w:spacing w:line="240" w:lineRule="auto"/>
              <w:rPr>
                <w:rFonts w:eastAsia="Times New Roman"/>
                <w:sz w:val="21"/>
                <w:szCs w:val="21"/>
                <w:lang w:val="en-US"/>
              </w:rPr>
            </w:pPr>
          </w:p>
        </w:tc>
      </w:tr>
      <w:tr w:rsidR="006D7475" w:rsidRPr="007C1446" w14:paraId="40F78BDB" w14:textId="77777777" w:rsidTr="1F144B41">
        <w:tc>
          <w:tcPr>
            <w:tcW w:w="0" w:type="auto"/>
            <w:hideMark/>
          </w:tcPr>
          <w:p w14:paraId="1ADEA3C2" w14:textId="77777777" w:rsidR="006D7475" w:rsidRPr="007C1446" w:rsidRDefault="006D7475">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2D77B005" w14:textId="77777777" w:rsidR="005F5DCB" w:rsidRPr="005F5DCB" w:rsidRDefault="005F5DCB" w:rsidP="005F5DCB">
            <w:pPr>
              <w:spacing w:line="240" w:lineRule="auto"/>
              <w:rPr>
                <w:sz w:val="21"/>
                <w:szCs w:val="21"/>
                <w:lang w:val="en-US" w:eastAsia="en-GB"/>
              </w:rPr>
            </w:pPr>
            <w:r w:rsidRPr="005F5DCB">
              <w:rPr>
                <w:sz w:val="21"/>
                <w:szCs w:val="21"/>
                <w:lang w:val="en-US" w:eastAsia="en-GB"/>
              </w:rPr>
              <w:t>Strengthening justice and solidarity: there could be an extra tax on wealthy individuals and high earners, which could be used for energy-efficient renovation of German buildings and renewable energy supply.</w:t>
            </w:r>
          </w:p>
          <w:p w14:paraId="6A3CFE60" w14:textId="28750CC5" w:rsidR="006D7475" w:rsidRPr="005F5DCB" w:rsidRDefault="006D7475">
            <w:pPr>
              <w:spacing w:line="240" w:lineRule="auto"/>
              <w:rPr>
                <w:rFonts w:eastAsia="Times New Roman"/>
                <w:sz w:val="21"/>
                <w:szCs w:val="21"/>
                <w:lang w:val="en-US"/>
              </w:rPr>
            </w:pPr>
          </w:p>
        </w:tc>
      </w:tr>
      <w:tr w:rsidR="006D7475" w:rsidRPr="007C1446" w14:paraId="5C54F9FC" w14:textId="77777777" w:rsidTr="1F144B41">
        <w:tc>
          <w:tcPr>
            <w:tcW w:w="0" w:type="auto"/>
            <w:hideMark/>
          </w:tcPr>
          <w:p w14:paraId="73BD285F"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3AC2C038" w14:textId="20C567E2" w:rsidR="006D7475" w:rsidRPr="007C1446" w:rsidRDefault="006D7475">
            <w:pPr>
              <w:spacing w:line="240" w:lineRule="auto"/>
              <w:rPr>
                <w:rFonts w:eastAsia="Times New Roman"/>
                <w:sz w:val="21"/>
                <w:szCs w:val="21"/>
              </w:rPr>
            </w:pPr>
            <w:r w:rsidRPr="0076058B">
              <w:rPr>
                <w:sz w:val="21"/>
                <w:szCs w:val="21"/>
                <w:lang w:val="en-GB" w:eastAsia="en-GB"/>
              </w:rPr>
              <w:t xml:space="preserve">Tick or specify which applies: - Regulation (laws, standards, bans, requirements) </w:t>
            </w:r>
            <w:r w:rsidR="005A246E">
              <w:rPr>
                <w:sz w:val="21"/>
                <w:szCs w:val="21"/>
                <w:lang w:val="en-GB" w:eastAsia="en-GB"/>
              </w:rPr>
              <w:t xml:space="preserve">  </w:t>
            </w:r>
            <w:r w:rsidR="005A246E" w:rsidRPr="005A246E">
              <w:rPr>
                <w:b/>
                <w:bCs/>
                <w:sz w:val="21"/>
                <w:szCs w:val="21"/>
                <w:lang w:val="en-GB" w:eastAsia="en-GB"/>
              </w:rPr>
              <w:t>(x)</w:t>
            </w:r>
            <w:r w:rsidR="005A246E">
              <w:rPr>
                <w:sz w:val="21"/>
                <w:szCs w:val="21"/>
                <w:lang w:val="en-GB" w:eastAsia="en-GB"/>
              </w:rPr>
              <w:t xml:space="preserve"> </w:t>
            </w:r>
            <w:r w:rsidRPr="0076058B">
              <w:rPr>
                <w:sz w:val="21"/>
                <w:szCs w:val="21"/>
                <w:lang w:val="en-GB" w:eastAsia="en-GB"/>
              </w:rPr>
              <w:t xml:space="preserve">Economic incentives (subsidies, taxes, grants, penalties) </w:t>
            </w:r>
            <w:r w:rsidR="005F5DCB" w:rsidRPr="005F5DCB">
              <w:rPr>
                <w:b/>
                <w:bCs/>
                <w:sz w:val="21"/>
                <w:szCs w:val="21"/>
                <w:lang w:val="en-GB" w:eastAsia="en-GB"/>
              </w:rPr>
              <w:t>x</w:t>
            </w:r>
            <w:r w:rsidR="005F5DCB">
              <w:rPr>
                <w:sz w:val="21"/>
                <w:szCs w:val="21"/>
                <w:lang w:val="en-GB" w:eastAsia="en-GB"/>
              </w:rPr>
              <w:t xml:space="preserve"> </w:t>
            </w:r>
            <w:r w:rsidRPr="0076058B">
              <w:rPr>
                <w:sz w:val="21"/>
                <w:szCs w:val="21"/>
                <w:lang w:val="en-GB" w:eastAsia="en-GB"/>
              </w:rPr>
              <w:t xml:space="preserve">Public services (programmes, infrastructure investments) </w:t>
            </w:r>
            <w:r w:rsidR="005F5DCB" w:rsidRPr="005F5DCB">
              <w:rPr>
                <w:b/>
                <w:bCs/>
                <w:sz w:val="21"/>
                <w:szCs w:val="21"/>
                <w:lang w:val="en-GB" w:eastAsia="en-GB"/>
              </w:rPr>
              <w:t>x</w:t>
            </w:r>
            <w:r w:rsidRPr="0076058B">
              <w:rPr>
                <w:sz w:val="21"/>
                <w:szCs w:val="21"/>
                <w:lang w:val="en-GB" w:eastAsia="en-GB"/>
              </w:rPr>
              <w:t xml:space="preserve"> Information/education (campaigns, training, awareness)</w:t>
            </w:r>
          </w:p>
        </w:tc>
      </w:tr>
      <w:tr w:rsidR="006D7475" w:rsidRPr="007C1446" w14:paraId="06765F2B" w14:textId="77777777" w:rsidTr="1F144B41">
        <w:tc>
          <w:tcPr>
            <w:tcW w:w="0" w:type="auto"/>
            <w:hideMark/>
          </w:tcPr>
          <w:p w14:paraId="430729FD"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6491643A" w14:textId="77777777" w:rsidR="005A246E" w:rsidRPr="005A246E" w:rsidRDefault="005A246E" w:rsidP="009B782A">
            <w:pPr>
              <w:numPr>
                <w:ilvl w:val="0"/>
                <w:numId w:val="27"/>
              </w:numPr>
              <w:spacing w:line="240" w:lineRule="auto"/>
              <w:rPr>
                <w:sz w:val="21"/>
                <w:szCs w:val="21"/>
                <w:lang w:val="de-DE" w:eastAsia="en-GB"/>
              </w:rPr>
            </w:pPr>
            <w:r w:rsidRPr="005A246E">
              <w:rPr>
                <w:sz w:val="21"/>
                <w:szCs w:val="21"/>
                <w:lang w:val="de-DE" w:eastAsia="en-GB"/>
              </w:rPr>
              <w:t>Tax office</w:t>
            </w:r>
          </w:p>
          <w:p w14:paraId="38BEE1AF" w14:textId="77777777" w:rsidR="005A246E" w:rsidRPr="005A246E" w:rsidRDefault="005A246E" w:rsidP="009B782A">
            <w:pPr>
              <w:numPr>
                <w:ilvl w:val="0"/>
                <w:numId w:val="27"/>
              </w:numPr>
              <w:spacing w:line="240" w:lineRule="auto"/>
              <w:rPr>
                <w:sz w:val="21"/>
                <w:szCs w:val="21"/>
                <w:lang w:val="de-DE" w:eastAsia="en-GB"/>
              </w:rPr>
            </w:pPr>
            <w:r w:rsidRPr="005A246E">
              <w:rPr>
                <w:sz w:val="21"/>
                <w:szCs w:val="21"/>
                <w:lang w:val="de-DE" w:eastAsia="en-GB"/>
              </w:rPr>
              <w:t>Ministry of Justice</w:t>
            </w:r>
          </w:p>
          <w:p w14:paraId="0DE4BD89" w14:textId="77777777" w:rsidR="005A246E" w:rsidRPr="005A246E" w:rsidRDefault="005A246E" w:rsidP="009B782A">
            <w:pPr>
              <w:numPr>
                <w:ilvl w:val="0"/>
                <w:numId w:val="27"/>
              </w:numPr>
              <w:spacing w:line="240" w:lineRule="auto"/>
              <w:rPr>
                <w:sz w:val="21"/>
                <w:szCs w:val="21"/>
                <w:lang w:val="de-DE" w:eastAsia="en-GB"/>
              </w:rPr>
            </w:pPr>
            <w:r w:rsidRPr="005A246E">
              <w:rPr>
                <w:sz w:val="21"/>
                <w:szCs w:val="21"/>
                <w:lang w:val="de-DE" w:eastAsia="en-GB"/>
              </w:rPr>
              <w:t>Consumer protection</w:t>
            </w:r>
          </w:p>
          <w:p w14:paraId="1B47E4C6" w14:textId="77777777" w:rsidR="005A246E" w:rsidRPr="005A246E" w:rsidRDefault="005A246E" w:rsidP="009B782A">
            <w:pPr>
              <w:numPr>
                <w:ilvl w:val="0"/>
                <w:numId w:val="27"/>
              </w:numPr>
              <w:spacing w:line="240" w:lineRule="auto"/>
              <w:rPr>
                <w:sz w:val="21"/>
                <w:szCs w:val="21"/>
                <w:lang w:val="de-DE" w:eastAsia="en-GB"/>
              </w:rPr>
            </w:pPr>
            <w:r w:rsidRPr="005A246E">
              <w:rPr>
                <w:sz w:val="21"/>
                <w:szCs w:val="21"/>
                <w:lang w:val="de-DE" w:eastAsia="en-GB"/>
              </w:rPr>
              <w:t>e.g. Citizens Council</w:t>
            </w:r>
          </w:p>
          <w:p w14:paraId="04E2A8E7" w14:textId="0F3E500B" w:rsidR="006D7475" w:rsidRPr="007C1446" w:rsidRDefault="006D7475">
            <w:pPr>
              <w:spacing w:line="240" w:lineRule="auto"/>
              <w:rPr>
                <w:rFonts w:eastAsia="Times New Roman"/>
                <w:sz w:val="21"/>
                <w:szCs w:val="21"/>
              </w:rPr>
            </w:pPr>
          </w:p>
        </w:tc>
      </w:tr>
      <w:tr w:rsidR="006D7475" w:rsidRPr="007C1446" w14:paraId="1F4927C2" w14:textId="77777777" w:rsidTr="1F144B41">
        <w:tc>
          <w:tcPr>
            <w:tcW w:w="0" w:type="auto"/>
            <w:gridSpan w:val="2"/>
          </w:tcPr>
          <w:p w14:paraId="062D9F69" w14:textId="77777777" w:rsidR="006D7475" w:rsidRPr="007C1446" w:rsidRDefault="006D7475">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6D7475" w:rsidRPr="007C1446" w14:paraId="70FB034D" w14:textId="77777777" w:rsidTr="1F144B41">
        <w:tc>
          <w:tcPr>
            <w:tcW w:w="0" w:type="auto"/>
          </w:tcPr>
          <w:p w14:paraId="5487022F" w14:textId="77777777" w:rsidR="006D7475" w:rsidRPr="007C1446" w:rsidRDefault="006D7475">
            <w:pPr>
              <w:spacing w:line="240" w:lineRule="auto"/>
              <w:rPr>
                <w:rFonts w:eastAsia="Times New Roman"/>
                <w:sz w:val="20"/>
                <w:szCs w:val="20"/>
              </w:rPr>
            </w:pPr>
            <w:r w:rsidRPr="007C1446">
              <w:rPr>
                <w:rFonts w:eastAsia="Times New Roman"/>
                <w:sz w:val="20"/>
                <w:szCs w:val="20"/>
              </w:rPr>
              <w:t>Age range</w:t>
            </w:r>
          </w:p>
        </w:tc>
        <w:tc>
          <w:tcPr>
            <w:tcW w:w="0" w:type="auto"/>
          </w:tcPr>
          <w:p w14:paraId="5A6BB491" w14:textId="77777777" w:rsidR="006D7475" w:rsidRPr="007C1446" w:rsidRDefault="006D7475" w:rsidP="044DB4E3">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6D7475" w:rsidRPr="007C1446" w14:paraId="7CF45360" w14:textId="77777777" w:rsidTr="1F144B41">
        <w:tc>
          <w:tcPr>
            <w:tcW w:w="0" w:type="auto"/>
            <w:hideMark/>
          </w:tcPr>
          <w:p w14:paraId="68BA9F00" w14:textId="77777777" w:rsidR="006D7475" w:rsidRPr="007C1446" w:rsidRDefault="006D7475">
            <w:pPr>
              <w:spacing w:line="240" w:lineRule="auto"/>
              <w:rPr>
                <w:rFonts w:eastAsia="Times New Roman"/>
                <w:sz w:val="20"/>
                <w:szCs w:val="20"/>
              </w:rPr>
            </w:pPr>
            <w:r w:rsidRPr="007C1446">
              <w:rPr>
                <w:rFonts w:eastAsia="Times New Roman"/>
                <w:sz w:val="20"/>
                <w:szCs w:val="20"/>
              </w:rPr>
              <w:lastRenderedPageBreak/>
              <w:t>Living in a house with low energy efficiency:</w:t>
            </w:r>
          </w:p>
        </w:tc>
        <w:tc>
          <w:tcPr>
            <w:tcW w:w="0" w:type="auto"/>
            <w:hideMark/>
          </w:tcPr>
          <w:p w14:paraId="5A72B0C5" w14:textId="77777777" w:rsidR="006D7475" w:rsidRPr="007C1446" w:rsidRDefault="006D7475">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6D7475" w:rsidRPr="007C1446" w14:paraId="26838340" w14:textId="77777777" w:rsidTr="1F144B41">
        <w:tc>
          <w:tcPr>
            <w:tcW w:w="0" w:type="auto"/>
            <w:hideMark/>
          </w:tcPr>
          <w:p w14:paraId="442F7399" w14:textId="77777777" w:rsidR="006D7475" w:rsidRPr="007C1446" w:rsidRDefault="006D7475">
            <w:pPr>
              <w:spacing w:line="240" w:lineRule="auto"/>
              <w:rPr>
                <w:rFonts w:eastAsia="Times New Roman"/>
                <w:sz w:val="20"/>
                <w:szCs w:val="20"/>
              </w:rPr>
            </w:pPr>
            <w:r w:rsidRPr="007C1446">
              <w:rPr>
                <w:rFonts w:eastAsia="Times New Roman"/>
                <w:sz w:val="20"/>
                <w:szCs w:val="20"/>
              </w:rPr>
              <w:t>Gender</w:t>
            </w:r>
          </w:p>
        </w:tc>
        <w:tc>
          <w:tcPr>
            <w:tcW w:w="0" w:type="auto"/>
            <w:hideMark/>
          </w:tcPr>
          <w:p w14:paraId="6B7299CF"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6D7475" w:rsidRPr="007C1446" w14:paraId="0327E8F6" w14:textId="77777777" w:rsidTr="1F144B41">
        <w:tc>
          <w:tcPr>
            <w:tcW w:w="0" w:type="auto"/>
          </w:tcPr>
          <w:p w14:paraId="1E4EFB0E" w14:textId="77777777" w:rsidR="006D7475" w:rsidRPr="007C1446" w:rsidRDefault="006D7475">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57020287" w14:textId="77777777" w:rsidR="006D7475" w:rsidRPr="007C1446" w:rsidRDefault="006D7475">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6D7475" w:rsidRPr="007C1446" w14:paraId="1797F395" w14:textId="77777777" w:rsidTr="1F144B41">
        <w:tc>
          <w:tcPr>
            <w:tcW w:w="0" w:type="auto"/>
            <w:hideMark/>
          </w:tcPr>
          <w:p w14:paraId="2D20D8C5" w14:textId="77777777" w:rsidR="006D7475" w:rsidRPr="007C1446" w:rsidRDefault="006D7475">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6028C84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6D7475" w:rsidRPr="007C1446" w14:paraId="2AF14051" w14:textId="77777777" w:rsidTr="1F144B41">
        <w:tc>
          <w:tcPr>
            <w:tcW w:w="0" w:type="auto"/>
            <w:hideMark/>
          </w:tcPr>
          <w:p w14:paraId="3B685FEA" w14:textId="77777777" w:rsidR="006D7475" w:rsidRPr="007C1446" w:rsidRDefault="006D747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E34641C"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6D7475" w:rsidRPr="007C1446" w14:paraId="1346EDE4" w14:textId="77777777" w:rsidTr="1F144B41">
        <w:tc>
          <w:tcPr>
            <w:tcW w:w="0" w:type="auto"/>
            <w:hideMark/>
          </w:tcPr>
          <w:p w14:paraId="043D3B78" w14:textId="77777777" w:rsidR="006D7475" w:rsidRPr="007C1446" w:rsidRDefault="006D7475">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3C1F2E7B"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6D7475" w:rsidRPr="007C1446" w14:paraId="61AD5734" w14:textId="77777777" w:rsidTr="1F144B41">
        <w:tc>
          <w:tcPr>
            <w:tcW w:w="0" w:type="auto"/>
            <w:hideMark/>
          </w:tcPr>
          <w:p w14:paraId="23210910" w14:textId="77777777" w:rsidR="006D7475" w:rsidRPr="007C1446" w:rsidRDefault="006D7475">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45657E5C"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042E210C" w14:textId="77777777" w:rsidTr="1F144B41">
        <w:tc>
          <w:tcPr>
            <w:tcW w:w="0" w:type="auto"/>
            <w:hideMark/>
          </w:tcPr>
          <w:p w14:paraId="51F7402E" w14:textId="77777777" w:rsidR="006D7475" w:rsidRPr="007C1446" w:rsidRDefault="006D7475">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1565F9D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508EDAA3" w14:textId="77777777" w:rsidTr="1F144B41">
        <w:tc>
          <w:tcPr>
            <w:tcW w:w="0" w:type="auto"/>
            <w:hideMark/>
          </w:tcPr>
          <w:p w14:paraId="78B67377" w14:textId="77777777" w:rsidR="006D7475" w:rsidRPr="007C1446" w:rsidRDefault="006D7475">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0A789F9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7ACC5404" w14:textId="77777777" w:rsidTr="1F144B41">
        <w:tc>
          <w:tcPr>
            <w:tcW w:w="0" w:type="auto"/>
            <w:hideMark/>
          </w:tcPr>
          <w:p w14:paraId="1366924F" w14:textId="77777777" w:rsidR="006D7475" w:rsidRPr="007C1446" w:rsidRDefault="006D7475">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6107942C" w14:textId="51C7B845"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004F5F91">
              <w:rPr>
                <w:rFonts w:eastAsia="Times New Roman"/>
                <w:sz w:val="20"/>
                <w:szCs w:val="20"/>
                <w:lang w:val="en-US"/>
              </w:rPr>
              <w:t>x</w:t>
            </w:r>
            <w:r w:rsidRPr="044DB4E3">
              <w:rPr>
                <w:rFonts w:eastAsia="Times New Roman"/>
                <w:sz w:val="20"/>
                <w:szCs w:val="20"/>
                <w:lang w:val="en-US"/>
              </w:rPr>
              <w:t xml:space="preserve"> High income</w:t>
            </w:r>
          </w:p>
        </w:tc>
      </w:tr>
      <w:tr w:rsidR="006D7475" w:rsidRPr="007C1446" w14:paraId="3845424F" w14:textId="77777777" w:rsidTr="1F144B41">
        <w:tc>
          <w:tcPr>
            <w:tcW w:w="0" w:type="auto"/>
            <w:hideMark/>
          </w:tcPr>
          <w:p w14:paraId="0BC01D36" w14:textId="77777777" w:rsidR="006D7475" w:rsidRPr="007C1446" w:rsidRDefault="006D7475">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642D488D"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p>
        </w:tc>
      </w:tr>
      <w:tr w:rsidR="006D7475" w:rsidRPr="007C1446" w14:paraId="786A0F77" w14:textId="77777777" w:rsidTr="1F144B41">
        <w:tc>
          <w:tcPr>
            <w:tcW w:w="0" w:type="auto"/>
            <w:hideMark/>
          </w:tcPr>
          <w:p w14:paraId="540D988E" w14:textId="77777777" w:rsidR="006D7475" w:rsidRPr="007C1446" w:rsidRDefault="006D7475">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8A260D8"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6D7475" w:rsidRPr="007C1446" w14:paraId="4B2D7537" w14:textId="77777777" w:rsidTr="1F144B41">
        <w:tc>
          <w:tcPr>
            <w:tcW w:w="0" w:type="auto"/>
            <w:hideMark/>
          </w:tcPr>
          <w:p w14:paraId="17E02FA2" w14:textId="77777777" w:rsidR="006D7475" w:rsidRPr="007C1446" w:rsidRDefault="006D7475">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2624A601" w14:textId="77777777" w:rsidR="004876D0" w:rsidRPr="004876D0" w:rsidRDefault="004876D0" w:rsidP="004876D0">
            <w:pPr>
              <w:spacing w:line="240" w:lineRule="auto"/>
              <w:rPr>
                <w:color w:val="000000" w:themeColor="text1"/>
                <w:sz w:val="20"/>
                <w:szCs w:val="20"/>
                <w:lang w:val="de-DE" w:eastAsia="en-GB"/>
              </w:rPr>
            </w:pPr>
            <w:r w:rsidRPr="004876D0">
              <w:rPr>
                <w:color w:val="000000" w:themeColor="text1"/>
                <w:sz w:val="20"/>
                <w:szCs w:val="20"/>
                <w:lang w:val="de-DE" w:eastAsia="en-GB"/>
              </w:rPr>
              <w:t>Society &amp; Culture,</w:t>
            </w:r>
          </w:p>
          <w:p w14:paraId="0E9026CE" w14:textId="24633428" w:rsidR="006D7475" w:rsidRPr="004876D0" w:rsidRDefault="004876D0">
            <w:pPr>
              <w:spacing w:line="240" w:lineRule="auto"/>
              <w:rPr>
                <w:color w:val="000000" w:themeColor="text1"/>
                <w:sz w:val="20"/>
                <w:szCs w:val="20"/>
                <w:lang w:val="de-DE" w:eastAsia="en-GB"/>
              </w:rPr>
            </w:pPr>
            <w:r w:rsidRPr="004876D0">
              <w:rPr>
                <w:color w:val="000000" w:themeColor="text1"/>
                <w:sz w:val="20"/>
                <w:szCs w:val="20"/>
                <w:lang w:val="de-DE" w:eastAsia="en-GB"/>
              </w:rPr>
              <w:t>Environment</w:t>
            </w:r>
          </w:p>
        </w:tc>
      </w:tr>
      <w:tr w:rsidR="006D7475" w:rsidRPr="007C1446" w14:paraId="7B6A05BB" w14:textId="77777777" w:rsidTr="1F144B41">
        <w:tc>
          <w:tcPr>
            <w:tcW w:w="0" w:type="auto"/>
            <w:hideMark/>
          </w:tcPr>
          <w:p w14:paraId="29F6AAA7" w14:textId="77777777" w:rsidR="006D7475" w:rsidRPr="007C1446" w:rsidRDefault="006D7475">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5360AECE" w14:textId="14E73869" w:rsidR="00D94777" w:rsidRPr="005148F7" w:rsidRDefault="00D94777" w:rsidP="00D94777">
            <w:pPr>
              <w:spacing w:line="240" w:lineRule="auto"/>
              <w:rPr>
                <w:color w:val="000000" w:themeColor="text1"/>
                <w:sz w:val="20"/>
                <w:szCs w:val="20"/>
                <w:lang w:val="en-US" w:eastAsia="en-GB"/>
              </w:rPr>
            </w:pPr>
            <w:r w:rsidRPr="005148F7">
              <w:rPr>
                <w:color w:val="000000" w:themeColor="text1"/>
                <w:sz w:val="20"/>
                <w:szCs w:val="20"/>
                <w:lang w:val="en-US" w:eastAsia="en-GB"/>
              </w:rPr>
              <w:t>Data protection</w:t>
            </w:r>
            <w:r w:rsidR="00BD09E8" w:rsidRPr="005148F7">
              <w:rPr>
                <w:color w:val="000000" w:themeColor="text1"/>
                <w:sz w:val="20"/>
                <w:szCs w:val="20"/>
                <w:lang w:val="en-US" w:eastAsia="en-GB"/>
              </w:rPr>
              <w:t xml:space="preserve"> could be a barrier to know the financial means of people</w:t>
            </w:r>
          </w:p>
          <w:p w14:paraId="76FDA32E" w14:textId="1449196A" w:rsidR="006D7475" w:rsidRPr="007C1446" w:rsidRDefault="006D7475">
            <w:pPr>
              <w:spacing w:line="240" w:lineRule="auto"/>
              <w:rPr>
                <w:rFonts w:eastAsia="Times New Roman"/>
                <w:color w:val="000000" w:themeColor="text1"/>
                <w:sz w:val="20"/>
                <w:szCs w:val="20"/>
              </w:rPr>
            </w:pPr>
          </w:p>
        </w:tc>
      </w:tr>
      <w:tr w:rsidR="006D7475" w:rsidRPr="007C1446" w14:paraId="3CF924EA" w14:textId="77777777" w:rsidTr="1F144B41">
        <w:tc>
          <w:tcPr>
            <w:tcW w:w="0" w:type="auto"/>
            <w:hideMark/>
          </w:tcPr>
          <w:p w14:paraId="2D6AD809" w14:textId="77777777" w:rsidR="006D7475" w:rsidRPr="007C1446" w:rsidRDefault="006D7475">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61262650" w14:textId="77777777" w:rsidR="001C7DD9" w:rsidRPr="001C7DD9" w:rsidRDefault="001C7DD9" w:rsidP="001C7DD9">
            <w:pPr>
              <w:spacing w:line="240" w:lineRule="auto"/>
              <w:rPr>
                <w:color w:val="000000" w:themeColor="text1"/>
                <w:sz w:val="20"/>
                <w:szCs w:val="20"/>
                <w:lang w:val="en-US" w:eastAsia="en-GB"/>
              </w:rPr>
            </w:pPr>
            <w:r w:rsidRPr="001C7DD9">
              <w:rPr>
                <w:color w:val="000000" w:themeColor="text1"/>
                <w:sz w:val="20"/>
                <w:szCs w:val="20"/>
                <w:lang w:val="en-US" w:eastAsia="en-GB"/>
              </w:rPr>
              <w:t>Civil society</w:t>
            </w:r>
          </w:p>
          <w:p w14:paraId="76EEA9E8" w14:textId="3C46057F" w:rsidR="006D7475" w:rsidRPr="004C716F" w:rsidRDefault="001C7DD9">
            <w:pPr>
              <w:spacing w:line="240" w:lineRule="auto"/>
              <w:rPr>
                <w:color w:val="000000" w:themeColor="text1"/>
                <w:sz w:val="20"/>
                <w:szCs w:val="20"/>
                <w:lang w:val="en-US" w:eastAsia="en-GB"/>
              </w:rPr>
            </w:pPr>
            <w:r w:rsidRPr="001C7DD9">
              <w:rPr>
                <w:color w:val="000000" w:themeColor="text1"/>
                <w:sz w:val="20"/>
                <w:szCs w:val="20"/>
                <w:lang w:val="en-US" w:eastAsia="en-GB"/>
              </w:rPr>
              <w:t>Heirs/ultra-wealthy individuals who want to take responsibility</w:t>
            </w:r>
          </w:p>
        </w:tc>
      </w:tr>
      <w:tr w:rsidR="006D7475" w:rsidRPr="007C1446" w14:paraId="6778CEA7" w14:textId="77777777" w:rsidTr="1F144B41">
        <w:tc>
          <w:tcPr>
            <w:tcW w:w="0" w:type="auto"/>
            <w:hideMark/>
          </w:tcPr>
          <w:p w14:paraId="3D09F39C" w14:textId="77777777" w:rsidR="006D7475" w:rsidRPr="007C1446" w:rsidRDefault="006D7475">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52A1F9D9" w14:textId="77777777" w:rsidR="004C716F" w:rsidRPr="004C716F" w:rsidRDefault="004C716F" w:rsidP="004C716F">
            <w:pPr>
              <w:spacing w:line="240" w:lineRule="auto"/>
              <w:rPr>
                <w:color w:val="000000" w:themeColor="text1"/>
                <w:sz w:val="20"/>
                <w:szCs w:val="20"/>
                <w:lang w:val="en-US" w:eastAsia="en-GB"/>
              </w:rPr>
            </w:pPr>
            <w:r w:rsidRPr="0E8E5DD5">
              <w:rPr>
                <w:color w:val="000000" w:themeColor="text1"/>
                <w:sz w:val="20"/>
                <w:szCs w:val="20"/>
                <w:lang w:val="en-US" w:eastAsia="en-GB"/>
              </w:rPr>
              <w:t>For a long time, if that needs to be discussed.</w:t>
            </w:r>
          </w:p>
          <w:p w14:paraId="41D36FE7" w14:textId="7AB6D1F7" w:rsidR="006D7475" w:rsidRPr="007C1446" w:rsidRDefault="006D7475">
            <w:pPr>
              <w:spacing w:line="240" w:lineRule="auto"/>
              <w:rPr>
                <w:rFonts w:eastAsia="Times New Roman"/>
                <w:color w:val="000000" w:themeColor="text1"/>
                <w:sz w:val="20"/>
                <w:szCs w:val="20"/>
              </w:rPr>
            </w:pPr>
          </w:p>
        </w:tc>
      </w:tr>
      <w:tr w:rsidR="006D7475" w:rsidRPr="007C1446" w14:paraId="1B570BF0" w14:textId="77777777" w:rsidTr="1F144B41">
        <w:tc>
          <w:tcPr>
            <w:tcW w:w="0" w:type="auto"/>
            <w:hideMark/>
          </w:tcPr>
          <w:p w14:paraId="209CBF6D" w14:textId="77777777" w:rsidR="006D7475" w:rsidRPr="007C1446" w:rsidRDefault="006D7475">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1BD20F51" w14:textId="77777777" w:rsidR="006D7475" w:rsidRDefault="004C716F">
            <w:pPr>
              <w:spacing w:line="240" w:lineRule="auto"/>
              <w:rPr>
                <w:color w:val="000000" w:themeColor="text1"/>
                <w:sz w:val="20"/>
                <w:szCs w:val="20"/>
                <w:lang w:val="en-US" w:eastAsia="en-GB"/>
              </w:rPr>
            </w:pPr>
            <w:r w:rsidRPr="0E8E5DD5">
              <w:rPr>
                <w:color w:val="000000" w:themeColor="text1"/>
                <w:sz w:val="20"/>
                <w:szCs w:val="20"/>
                <w:lang w:val="en-US" w:eastAsia="en-GB"/>
              </w:rPr>
              <w:t>Possible when it comes to voluntary donations; difficult when a mandatory component is integrated.</w:t>
            </w:r>
          </w:p>
          <w:p w14:paraId="38687B82" w14:textId="4AD2B367" w:rsidR="006A6FE2" w:rsidRPr="00F644AB" w:rsidRDefault="006A6FE2">
            <w:pPr>
              <w:spacing w:line="240" w:lineRule="auto"/>
              <w:rPr>
                <w:color w:val="000000" w:themeColor="text1"/>
                <w:sz w:val="20"/>
                <w:szCs w:val="20"/>
                <w:lang w:val="en-US" w:eastAsia="en-GB"/>
              </w:rPr>
            </w:pPr>
            <w:r>
              <w:rPr>
                <w:color w:val="000000" w:themeColor="text1"/>
                <w:sz w:val="20"/>
                <w:szCs w:val="20"/>
                <w:lang w:val="en-US" w:eastAsia="en-GB"/>
              </w:rPr>
              <w:t>The inheritance tax is rather feasible to implement in the upcoming years than to re</w:t>
            </w:r>
            <w:r w:rsidR="00AD75F2">
              <w:rPr>
                <w:color w:val="000000" w:themeColor="text1"/>
                <w:sz w:val="20"/>
                <w:szCs w:val="20"/>
                <w:lang w:val="en-US" w:eastAsia="en-GB"/>
              </w:rPr>
              <w:t xml:space="preserve">-implement the wealth tax (that has been paused since </w:t>
            </w:r>
            <w:r w:rsidR="005A050A">
              <w:rPr>
                <w:color w:val="000000" w:themeColor="text1"/>
                <w:sz w:val="20"/>
                <w:szCs w:val="20"/>
                <w:lang w:val="en-US" w:eastAsia="en-GB"/>
              </w:rPr>
              <w:t>the end of the 1990s.</w:t>
            </w:r>
          </w:p>
        </w:tc>
      </w:tr>
    </w:tbl>
    <w:p w14:paraId="6E6E3804" w14:textId="77777777" w:rsidR="00D83E97" w:rsidRDefault="00D83E97" w:rsidP="00D83E97">
      <w:pPr>
        <w:jc w:val="both"/>
        <w:rPr>
          <w:lang w:val="en-GB"/>
        </w:rPr>
      </w:pPr>
    </w:p>
    <w:tbl>
      <w:tblPr>
        <w:tblStyle w:val="Tabellenraster"/>
        <w:tblW w:w="0" w:type="auto"/>
        <w:tblLook w:val="04A0" w:firstRow="1" w:lastRow="0" w:firstColumn="1" w:lastColumn="0" w:noHBand="0" w:noVBand="1"/>
      </w:tblPr>
      <w:tblGrid>
        <w:gridCol w:w="2138"/>
        <w:gridCol w:w="7302"/>
      </w:tblGrid>
      <w:tr w:rsidR="0099658E" w:rsidRPr="007C1446" w14:paraId="4279BC93" w14:textId="77777777">
        <w:tc>
          <w:tcPr>
            <w:tcW w:w="0" w:type="auto"/>
            <w:hideMark/>
          </w:tcPr>
          <w:p w14:paraId="054DF540" w14:textId="77777777" w:rsidR="0099658E" w:rsidRPr="007C1446" w:rsidRDefault="0099658E">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1AC63F5E" w14:textId="77777777" w:rsidR="0099658E" w:rsidRPr="007C1446" w:rsidRDefault="0099658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99658E" w:rsidRPr="007C1446" w14:paraId="75272930" w14:textId="77777777">
        <w:tc>
          <w:tcPr>
            <w:tcW w:w="0" w:type="auto"/>
            <w:hideMark/>
          </w:tcPr>
          <w:p w14:paraId="53443046" w14:textId="77777777" w:rsidR="0099658E" w:rsidRPr="007C1446" w:rsidRDefault="0099658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79FCDFEB" w14:textId="75C2ECF4" w:rsidR="0099658E" w:rsidRPr="007C1446" w:rsidRDefault="001571C0">
            <w:pPr>
              <w:spacing w:line="240" w:lineRule="auto"/>
              <w:rPr>
                <w:rFonts w:eastAsia="Times New Roman"/>
                <w:sz w:val="21"/>
                <w:szCs w:val="21"/>
              </w:rPr>
            </w:pPr>
            <w:r w:rsidRPr="001571C0">
              <w:rPr>
                <w:sz w:val="21"/>
                <w:szCs w:val="21"/>
                <w:lang w:val="en-GB" w:eastAsia="en-GB"/>
              </w:rPr>
              <w:t>Educational work on the topic of CO2 levies, etc.</w:t>
            </w:r>
          </w:p>
        </w:tc>
      </w:tr>
      <w:tr w:rsidR="0099658E" w:rsidRPr="007C1446" w14:paraId="61FDD344" w14:textId="77777777">
        <w:tc>
          <w:tcPr>
            <w:tcW w:w="0" w:type="auto"/>
            <w:hideMark/>
          </w:tcPr>
          <w:p w14:paraId="7A640926" w14:textId="77777777" w:rsidR="0099658E" w:rsidRPr="007C1446" w:rsidRDefault="0099658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6ABFFA9A" w14:textId="77777777" w:rsidR="0099658E" w:rsidRPr="007C1446" w:rsidRDefault="0099658E">
            <w:pPr>
              <w:spacing w:line="240" w:lineRule="auto"/>
              <w:rPr>
                <w:rFonts w:eastAsia="Times New Roman"/>
                <w:sz w:val="21"/>
                <w:szCs w:val="21"/>
              </w:rPr>
            </w:pPr>
            <w:r>
              <w:rPr>
                <w:sz w:val="21"/>
                <w:szCs w:val="21"/>
                <w:lang w:val="en-GB" w:eastAsia="en-GB"/>
              </w:rPr>
              <w:t>Housing</w:t>
            </w:r>
          </w:p>
        </w:tc>
      </w:tr>
      <w:tr w:rsidR="0099658E" w:rsidRPr="007C1446" w14:paraId="5623773F" w14:textId="77777777">
        <w:tc>
          <w:tcPr>
            <w:tcW w:w="0" w:type="auto"/>
            <w:hideMark/>
          </w:tcPr>
          <w:p w14:paraId="619EB211" w14:textId="77777777" w:rsidR="0099658E" w:rsidRPr="007C1446" w:rsidRDefault="0099658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7FE18D9F" w14:textId="389E8826" w:rsidR="001571C0" w:rsidRPr="001571C0" w:rsidRDefault="009772A8" w:rsidP="001571C0">
            <w:pPr>
              <w:spacing w:line="240" w:lineRule="auto"/>
              <w:rPr>
                <w:sz w:val="21"/>
                <w:szCs w:val="21"/>
                <w:lang w:val="en-US" w:eastAsia="en-GB"/>
              </w:rPr>
            </w:pPr>
            <w:r>
              <w:rPr>
                <w:sz w:val="21"/>
                <w:szCs w:val="21"/>
                <w:lang w:val="en-US" w:eastAsia="en-GB"/>
              </w:rPr>
              <w:t>Financial vulnerability</w:t>
            </w:r>
            <w:r w:rsidR="006B036F">
              <w:rPr>
                <w:sz w:val="21"/>
                <w:szCs w:val="21"/>
                <w:lang w:val="en-US" w:eastAsia="en-GB"/>
              </w:rPr>
              <w:t xml:space="preserve">: </w:t>
            </w:r>
            <w:r w:rsidR="001571C0" w:rsidRPr="001571C0">
              <w:rPr>
                <w:sz w:val="21"/>
                <w:szCs w:val="21"/>
                <w:lang w:val="en-US" w:eastAsia="en-GB"/>
              </w:rPr>
              <w:t>Few tenants know what the CO2 surcharge is or what costs they will/may face in the coming years.</w:t>
            </w:r>
          </w:p>
          <w:p w14:paraId="20221244" w14:textId="162A268C" w:rsidR="0099658E" w:rsidRPr="009772A8" w:rsidRDefault="001571C0">
            <w:pPr>
              <w:spacing w:line="240" w:lineRule="auto"/>
              <w:rPr>
                <w:sz w:val="21"/>
                <w:szCs w:val="21"/>
                <w:lang w:val="en-US" w:eastAsia="en-GB"/>
              </w:rPr>
            </w:pPr>
            <w:r w:rsidRPr="001571C0">
              <w:rPr>
                <w:sz w:val="21"/>
                <w:szCs w:val="21"/>
                <w:lang w:val="en-US" w:eastAsia="en-GB"/>
              </w:rPr>
              <w:t>Even homeowners often make decisions without knowing about the tax burdens or including them specifically in their cost calculations.</w:t>
            </w:r>
          </w:p>
        </w:tc>
      </w:tr>
      <w:tr w:rsidR="0099658E" w:rsidRPr="007C1446" w14:paraId="39EE3B09" w14:textId="77777777">
        <w:tc>
          <w:tcPr>
            <w:tcW w:w="0" w:type="auto"/>
            <w:hideMark/>
          </w:tcPr>
          <w:p w14:paraId="29A27CBC" w14:textId="77777777" w:rsidR="0099658E" w:rsidRPr="007C1446" w:rsidRDefault="0099658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3F598E0D" w14:textId="00C8F12A" w:rsidR="006B036F" w:rsidRPr="006B036F" w:rsidRDefault="006B036F" w:rsidP="006B036F">
            <w:pPr>
              <w:spacing w:line="240" w:lineRule="auto"/>
              <w:rPr>
                <w:sz w:val="21"/>
                <w:szCs w:val="21"/>
                <w:lang w:val="en-US" w:eastAsia="en-GB"/>
              </w:rPr>
            </w:pPr>
            <w:r w:rsidRPr="006B036F">
              <w:rPr>
                <w:sz w:val="21"/>
                <w:szCs w:val="21"/>
                <w:lang w:val="en-US" w:eastAsia="en-GB"/>
              </w:rPr>
              <w:t>Like</w:t>
            </w:r>
            <w:r w:rsidR="005A050A">
              <w:rPr>
                <w:sz w:val="21"/>
                <w:szCs w:val="21"/>
                <w:lang w:val="en-US" w:eastAsia="en-GB"/>
              </w:rPr>
              <w:t xml:space="preserve"> a</w:t>
            </w:r>
            <w:r w:rsidRPr="006B036F">
              <w:rPr>
                <w:sz w:val="21"/>
                <w:szCs w:val="21"/>
                <w:lang w:val="en-US" w:eastAsia="en-GB"/>
              </w:rPr>
              <w:t xml:space="preserve"> Tenant ABC—but specifically on the topics of energy consumption, rights and obligations, opportunities for participation, etc.</w:t>
            </w:r>
          </w:p>
          <w:p w14:paraId="69AB53B9" w14:textId="77777777" w:rsidR="006B036F" w:rsidRPr="006B036F" w:rsidRDefault="006B036F" w:rsidP="006B036F">
            <w:pPr>
              <w:spacing w:line="240" w:lineRule="auto"/>
              <w:rPr>
                <w:sz w:val="21"/>
                <w:szCs w:val="21"/>
                <w:lang w:val="en-US" w:eastAsia="en-GB"/>
              </w:rPr>
            </w:pPr>
            <w:r w:rsidRPr="006B036F">
              <w:rPr>
                <w:rFonts w:ascii="Cambria Math" w:hAnsi="Cambria Math" w:cs="Cambria Math"/>
                <w:sz w:val="21"/>
                <w:szCs w:val="21"/>
                <w:lang w:val="de-DE" w:eastAsia="en-GB"/>
              </w:rPr>
              <w:t>⟶</w:t>
            </w:r>
            <w:r w:rsidRPr="006B036F">
              <w:rPr>
                <w:sz w:val="21"/>
                <w:szCs w:val="21"/>
                <w:lang w:val="en-US" w:eastAsia="en-GB"/>
              </w:rPr>
              <w:t xml:space="preserve"> Provided in part by consumer advice centers, but only reaches homeowners, not tenants.</w:t>
            </w:r>
          </w:p>
          <w:p w14:paraId="6CB7D997" w14:textId="77777777" w:rsidR="006B036F" w:rsidRPr="006B036F" w:rsidRDefault="006B036F" w:rsidP="006B036F">
            <w:pPr>
              <w:spacing w:line="240" w:lineRule="auto"/>
              <w:rPr>
                <w:sz w:val="21"/>
                <w:szCs w:val="21"/>
                <w:lang w:val="en-US" w:eastAsia="en-GB"/>
              </w:rPr>
            </w:pPr>
            <w:r w:rsidRPr="006B036F">
              <w:rPr>
                <w:rFonts w:ascii="Cambria Math" w:hAnsi="Cambria Math" w:cs="Cambria Math"/>
                <w:sz w:val="21"/>
                <w:szCs w:val="21"/>
                <w:lang w:val="de-DE" w:eastAsia="en-GB"/>
              </w:rPr>
              <w:t>⟶</w:t>
            </w:r>
            <w:r w:rsidRPr="006B036F">
              <w:rPr>
                <w:sz w:val="21"/>
                <w:szCs w:val="21"/>
                <w:lang w:val="en-US" w:eastAsia="en-GB"/>
              </w:rPr>
              <w:t xml:space="preserve"> Involvement of social and religious institutions at the local level/social multipliers, youth organizations.</w:t>
            </w:r>
          </w:p>
          <w:p w14:paraId="64235995" w14:textId="221D23BA" w:rsidR="006B036F" w:rsidRPr="006B036F" w:rsidRDefault="006B036F" w:rsidP="006B036F">
            <w:pPr>
              <w:spacing w:line="240" w:lineRule="auto"/>
              <w:rPr>
                <w:sz w:val="21"/>
                <w:szCs w:val="21"/>
                <w:lang w:val="en-US" w:eastAsia="en-GB"/>
              </w:rPr>
            </w:pPr>
            <w:r w:rsidRPr="006B036F">
              <w:rPr>
                <w:rFonts w:ascii="Cambria Math" w:hAnsi="Cambria Math" w:cs="Cambria Math"/>
                <w:sz w:val="21"/>
                <w:szCs w:val="21"/>
                <w:lang w:val="de-DE" w:eastAsia="en-GB"/>
              </w:rPr>
              <w:t>⟶</w:t>
            </w:r>
            <w:r w:rsidRPr="006B036F">
              <w:rPr>
                <w:sz w:val="21"/>
                <w:szCs w:val="21"/>
                <w:lang w:val="en-US" w:eastAsia="en-GB"/>
              </w:rPr>
              <w:t xml:space="preserve"> Connection with the planned one-stop shops</w:t>
            </w:r>
            <w:r w:rsidR="005A050A">
              <w:rPr>
                <w:sz w:val="21"/>
                <w:szCs w:val="21"/>
                <w:lang w:val="en-US" w:eastAsia="en-GB"/>
              </w:rPr>
              <w:t xml:space="preserve"> (see </w:t>
            </w:r>
            <w:r w:rsidR="00667CD6">
              <w:rPr>
                <w:sz w:val="21"/>
                <w:szCs w:val="21"/>
                <w:lang w:val="en-US" w:eastAsia="en-GB"/>
              </w:rPr>
              <w:t xml:space="preserve">EU </w:t>
            </w:r>
            <w:r w:rsidR="005A050A">
              <w:rPr>
                <w:sz w:val="21"/>
                <w:szCs w:val="21"/>
                <w:lang w:val="en-US" w:eastAsia="en-GB"/>
              </w:rPr>
              <w:t>E</w:t>
            </w:r>
            <w:r w:rsidR="00667CD6">
              <w:rPr>
                <w:sz w:val="21"/>
                <w:szCs w:val="21"/>
                <w:lang w:val="en-US" w:eastAsia="en-GB"/>
              </w:rPr>
              <w:t>nergy Performance of Building Directive</w:t>
            </w:r>
            <w:r w:rsidR="005A050A">
              <w:rPr>
                <w:sz w:val="21"/>
                <w:szCs w:val="21"/>
                <w:lang w:val="en-US" w:eastAsia="en-GB"/>
              </w:rPr>
              <w:t>)</w:t>
            </w:r>
            <w:r w:rsidRPr="006B036F">
              <w:rPr>
                <w:sz w:val="21"/>
                <w:szCs w:val="21"/>
                <w:lang w:val="en-US" w:eastAsia="en-GB"/>
              </w:rPr>
              <w:t>, which should also provide targeted information for landlords.</w:t>
            </w:r>
          </w:p>
          <w:p w14:paraId="599811C3" w14:textId="7DB261A9" w:rsidR="0099658E" w:rsidRPr="007C1446" w:rsidRDefault="0099658E">
            <w:pPr>
              <w:spacing w:line="240" w:lineRule="auto"/>
              <w:rPr>
                <w:rFonts w:eastAsia="Times New Roman"/>
                <w:sz w:val="21"/>
                <w:szCs w:val="21"/>
              </w:rPr>
            </w:pPr>
          </w:p>
        </w:tc>
      </w:tr>
      <w:tr w:rsidR="0099658E" w:rsidRPr="007C1446" w14:paraId="7182FD6D" w14:textId="77777777">
        <w:tc>
          <w:tcPr>
            <w:tcW w:w="0" w:type="auto"/>
            <w:hideMark/>
          </w:tcPr>
          <w:p w14:paraId="035B8FE8" w14:textId="77777777" w:rsidR="0099658E" w:rsidRPr="007C1446" w:rsidRDefault="0099658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6AAC5D45" w14:textId="2BA2032B" w:rsidR="0099658E" w:rsidRPr="007C1446" w:rsidRDefault="0099658E">
            <w:pPr>
              <w:spacing w:line="240" w:lineRule="auto"/>
              <w:rPr>
                <w:rFonts w:eastAsia="Times New Roman"/>
                <w:sz w:val="21"/>
                <w:szCs w:val="21"/>
              </w:rPr>
            </w:pPr>
            <w:r w:rsidRPr="0076058B">
              <w:rPr>
                <w:sz w:val="21"/>
                <w:szCs w:val="21"/>
                <w:lang w:val="en-GB" w:eastAsia="en-GB"/>
              </w:rPr>
              <w:t xml:space="preserve">Tick or specify which applies: - Regulation (laws, standards, bans, requirements) - Economic incentives (subsidies, taxes, grants, penalties) - Public services (programmes, infrastructure investments) </w:t>
            </w:r>
            <w:r w:rsidR="006B036F" w:rsidRPr="006B036F">
              <w:rPr>
                <w:b/>
                <w:bCs/>
                <w:sz w:val="21"/>
                <w:szCs w:val="21"/>
                <w:lang w:val="en-GB" w:eastAsia="en-GB"/>
              </w:rPr>
              <w:t>x</w:t>
            </w:r>
            <w:r w:rsidRPr="0076058B">
              <w:rPr>
                <w:sz w:val="21"/>
                <w:szCs w:val="21"/>
                <w:lang w:val="en-GB" w:eastAsia="en-GB"/>
              </w:rPr>
              <w:t xml:space="preserve"> Information/education (campaigns, training, awareness)</w:t>
            </w:r>
          </w:p>
        </w:tc>
      </w:tr>
      <w:tr w:rsidR="0099658E" w:rsidRPr="007C1446" w14:paraId="5636F688" w14:textId="77777777">
        <w:tc>
          <w:tcPr>
            <w:tcW w:w="0" w:type="auto"/>
            <w:hideMark/>
          </w:tcPr>
          <w:p w14:paraId="494124E0" w14:textId="77777777" w:rsidR="0099658E" w:rsidRPr="007C1446" w:rsidRDefault="0099658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789B8B95" w14:textId="77777777" w:rsidR="00472A1A" w:rsidRPr="00472A1A" w:rsidRDefault="00472A1A" w:rsidP="009B782A">
            <w:pPr>
              <w:numPr>
                <w:ilvl w:val="0"/>
                <w:numId w:val="28"/>
              </w:numPr>
              <w:spacing w:line="240" w:lineRule="auto"/>
              <w:rPr>
                <w:sz w:val="21"/>
                <w:szCs w:val="21"/>
                <w:lang w:val="en-US" w:eastAsia="en-GB"/>
              </w:rPr>
            </w:pPr>
            <w:r w:rsidRPr="00472A1A">
              <w:rPr>
                <w:sz w:val="21"/>
                <w:szCs w:val="21"/>
                <w:lang w:val="en-US" w:eastAsia="en-GB"/>
              </w:rPr>
              <w:t>Civil society actors/experts on the interconnection of social justice/consumer protection</w:t>
            </w:r>
          </w:p>
          <w:p w14:paraId="0246B92F" w14:textId="77777777" w:rsidR="00472A1A" w:rsidRPr="00472A1A" w:rsidRDefault="00472A1A" w:rsidP="009B782A">
            <w:pPr>
              <w:numPr>
                <w:ilvl w:val="0"/>
                <w:numId w:val="28"/>
              </w:numPr>
              <w:spacing w:line="240" w:lineRule="auto"/>
              <w:rPr>
                <w:sz w:val="21"/>
                <w:szCs w:val="21"/>
                <w:lang w:val="en-US" w:eastAsia="en-GB"/>
              </w:rPr>
            </w:pPr>
            <w:r w:rsidRPr="00472A1A">
              <w:rPr>
                <w:sz w:val="21"/>
                <w:szCs w:val="21"/>
                <w:lang w:val="en-US" w:eastAsia="en-GB"/>
              </w:rPr>
              <w:t>Local authorities/officials responsible for establishing one-stop shops in accordance with the Energy Services Directive</w:t>
            </w:r>
          </w:p>
          <w:p w14:paraId="63307CF7" w14:textId="1FBE7385" w:rsidR="0099658E" w:rsidRPr="00472A1A" w:rsidRDefault="00472A1A" w:rsidP="009B782A">
            <w:pPr>
              <w:numPr>
                <w:ilvl w:val="0"/>
                <w:numId w:val="28"/>
              </w:numPr>
              <w:spacing w:line="240" w:lineRule="auto"/>
              <w:rPr>
                <w:sz w:val="21"/>
                <w:szCs w:val="21"/>
                <w:lang w:val="en-US" w:eastAsia="en-GB"/>
              </w:rPr>
            </w:pPr>
            <w:r w:rsidRPr="00472A1A">
              <w:rPr>
                <w:sz w:val="21"/>
                <w:szCs w:val="21"/>
                <w:lang w:val="en-US" w:eastAsia="en-GB"/>
              </w:rPr>
              <w:lastRenderedPageBreak/>
              <w:t>Energy actors: citizen energy cooperatives, consumer associations, BUND, Deutsche Umwelthilfe, Agora, DENA</w:t>
            </w:r>
          </w:p>
        </w:tc>
      </w:tr>
      <w:tr w:rsidR="0099658E" w:rsidRPr="007C1446" w14:paraId="34E64998" w14:textId="77777777">
        <w:tc>
          <w:tcPr>
            <w:tcW w:w="0" w:type="auto"/>
            <w:gridSpan w:val="2"/>
          </w:tcPr>
          <w:p w14:paraId="159CA157" w14:textId="77777777" w:rsidR="0099658E" w:rsidRPr="007C1446" w:rsidRDefault="0099658E">
            <w:pPr>
              <w:spacing w:line="240" w:lineRule="auto"/>
              <w:rPr>
                <w:rFonts w:eastAsia="Times New Roman"/>
                <w:sz w:val="20"/>
                <w:szCs w:val="20"/>
              </w:rPr>
            </w:pPr>
            <w:r>
              <w:rPr>
                <w:rFonts w:eastAsia="Times New Roman"/>
                <w:b/>
                <w:bCs/>
                <w:sz w:val="20"/>
                <w:szCs w:val="20"/>
              </w:rPr>
              <w:lastRenderedPageBreak/>
              <w:t xml:space="preserve">Target population: </w:t>
            </w:r>
            <w:r w:rsidRPr="007C1446">
              <w:rPr>
                <w:rFonts w:eastAsia="Times New Roman"/>
                <w:i/>
                <w:iCs/>
                <w:sz w:val="20"/>
                <w:szCs w:val="20"/>
              </w:rPr>
              <w:t>only one question is allowed per answer</w:t>
            </w:r>
          </w:p>
        </w:tc>
      </w:tr>
      <w:tr w:rsidR="0099658E" w:rsidRPr="007C1446" w14:paraId="42109FFC" w14:textId="77777777">
        <w:tc>
          <w:tcPr>
            <w:tcW w:w="0" w:type="auto"/>
          </w:tcPr>
          <w:p w14:paraId="01A20E89" w14:textId="77777777" w:rsidR="0099658E" w:rsidRPr="007C1446" w:rsidRDefault="0099658E">
            <w:pPr>
              <w:spacing w:line="240" w:lineRule="auto"/>
              <w:rPr>
                <w:rFonts w:eastAsia="Times New Roman"/>
                <w:sz w:val="20"/>
                <w:szCs w:val="20"/>
              </w:rPr>
            </w:pPr>
            <w:r w:rsidRPr="007C1446">
              <w:rPr>
                <w:rFonts w:eastAsia="Times New Roman"/>
                <w:sz w:val="20"/>
                <w:szCs w:val="20"/>
              </w:rPr>
              <w:t>Age range</w:t>
            </w:r>
          </w:p>
        </w:tc>
        <w:tc>
          <w:tcPr>
            <w:tcW w:w="0" w:type="auto"/>
          </w:tcPr>
          <w:p w14:paraId="411447BB" w14:textId="77777777" w:rsidR="0099658E" w:rsidRPr="007C1446" w:rsidRDefault="0099658E">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99658E" w:rsidRPr="007C1446" w14:paraId="3C456D8A" w14:textId="77777777">
        <w:tc>
          <w:tcPr>
            <w:tcW w:w="0" w:type="auto"/>
            <w:hideMark/>
          </w:tcPr>
          <w:p w14:paraId="12D65DB1" w14:textId="77777777" w:rsidR="0099658E" w:rsidRPr="007C1446" w:rsidRDefault="0099658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4D50C4B" w14:textId="6AD377CF" w:rsidR="0099658E" w:rsidRPr="007C1446" w:rsidRDefault="00667CD6">
            <w:pPr>
              <w:spacing w:line="240" w:lineRule="auto"/>
              <w:rPr>
                <w:rFonts w:eastAsia="Times New Roman"/>
                <w:sz w:val="20"/>
                <w:szCs w:val="20"/>
              </w:rPr>
            </w:pPr>
            <w:r>
              <w:rPr>
                <w:rFonts w:eastAsia="Times New Roman"/>
                <w:sz w:val="20"/>
                <w:szCs w:val="20"/>
              </w:rPr>
              <w:t>x</w:t>
            </w:r>
            <w:r w:rsidR="0099658E" w:rsidRPr="007C1446">
              <w:rPr>
                <w:rFonts w:eastAsia="Times New Roman"/>
                <w:sz w:val="20"/>
                <w:szCs w:val="20"/>
              </w:rPr>
              <w:t xml:space="preserve"> Yes</w:t>
            </w:r>
            <w:r w:rsidR="0099658E" w:rsidRPr="007C1446">
              <w:rPr>
                <w:rFonts w:eastAsia="Times New Roman"/>
                <w:sz w:val="20"/>
                <w:szCs w:val="20"/>
              </w:rPr>
              <w:t> </w:t>
            </w:r>
            <w:r w:rsidR="0099658E" w:rsidRPr="007C1446">
              <w:rPr>
                <w:rFonts w:ascii="Segoe UI Symbol" w:eastAsia="Times New Roman" w:hAnsi="Segoe UI Symbol" w:cs="Segoe UI Symbol"/>
                <w:sz w:val="20"/>
                <w:szCs w:val="20"/>
              </w:rPr>
              <w:t>☐</w:t>
            </w:r>
            <w:r w:rsidR="0099658E" w:rsidRPr="007C1446">
              <w:rPr>
                <w:rFonts w:eastAsia="Times New Roman"/>
                <w:sz w:val="20"/>
                <w:szCs w:val="20"/>
              </w:rPr>
              <w:t xml:space="preserve"> No</w:t>
            </w:r>
          </w:p>
        </w:tc>
      </w:tr>
      <w:tr w:rsidR="0099658E" w:rsidRPr="007C1446" w14:paraId="34847C07" w14:textId="77777777">
        <w:tc>
          <w:tcPr>
            <w:tcW w:w="0" w:type="auto"/>
            <w:hideMark/>
          </w:tcPr>
          <w:p w14:paraId="4E882E3C" w14:textId="77777777" w:rsidR="0099658E" w:rsidRPr="007C1446" w:rsidRDefault="0099658E">
            <w:pPr>
              <w:spacing w:line="240" w:lineRule="auto"/>
              <w:rPr>
                <w:rFonts w:eastAsia="Times New Roman"/>
                <w:sz w:val="20"/>
                <w:szCs w:val="20"/>
              </w:rPr>
            </w:pPr>
            <w:r w:rsidRPr="007C1446">
              <w:rPr>
                <w:rFonts w:eastAsia="Times New Roman"/>
                <w:sz w:val="20"/>
                <w:szCs w:val="20"/>
              </w:rPr>
              <w:t>Gender</w:t>
            </w:r>
          </w:p>
        </w:tc>
        <w:tc>
          <w:tcPr>
            <w:tcW w:w="0" w:type="auto"/>
            <w:hideMark/>
          </w:tcPr>
          <w:p w14:paraId="59628B3D"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99658E" w:rsidRPr="007C1446" w14:paraId="3A8B99F7" w14:textId="77777777">
        <w:tc>
          <w:tcPr>
            <w:tcW w:w="0" w:type="auto"/>
          </w:tcPr>
          <w:p w14:paraId="5996DC5A" w14:textId="77777777" w:rsidR="0099658E" w:rsidRPr="007C1446" w:rsidRDefault="0099658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0B90514C" w14:textId="77777777" w:rsidR="0099658E" w:rsidRPr="007C1446" w:rsidRDefault="0099658E">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99658E" w:rsidRPr="007C1446" w14:paraId="23457B3D" w14:textId="77777777">
        <w:tc>
          <w:tcPr>
            <w:tcW w:w="0" w:type="auto"/>
            <w:hideMark/>
          </w:tcPr>
          <w:p w14:paraId="189E6BE7" w14:textId="77777777" w:rsidR="0099658E" w:rsidRPr="007C1446" w:rsidRDefault="0099658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109E4839"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99658E" w:rsidRPr="007C1446" w14:paraId="49DDFB7F" w14:textId="77777777">
        <w:tc>
          <w:tcPr>
            <w:tcW w:w="0" w:type="auto"/>
            <w:hideMark/>
          </w:tcPr>
          <w:p w14:paraId="3B95A668" w14:textId="77777777" w:rsidR="0099658E" w:rsidRPr="007C1446" w:rsidRDefault="0099658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771DB60D"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99658E" w:rsidRPr="007C1446" w14:paraId="13188822" w14:textId="77777777">
        <w:tc>
          <w:tcPr>
            <w:tcW w:w="0" w:type="auto"/>
            <w:hideMark/>
          </w:tcPr>
          <w:p w14:paraId="64060AD4" w14:textId="77777777" w:rsidR="0099658E" w:rsidRPr="007C1446" w:rsidRDefault="0099658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56DA6319"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99658E" w:rsidRPr="007C1446" w14:paraId="3E9BD61F" w14:textId="77777777">
        <w:tc>
          <w:tcPr>
            <w:tcW w:w="0" w:type="auto"/>
            <w:hideMark/>
          </w:tcPr>
          <w:p w14:paraId="2F2B2FDC" w14:textId="77777777" w:rsidR="0099658E" w:rsidRPr="007C1446" w:rsidRDefault="0099658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26D7C48B"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99658E" w:rsidRPr="007C1446" w14:paraId="5356C661" w14:textId="77777777">
        <w:tc>
          <w:tcPr>
            <w:tcW w:w="0" w:type="auto"/>
            <w:hideMark/>
          </w:tcPr>
          <w:p w14:paraId="7B7243FE" w14:textId="77777777" w:rsidR="0099658E" w:rsidRPr="007C1446" w:rsidRDefault="0099658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69A75438"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99658E" w:rsidRPr="007C1446" w14:paraId="380249E0" w14:textId="77777777">
        <w:tc>
          <w:tcPr>
            <w:tcW w:w="0" w:type="auto"/>
            <w:hideMark/>
          </w:tcPr>
          <w:p w14:paraId="43054F81" w14:textId="77777777" w:rsidR="0099658E" w:rsidRPr="007C1446" w:rsidRDefault="0099658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3DC7E0A7"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99658E" w:rsidRPr="007C1446" w14:paraId="1007377D" w14:textId="77777777">
        <w:tc>
          <w:tcPr>
            <w:tcW w:w="0" w:type="auto"/>
            <w:hideMark/>
          </w:tcPr>
          <w:p w14:paraId="4AD8DCBB" w14:textId="77777777" w:rsidR="0099658E" w:rsidRPr="007C1446" w:rsidRDefault="0099658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7C98E146"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99658E" w:rsidRPr="007C1446" w14:paraId="1B673224" w14:textId="77777777">
        <w:tc>
          <w:tcPr>
            <w:tcW w:w="0" w:type="auto"/>
            <w:hideMark/>
          </w:tcPr>
          <w:p w14:paraId="7FE87007" w14:textId="77777777" w:rsidR="0099658E" w:rsidRPr="007C1446" w:rsidRDefault="0099658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131EB089" w14:textId="7A52C35D"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00156AA0">
              <w:rPr>
                <w:rFonts w:eastAsia="Times New Roman"/>
                <w:sz w:val="20"/>
                <w:szCs w:val="20"/>
                <w:lang w:val="en-US"/>
              </w:rPr>
              <w:t>x</w:t>
            </w:r>
            <w:r w:rsidRPr="044DB4E3">
              <w:rPr>
                <w:rFonts w:eastAsia="Times New Roman"/>
                <w:sz w:val="20"/>
                <w:szCs w:val="20"/>
                <w:lang w:val="en-US"/>
              </w:rPr>
              <w:t xml:space="preserve"> Tenant</w:t>
            </w:r>
          </w:p>
        </w:tc>
      </w:tr>
      <w:tr w:rsidR="0099658E" w:rsidRPr="007C1446" w14:paraId="41541E7C" w14:textId="77777777">
        <w:tc>
          <w:tcPr>
            <w:tcW w:w="0" w:type="auto"/>
            <w:hideMark/>
          </w:tcPr>
          <w:p w14:paraId="60FB55A9" w14:textId="77777777" w:rsidR="0099658E" w:rsidRPr="007C1446" w:rsidRDefault="0099658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5121248" w14:textId="77777777" w:rsidR="0099658E" w:rsidRPr="007C1446" w:rsidRDefault="0099658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99658E" w:rsidRPr="007C1446" w14:paraId="13397F9C" w14:textId="77777777">
        <w:tc>
          <w:tcPr>
            <w:tcW w:w="0" w:type="auto"/>
            <w:hideMark/>
          </w:tcPr>
          <w:p w14:paraId="53225C14" w14:textId="77777777" w:rsidR="0099658E" w:rsidRPr="007C1446" w:rsidRDefault="0099658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176FDA8E" w14:textId="77777777" w:rsidR="00F66448" w:rsidRPr="00F66448" w:rsidRDefault="00F66448" w:rsidP="00F66448">
            <w:pPr>
              <w:spacing w:line="240" w:lineRule="auto"/>
              <w:rPr>
                <w:color w:val="000000" w:themeColor="text1"/>
                <w:sz w:val="20"/>
                <w:szCs w:val="20"/>
                <w:lang w:val="de-DE" w:eastAsia="en-GB"/>
              </w:rPr>
            </w:pPr>
            <w:r w:rsidRPr="00F66448">
              <w:rPr>
                <w:color w:val="000000" w:themeColor="text1"/>
                <w:sz w:val="20"/>
                <w:szCs w:val="20"/>
                <w:lang w:val="de-DE" w:eastAsia="en-GB"/>
              </w:rPr>
              <w:t>Society &amp; Culture</w:t>
            </w:r>
          </w:p>
          <w:p w14:paraId="68334DB8" w14:textId="284C6FF5" w:rsidR="0099658E" w:rsidRPr="007C1446" w:rsidRDefault="0099658E">
            <w:pPr>
              <w:spacing w:line="240" w:lineRule="auto"/>
              <w:rPr>
                <w:rFonts w:eastAsia="Times New Roman"/>
                <w:color w:val="000000" w:themeColor="text1"/>
                <w:sz w:val="20"/>
                <w:szCs w:val="20"/>
              </w:rPr>
            </w:pPr>
          </w:p>
        </w:tc>
      </w:tr>
      <w:tr w:rsidR="0099658E" w:rsidRPr="007C1446" w14:paraId="061E562E" w14:textId="77777777">
        <w:tc>
          <w:tcPr>
            <w:tcW w:w="0" w:type="auto"/>
            <w:hideMark/>
          </w:tcPr>
          <w:p w14:paraId="1FE14F80" w14:textId="77777777" w:rsidR="0099658E" w:rsidRPr="007C1446" w:rsidRDefault="0099658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013CE000" w14:textId="77777777" w:rsidR="00F644AB" w:rsidRDefault="00F644AB" w:rsidP="00F644AB">
            <w:pPr>
              <w:spacing w:line="240" w:lineRule="auto"/>
              <w:rPr>
                <w:color w:val="000000" w:themeColor="text1"/>
                <w:sz w:val="20"/>
                <w:szCs w:val="20"/>
                <w:lang w:val="en-US" w:eastAsia="en-GB"/>
              </w:rPr>
            </w:pPr>
            <w:r w:rsidRPr="00F644AB">
              <w:rPr>
                <w:color w:val="000000" w:themeColor="text1"/>
                <w:sz w:val="20"/>
                <w:szCs w:val="20"/>
                <w:lang w:val="en-US" w:eastAsia="en-GB"/>
              </w:rPr>
              <w:t>The target audience is not being reached.</w:t>
            </w:r>
          </w:p>
          <w:p w14:paraId="148773BF" w14:textId="1092078B" w:rsidR="00156AA0" w:rsidRPr="00F644AB" w:rsidRDefault="00156AA0" w:rsidP="00F644AB">
            <w:pPr>
              <w:spacing w:line="240" w:lineRule="auto"/>
              <w:rPr>
                <w:color w:val="000000" w:themeColor="text1"/>
                <w:sz w:val="20"/>
                <w:szCs w:val="20"/>
                <w:lang w:val="en-US" w:eastAsia="en-GB"/>
              </w:rPr>
            </w:pPr>
            <w:r>
              <w:rPr>
                <w:color w:val="000000" w:themeColor="text1"/>
                <w:sz w:val="20"/>
                <w:szCs w:val="20"/>
                <w:lang w:val="en-US" w:eastAsia="en-GB"/>
              </w:rPr>
              <w:t>The topic of CO2 levy is too narrow.</w:t>
            </w:r>
          </w:p>
          <w:p w14:paraId="21B3B473" w14:textId="687C3CFF" w:rsidR="0099658E" w:rsidRPr="007C1446" w:rsidRDefault="0099658E">
            <w:pPr>
              <w:spacing w:line="240" w:lineRule="auto"/>
              <w:rPr>
                <w:rFonts w:eastAsia="Times New Roman"/>
                <w:color w:val="000000" w:themeColor="text1"/>
                <w:sz w:val="20"/>
                <w:szCs w:val="20"/>
              </w:rPr>
            </w:pPr>
          </w:p>
        </w:tc>
      </w:tr>
      <w:tr w:rsidR="0099658E" w:rsidRPr="007C1446" w14:paraId="5102DBC7" w14:textId="77777777">
        <w:tc>
          <w:tcPr>
            <w:tcW w:w="0" w:type="auto"/>
            <w:hideMark/>
          </w:tcPr>
          <w:p w14:paraId="54DCD13E" w14:textId="77777777" w:rsidR="0099658E" w:rsidRPr="007C1446" w:rsidRDefault="0099658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100820B8" w14:textId="77777777" w:rsidR="00F644AB" w:rsidRPr="00F644AB" w:rsidRDefault="00F644AB" w:rsidP="009B782A">
            <w:pPr>
              <w:numPr>
                <w:ilvl w:val="0"/>
                <w:numId w:val="43"/>
              </w:numPr>
              <w:spacing w:line="240" w:lineRule="auto"/>
              <w:rPr>
                <w:color w:val="000000" w:themeColor="text1"/>
                <w:sz w:val="20"/>
                <w:szCs w:val="20"/>
                <w:lang w:val="en-US" w:eastAsia="en-GB"/>
              </w:rPr>
            </w:pPr>
            <w:r w:rsidRPr="00F644AB">
              <w:rPr>
                <w:color w:val="000000" w:themeColor="text1"/>
                <w:sz w:val="20"/>
                <w:szCs w:val="20"/>
                <w:lang w:val="en-US" w:eastAsia="en-GB"/>
              </w:rPr>
              <w:t>Consumer center programs already offer some aspects</w:t>
            </w:r>
          </w:p>
          <w:p w14:paraId="22DBE8B8" w14:textId="77777777" w:rsidR="00F644AB" w:rsidRPr="00F644AB" w:rsidRDefault="00F644AB" w:rsidP="009B782A">
            <w:pPr>
              <w:numPr>
                <w:ilvl w:val="0"/>
                <w:numId w:val="43"/>
              </w:numPr>
              <w:spacing w:line="240" w:lineRule="auto"/>
              <w:rPr>
                <w:color w:val="000000" w:themeColor="text1"/>
                <w:sz w:val="20"/>
                <w:szCs w:val="20"/>
                <w:lang w:val="en-US" w:eastAsia="en-GB"/>
              </w:rPr>
            </w:pPr>
            <w:r w:rsidRPr="00F644AB">
              <w:rPr>
                <w:color w:val="000000" w:themeColor="text1"/>
                <w:sz w:val="20"/>
                <w:szCs w:val="20"/>
                <w:lang w:val="en-US" w:eastAsia="en-GB"/>
              </w:rPr>
              <w:t>Social demand for high and rising operating costs already exists</w:t>
            </w:r>
          </w:p>
          <w:p w14:paraId="365409A5" w14:textId="29A3E800" w:rsidR="0099658E" w:rsidRPr="00F644AB" w:rsidRDefault="0099658E">
            <w:pPr>
              <w:spacing w:line="240" w:lineRule="auto"/>
              <w:rPr>
                <w:rFonts w:eastAsia="Times New Roman"/>
                <w:color w:val="000000" w:themeColor="text1"/>
                <w:sz w:val="20"/>
                <w:szCs w:val="20"/>
                <w:lang w:val="en-US"/>
              </w:rPr>
            </w:pPr>
          </w:p>
        </w:tc>
      </w:tr>
      <w:tr w:rsidR="0099658E" w:rsidRPr="007C1446" w14:paraId="355C3FB1" w14:textId="77777777">
        <w:tc>
          <w:tcPr>
            <w:tcW w:w="0" w:type="auto"/>
            <w:hideMark/>
          </w:tcPr>
          <w:p w14:paraId="75B63D27" w14:textId="77777777" w:rsidR="0099658E" w:rsidRPr="007C1446" w:rsidRDefault="0099658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6B54F587" w14:textId="7C2B4164" w:rsidR="0099658E" w:rsidRPr="008A6311" w:rsidRDefault="008A6311">
            <w:pPr>
              <w:spacing w:line="240" w:lineRule="auto"/>
              <w:rPr>
                <w:color w:val="000000" w:themeColor="text1"/>
                <w:sz w:val="20"/>
                <w:szCs w:val="20"/>
                <w:lang w:val="en-US" w:eastAsia="en-GB"/>
              </w:rPr>
            </w:pPr>
            <w:r w:rsidRPr="008A6311">
              <w:rPr>
                <w:color w:val="000000" w:themeColor="text1"/>
                <w:sz w:val="20"/>
                <w:szCs w:val="20"/>
                <w:lang w:val="en-US" w:eastAsia="en-GB"/>
              </w:rPr>
              <w:t>2027, possibly before the implementation of ETS2 in</w:t>
            </w:r>
            <w:r w:rsidR="00156AA0">
              <w:rPr>
                <w:color w:val="000000" w:themeColor="text1"/>
                <w:sz w:val="20"/>
                <w:szCs w:val="20"/>
                <w:lang w:val="en-US" w:eastAsia="en-GB"/>
              </w:rPr>
              <w:t>to</w:t>
            </w:r>
            <w:r w:rsidRPr="008A6311">
              <w:rPr>
                <w:color w:val="000000" w:themeColor="text1"/>
                <w:sz w:val="20"/>
                <w:szCs w:val="20"/>
                <w:lang w:val="en-US" w:eastAsia="en-GB"/>
              </w:rPr>
              <w:t xml:space="preserve"> national law</w:t>
            </w:r>
          </w:p>
        </w:tc>
      </w:tr>
      <w:tr w:rsidR="0099658E" w:rsidRPr="007C1446" w14:paraId="11F5740D" w14:textId="77777777">
        <w:tc>
          <w:tcPr>
            <w:tcW w:w="0" w:type="auto"/>
            <w:hideMark/>
          </w:tcPr>
          <w:p w14:paraId="2F0448B0" w14:textId="77777777" w:rsidR="0099658E" w:rsidRPr="007C1446" w:rsidRDefault="0099658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58A9900A" w14:textId="271D74EF" w:rsidR="00EB138D" w:rsidRPr="00EB138D" w:rsidRDefault="00EB138D" w:rsidP="009B782A">
            <w:pPr>
              <w:numPr>
                <w:ilvl w:val="0"/>
                <w:numId w:val="44"/>
              </w:numPr>
              <w:spacing w:line="240" w:lineRule="auto"/>
              <w:rPr>
                <w:color w:val="000000" w:themeColor="text1"/>
                <w:sz w:val="20"/>
                <w:szCs w:val="20"/>
                <w:lang w:val="en-US" w:eastAsia="en-GB"/>
              </w:rPr>
            </w:pPr>
            <w:r w:rsidRPr="00EB138D">
              <w:rPr>
                <w:color w:val="000000" w:themeColor="text1"/>
                <w:sz w:val="20"/>
                <w:szCs w:val="20"/>
                <w:lang w:val="en-US" w:eastAsia="en-GB"/>
              </w:rPr>
              <w:t>Where do the financial resources for one-stop shops come from</w:t>
            </w:r>
            <w:r w:rsidR="00BA5E52">
              <w:rPr>
                <w:color w:val="000000" w:themeColor="text1"/>
                <w:sz w:val="20"/>
                <w:szCs w:val="20"/>
                <w:lang w:val="en-US" w:eastAsia="en-GB"/>
              </w:rPr>
              <w:t>, Social Climate Fund</w:t>
            </w:r>
            <w:r w:rsidRPr="00EB138D">
              <w:rPr>
                <w:color w:val="000000" w:themeColor="text1"/>
                <w:sz w:val="20"/>
                <w:szCs w:val="20"/>
                <w:lang w:val="en-US" w:eastAsia="en-GB"/>
              </w:rPr>
              <w:t>?</w:t>
            </w:r>
          </w:p>
          <w:p w14:paraId="5265442E" w14:textId="7FFA9302" w:rsidR="0099658E" w:rsidRPr="00BA5E52" w:rsidRDefault="00EB138D" w:rsidP="009B782A">
            <w:pPr>
              <w:numPr>
                <w:ilvl w:val="0"/>
                <w:numId w:val="44"/>
              </w:numPr>
              <w:spacing w:line="240" w:lineRule="auto"/>
              <w:rPr>
                <w:color w:val="000000" w:themeColor="text1"/>
                <w:sz w:val="20"/>
                <w:szCs w:val="20"/>
                <w:lang w:val="en-US" w:eastAsia="en-GB"/>
              </w:rPr>
            </w:pPr>
            <w:r w:rsidRPr="00BA5E52">
              <w:rPr>
                <w:color w:val="000000" w:themeColor="text1"/>
                <w:sz w:val="20"/>
                <w:szCs w:val="20"/>
                <w:lang w:val="en-US" w:eastAsia="en-GB"/>
              </w:rPr>
              <w:t>Institutional cooperation</w:t>
            </w:r>
            <w:r w:rsidR="00BA5E52" w:rsidRPr="00BA5E52">
              <w:rPr>
                <w:color w:val="000000" w:themeColor="text1"/>
                <w:sz w:val="20"/>
                <w:szCs w:val="20"/>
                <w:lang w:val="en-US" w:eastAsia="en-GB"/>
              </w:rPr>
              <w:t xml:space="preserve"> must be e</w:t>
            </w:r>
            <w:r w:rsidR="00BA5E52">
              <w:rPr>
                <w:color w:val="000000" w:themeColor="text1"/>
                <w:sz w:val="20"/>
                <w:szCs w:val="20"/>
                <w:lang w:val="en-US" w:eastAsia="en-GB"/>
              </w:rPr>
              <w:t>nhanced over three governance levels</w:t>
            </w:r>
          </w:p>
        </w:tc>
      </w:tr>
    </w:tbl>
    <w:p w14:paraId="02334E42" w14:textId="77777777" w:rsidR="0099658E" w:rsidRDefault="0099658E" w:rsidP="00D83E97">
      <w:pPr>
        <w:jc w:val="both"/>
        <w:rPr>
          <w:lang w:val="en-GB"/>
        </w:rPr>
      </w:pPr>
    </w:p>
    <w:p w14:paraId="3ED89ABB" w14:textId="77777777" w:rsidR="00A9689B" w:rsidRDefault="00A9689B" w:rsidP="00D83E97">
      <w:pPr>
        <w:rPr>
          <w:i/>
          <w:iCs/>
          <w:color w:val="156082" w:themeColor="accent1"/>
          <w:lang w:val="en-GB"/>
        </w:rPr>
        <w:sectPr w:rsidR="00A9689B" w:rsidSect="00A9689B">
          <w:pgSz w:w="11906" w:h="16838"/>
          <w:pgMar w:top="1417" w:right="1196" w:bottom="1417" w:left="1260" w:header="708" w:footer="708" w:gutter="0"/>
          <w:cols w:space="720"/>
          <w:titlePg/>
          <w:docGrid w:linePitch="299"/>
        </w:sectPr>
      </w:pPr>
    </w:p>
    <w:p w14:paraId="26B41865" w14:textId="77777777" w:rsidR="00D83E97" w:rsidRPr="007511E8" w:rsidRDefault="00D83E97" w:rsidP="006317E8">
      <w:pPr>
        <w:pStyle w:val="berschrift1"/>
      </w:pPr>
      <w:r w:rsidRPr="007511E8">
        <w:lastRenderedPageBreak/>
        <w:t>Transformative potential of policies</w:t>
      </w:r>
    </w:p>
    <w:p w14:paraId="6618B102" w14:textId="39F36E7D" w:rsidR="00D83E97" w:rsidRPr="007511E8" w:rsidRDefault="00D83E97" w:rsidP="00D83E97">
      <w:pPr>
        <w:pStyle w:val="StandardWeb"/>
        <w:jc w:val="both"/>
        <w:rPr>
          <w:rFonts w:ascii="Calibri" w:hAnsi="Calibri" w:cs="Calibri"/>
          <w:sz w:val="22"/>
          <w:szCs w:val="22"/>
          <w:lang w:val="en-GB"/>
        </w:rPr>
      </w:pPr>
      <w:r w:rsidRPr="007511E8">
        <w:rPr>
          <w:rFonts w:ascii="Calibri" w:hAnsi="Calibri" w:cs="Calibri"/>
          <w:sz w:val="22"/>
          <w:szCs w:val="22"/>
          <w:lang w:val="en-GB"/>
        </w:rPr>
        <w:t xml:space="preserve">Report the results of the agenda slot 12:15-12:45 </w:t>
      </w:r>
      <w:r w:rsidRPr="007511E8">
        <w:rPr>
          <w:rFonts w:ascii="Calibri" w:hAnsi="Calibri" w:cs="Calibri"/>
          <w:i/>
          <w:iCs/>
          <w:sz w:val="22"/>
          <w:szCs w:val="22"/>
          <w:lang w:val="en-GB"/>
        </w:rPr>
        <w:t>Scoring the policies as transformative</w:t>
      </w:r>
      <w:r w:rsidRPr="007511E8">
        <w:rPr>
          <w:rFonts w:ascii="Calibri" w:hAnsi="Calibri" w:cs="Calibri"/>
          <w:sz w:val="22"/>
          <w:szCs w:val="22"/>
          <w:lang w:val="en-GB"/>
        </w:rPr>
        <w:t xml:space="preserve"> of the third lab (see slides 4</w:t>
      </w:r>
      <w:r w:rsidR="006D15F7">
        <w:rPr>
          <w:rFonts w:ascii="Calibri" w:hAnsi="Calibri" w:cs="Calibri"/>
          <w:sz w:val="22"/>
          <w:szCs w:val="22"/>
          <w:lang w:val="en-GB"/>
        </w:rPr>
        <w:t>8</w:t>
      </w:r>
      <w:r w:rsidRPr="007511E8">
        <w:rPr>
          <w:rFonts w:ascii="Calibri" w:hAnsi="Calibri" w:cs="Calibri"/>
          <w:sz w:val="22"/>
          <w:szCs w:val="22"/>
          <w:lang w:val="en-GB"/>
        </w:rPr>
        <w:t>-</w:t>
      </w:r>
      <w:r w:rsidR="006D15F7">
        <w:rPr>
          <w:rFonts w:ascii="Calibri" w:hAnsi="Calibri" w:cs="Calibri"/>
          <w:sz w:val="22"/>
          <w:szCs w:val="22"/>
          <w:lang w:val="en-GB"/>
        </w:rPr>
        <w:t>50</w:t>
      </w:r>
      <w:r w:rsidRPr="007511E8">
        <w:rPr>
          <w:rFonts w:ascii="Calibri" w:hAnsi="Calibri" w:cs="Calibri"/>
          <w:sz w:val="22"/>
          <w:szCs w:val="22"/>
          <w:lang w:val="en-GB"/>
        </w:rPr>
        <w:t xml:space="preserve"> of the methodological guidelines</w:t>
      </w:r>
      <w:r w:rsidR="006D15F7">
        <w:rPr>
          <w:rFonts w:ascii="Calibri" w:hAnsi="Calibri" w:cs="Calibri"/>
          <w:sz w:val="22"/>
          <w:szCs w:val="22"/>
          <w:lang w:val="en-GB"/>
        </w:rPr>
        <w:t xml:space="preserve"> (</w:t>
      </w:r>
      <w:hyperlink r:id="rId20" w:history="1">
        <w:r w:rsidR="009F63DD">
          <w:rPr>
            <w:rStyle w:val="Hyperlink"/>
            <w:rFonts w:eastAsia="Calibri"/>
          </w:rPr>
          <w:t>Guidelines 2nd set v6 26-11-25.pptx</w:t>
        </w:r>
      </w:hyperlink>
      <w:r w:rsidRPr="007511E8">
        <w:rPr>
          <w:rFonts w:ascii="Calibri" w:hAnsi="Calibri" w:cs="Calibri"/>
          <w:sz w:val="22"/>
          <w:szCs w:val="22"/>
          <w:lang w:val="en-GB"/>
        </w:rPr>
        <w:t xml:space="preserve"> as a reference). On </w:t>
      </w:r>
      <w:r w:rsidRPr="007511E8">
        <w:rPr>
          <w:rFonts w:ascii="Calibri" w:hAnsi="Calibri" w:cs="Calibri"/>
          <w:sz w:val="22"/>
          <w:szCs w:val="22"/>
          <w:lang w:val="en-GB"/>
        </w:rPr>
        <w:fldChar w:fldCharType="begin"/>
      </w:r>
      <w:r w:rsidRPr="007511E8">
        <w:rPr>
          <w:rFonts w:ascii="Calibri" w:hAnsi="Calibri" w:cs="Calibri"/>
          <w:sz w:val="22"/>
          <w:szCs w:val="22"/>
          <w:lang w:val="en-GB"/>
        </w:rPr>
        <w:instrText xml:space="preserve"> REF _Ref211968518 \h  \* MERGEFORMAT </w:instrText>
      </w:r>
      <w:r w:rsidRPr="007511E8">
        <w:rPr>
          <w:rFonts w:ascii="Calibri" w:hAnsi="Calibri" w:cs="Calibri"/>
          <w:sz w:val="22"/>
          <w:szCs w:val="22"/>
          <w:lang w:val="en-GB"/>
        </w:rPr>
      </w:r>
      <w:r w:rsidRPr="007511E8">
        <w:rPr>
          <w:rFonts w:ascii="Calibri" w:hAnsi="Calibri" w:cs="Calibri"/>
          <w:sz w:val="22"/>
          <w:szCs w:val="22"/>
          <w:lang w:val="en-GB"/>
        </w:rPr>
        <w:fldChar w:fldCharType="separate"/>
      </w:r>
      <w:r w:rsidRPr="007511E8">
        <w:rPr>
          <w:rFonts w:ascii="Calibri" w:hAnsi="Calibri" w:cs="Calibri"/>
          <w:sz w:val="22"/>
          <w:szCs w:val="22"/>
          <w:lang w:val="en-GB"/>
        </w:rPr>
        <w:t xml:space="preserve">Table </w:t>
      </w:r>
      <w:r w:rsidRPr="007511E8">
        <w:rPr>
          <w:rFonts w:ascii="Calibri" w:hAnsi="Calibri" w:cs="Calibri"/>
          <w:noProof/>
          <w:sz w:val="22"/>
          <w:szCs w:val="22"/>
          <w:lang w:val="en-GB"/>
        </w:rPr>
        <w:t>3</w:t>
      </w:r>
      <w:r w:rsidRPr="007511E8">
        <w:rPr>
          <w:rFonts w:ascii="Calibri" w:hAnsi="Calibri" w:cs="Calibri"/>
          <w:sz w:val="22"/>
          <w:szCs w:val="22"/>
          <w:lang w:val="en-GB"/>
        </w:rPr>
        <w:fldChar w:fldCharType="end"/>
      </w:r>
      <w:r w:rsidRPr="007511E8">
        <w:rPr>
          <w:rFonts w:ascii="Calibri" w:hAnsi="Calibri" w:cs="Calibri"/>
          <w:sz w:val="22"/>
          <w:szCs w:val="22"/>
          <w:lang w:val="en-GB"/>
        </w:rPr>
        <w:t>, for each policy proposal, report the following:</w:t>
      </w:r>
    </w:p>
    <w:p w14:paraId="5C4B7D28" w14:textId="77777777" w:rsidR="00D83E97" w:rsidRPr="007511E8" w:rsidRDefault="00D83E97" w:rsidP="009B782A">
      <w:pPr>
        <w:pStyle w:val="StandardWeb"/>
        <w:numPr>
          <w:ilvl w:val="0"/>
          <w:numId w:val="9"/>
        </w:numPr>
        <w:jc w:val="both"/>
        <w:rPr>
          <w:rFonts w:ascii="Calibri" w:hAnsi="Calibri" w:cs="Calibri"/>
          <w:sz w:val="22"/>
          <w:szCs w:val="22"/>
        </w:rPr>
      </w:pPr>
      <w:r w:rsidRPr="044DB4E3">
        <w:rPr>
          <w:rFonts w:ascii="Calibri" w:hAnsi="Calibri" w:cs="Calibri"/>
          <w:sz w:val="22"/>
          <w:szCs w:val="22"/>
        </w:rPr>
        <w:t xml:space="preserve">The </w:t>
      </w:r>
      <w:r w:rsidRPr="044DB4E3">
        <w:rPr>
          <w:rStyle w:val="Fett"/>
          <w:rFonts w:ascii="Calibri" w:hAnsi="Calibri" w:cs="Calibri"/>
          <w:sz w:val="22"/>
          <w:szCs w:val="22"/>
        </w:rPr>
        <w:t>total number of votes</w:t>
      </w:r>
      <w:r w:rsidRPr="044DB4E3">
        <w:rPr>
          <w:rFonts w:ascii="Calibri" w:hAnsi="Calibri" w:cs="Calibri"/>
          <w:sz w:val="22"/>
          <w:szCs w:val="22"/>
        </w:rPr>
        <w:t xml:space="preserve"> received for each score (1–5);</w:t>
      </w:r>
    </w:p>
    <w:p w14:paraId="570D42CB" w14:textId="77777777" w:rsidR="00D83E97" w:rsidRPr="007511E8" w:rsidRDefault="00D83E97" w:rsidP="009B782A">
      <w:pPr>
        <w:pStyle w:val="StandardWeb"/>
        <w:numPr>
          <w:ilvl w:val="0"/>
          <w:numId w:val="9"/>
        </w:numPr>
        <w:jc w:val="both"/>
        <w:rPr>
          <w:rFonts w:ascii="Calibri" w:hAnsi="Calibri" w:cs="Calibri"/>
          <w:sz w:val="22"/>
          <w:szCs w:val="22"/>
          <w:lang w:val="en-GB"/>
        </w:rPr>
      </w:pPr>
      <w:r w:rsidRPr="007511E8">
        <w:rPr>
          <w:rFonts w:ascii="Calibri" w:hAnsi="Calibri" w:cs="Calibri"/>
          <w:sz w:val="22"/>
          <w:szCs w:val="22"/>
          <w:lang w:val="en-GB"/>
        </w:rPr>
        <w:t xml:space="preserve">The </w:t>
      </w:r>
      <w:r w:rsidRPr="007511E8">
        <w:rPr>
          <w:rStyle w:val="Fett"/>
          <w:rFonts w:ascii="Calibri" w:hAnsi="Calibri" w:cs="Calibri"/>
          <w:sz w:val="22"/>
          <w:szCs w:val="22"/>
          <w:lang w:val="en-GB"/>
        </w:rPr>
        <w:t>policy category</w:t>
      </w:r>
      <w:r w:rsidRPr="007511E8">
        <w:rPr>
          <w:rFonts w:ascii="Calibri" w:hAnsi="Calibri" w:cs="Calibri"/>
          <w:sz w:val="22"/>
          <w:szCs w:val="22"/>
          <w:lang w:val="en-GB"/>
        </w:rPr>
        <w:t xml:space="preserve"> assigned by the group — </w:t>
      </w:r>
      <w:r w:rsidRPr="007511E8">
        <w:rPr>
          <w:rStyle w:val="Hervorhebung"/>
          <w:rFonts w:ascii="Calibri" w:hAnsi="Calibri" w:cs="Calibri"/>
          <w:sz w:val="22"/>
          <w:szCs w:val="22"/>
          <w:lang w:val="en-GB"/>
        </w:rPr>
        <w:t>quick wins, transformative bets, short-term stabilisers, structural shifts,</w:t>
      </w:r>
      <w:r w:rsidRPr="007511E8">
        <w:rPr>
          <w:rFonts w:ascii="Calibri" w:hAnsi="Calibri" w:cs="Calibri"/>
          <w:sz w:val="22"/>
          <w:szCs w:val="22"/>
          <w:lang w:val="en-GB"/>
        </w:rPr>
        <w:t xml:space="preserve"> or </w:t>
      </w:r>
      <w:r w:rsidRPr="007511E8">
        <w:rPr>
          <w:rStyle w:val="Hervorhebung"/>
          <w:rFonts w:ascii="Calibri" w:hAnsi="Calibri" w:cs="Calibri"/>
          <w:sz w:val="22"/>
          <w:szCs w:val="22"/>
          <w:lang w:val="en-GB"/>
        </w:rPr>
        <w:t>non-starters</w:t>
      </w:r>
      <w:r w:rsidRPr="007511E8">
        <w:rPr>
          <w:rFonts w:ascii="Calibri" w:hAnsi="Calibri" w:cs="Calibri"/>
          <w:sz w:val="22"/>
          <w:szCs w:val="22"/>
          <w:lang w:val="en-GB"/>
        </w:rPr>
        <w:t>;</w:t>
      </w:r>
    </w:p>
    <w:p w14:paraId="32C848BA" w14:textId="7BD91716" w:rsidR="00D83E97" w:rsidRPr="007511E8" w:rsidRDefault="00D83E97" w:rsidP="009B782A">
      <w:pPr>
        <w:pStyle w:val="StandardWeb"/>
        <w:numPr>
          <w:ilvl w:val="0"/>
          <w:numId w:val="9"/>
        </w:numPr>
        <w:jc w:val="both"/>
        <w:rPr>
          <w:rFonts w:ascii="Calibri" w:hAnsi="Calibri" w:cs="Calibri"/>
          <w:sz w:val="22"/>
          <w:szCs w:val="22"/>
          <w:lang w:val="en-GB"/>
        </w:rPr>
      </w:pPr>
      <w:r w:rsidRPr="007511E8">
        <w:rPr>
          <w:rFonts w:ascii="Calibri" w:hAnsi="Calibri" w:cs="Calibri"/>
          <w:sz w:val="22"/>
          <w:szCs w:val="22"/>
          <w:lang w:val="en-GB"/>
        </w:rPr>
        <w:t xml:space="preserve">The </w:t>
      </w:r>
      <w:r w:rsidRPr="007511E8">
        <w:rPr>
          <w:rStyle w:val="Fett"/>
          <w:rFonts w:ascii="Calibri" w:hAnsi="Calibri" w:cs="Calibri"/>
          <w:sz w:val="22"/>
          <w:szCs w:val="22"/>
          <w:lang w:val="en-GB"/>
        </w:rPr>
        <w:t>reasons</w:t>
      </w:r>
      <w:r w:rsidRPr="007511E8">
        <w:rPr>
          <w:rFonts w:ascii="Calibri" w:hAnsi="Calibri" w:cs="Calibri"/>
          <w:sz w:val="22"/>
          <w:szCs w:val="22"/>
          <w:lang w:val="en-GB"/>
        </w:rPr>
        <w:t xml:space="preserve"> behind this categorisation, to be detailed in the last column.</w:t>
      </w:r>
      <w:r w:rsidR="00B5774A" w:rsidRPr="007511E8">
        <w:rPr>
          <w:rFonts w:ascii="Calibri" w:hAnsi="Calibri" w:cs="Calibri"/>
          <w:sz w:val="22"/>
          <w:szCs w:val="22"/>
          <w:lang w:val="en-GB"/>
        </w:rPr>
        <w:t xml:space="preserve"> Consider the different elements provided in the template for the discussion:</w:t>
      </w:r>
    </w:p>
    <w:p w14:paraId="06A7C712" w14:textId="4DEDEEDF" w:rsidR="00B5774A" w:rsidRPr="007511E8" w:rsidRDefault="00B5774A" w:rsidP="009B782A">
      <w:pPr>
        <w:pStyle w:val="StandardWeb"/>
        <w:numPr>
          <w:ilvl w:val="1"/>
          <w:numId w:val="9"/>
        </w:numPr>
        <w:jc w:val="both"/>
        <w:rPr>
          <w:rFonts w:ascii="Calibri" w:hAnsi="Calibri" w:cs="Calibri"/>
          <w:sz w:val="22"/>
          <w:szCs w:val="22"/>
          <w:lang w:val="en-GB"/>
        </w:rPr>
      </w:pPr>
      <w:r w:rsidRPr="007511E8">
        <w:rPr>
          <w:rFonts w:ascii="Calibri" w:hAnsi="Calibri" w:cs="Calibri"/>
          <w:sz w:val="22"/>
          <w:szCs w:val="22"/>
          <w:lang w:val="en-GB"/>
        </w:rPr>
        <w:t>Impact</w:t>
      </w:r>
    </w:p>
    <w:p w14:paraId="1D3331AF" w14:textId="77777777" w:rsidR="00B5774A" w:rsidRPr="007511E8" w:rsidRDefault="00B5774A" w:rsidP="009B782A">
      <w:pPr>
        <w:pStyle w:val="Listenabsatz"/>
        <w:numPr>
          <w:ilvl w:val="2"/>
          <w:numId w:val="9"/>
        </w:numPr>
        <w:rPr>
          <w:i/>
          <w:iCs/>
          <w:lang w:val="en-GB" w:eastAsia="en-GB"/>
        </w:rPr>
      </w:pPr>
      <w:r w:rsidRPr="007511E8">
        <w:rPr>
          <w:i/>
          <w:iCs/>
          <w:lang w:val="en-GB" w:eastAsia="en-GB"/>
        </w:rPr>
        <w:t>Systemic effects → Does it generate wider impacts? In what domains?</w:t>
      </w:r>
    </w:p>
    <w:p w14:paraId="5005B93A" w14:textId="77777777" w:rsidR="00B5774A" w:rsidRPr="007511E8" w:rsidRDefault="00B5774A" w:rsidP="009B782A">
      <w:pPr>
        <w:pStyle w:val="Listenabsatz"/>
        <w:numPr>
          <w:ilvl w:val="2"/>
          <w:numId w:val="9"/>
        </w:numPr>
        <w:rPr>
          <w:i/>
          <w:iCs/>
          <w:lang w:val="en-GB" w:eastAsia="en-GB"/>
        </w:rPr>
      </w:pPr>
      <w:r w:rsidRPr="007511E8">
        <w:rPr>
          <w:i/>
          <w:iCs/>
          <w:lang w:val="en-GB" w:eastAsia="en-GB"/>
        </w:rPr>
        <w:t>Rules of the game → Does it reshape institutions/regulations?</w:t>
      </w:r>
    </w:p>
    <w:p w14:paraId="069FB7D2" w14:textId="77777777" w:rsidR="00B5774A" w:rsidRPr="007511E8" w:rsidRDefault="00B5774A" w:rsidP="009B782A">
      <w:pPr>
        <w:pStyle w:val="Listenabsatz"/>
        <w:numPr>
          <w:ilvl w:val="2"/>
          <w:numId w:val="9"/>
        </w:numPr>
        <w:rPr>
          <w:i/>
          <w:iCs/>
          <w:lang w:val="en-GB" w:eastAsia="en-GB"/>
        </w:rPr>
      </w:pPr>
      <w:r w:rsidRPr="007511E8">
        <w:rPr>
          <w:i/>
          <w:iCs/>
          <w:lang w:val="en-GB" w:eastAsia="en-GB"/>
        </w:rPr>
        <w:t>Paradigms &amp; attitudes → Can it shift political priorities?</w:t>
      </w:r>
    </w:p>
    <w:p w14:paraId="2041E6AC" w14:textId="77777777" w:rsidR="00B5774A" w:rsidRPr="007511E8" w:rsidRDefault="00B5774A" w:rsidP="009B782A">
      <w:pPr>
        <w:pStyle w:val="Listenabsatz"/>
        <w:numPr>
          <w:ilvl w:val="2"/>
          <w:numId w:val="9"/>
        </w:numPr>
        <w:rPr>
          <w:lang w:val="en-GB" w:eastAsia="en-GB"/>
        </w:rPr>
      </w:pPr>
      <w:r w:rsidRPr="007511E8">
        <w:rPr>
          <w:i/>
          <w:iCs/>
          <w:lang w:val="en-GB" w:eastAsia="en-GB"/>
        </w:rPr>
        <w:t>Equity dimension → Does it reduce inequalities in the green/digital transition?</w:t>
      </w:r>
    </w:p>
    <w:p w14:paraId="44BF41AD" w14:textId="5EC7562D" w:rsidR="00B5774A" w:rsidRPr="007511E8" w:rsidRDefault="00B5774A" w:rsidP="009B782A">
      <w:pPr>
        <w:pStyle w:val="Listenabsatz"/>
        <w:numPr>
          <w:ilvl w:val="1"/>
          <w:numId w:val="9"/>
        </w:numPr>
        <w:rPr>
          <w:lang w:val="en-GB" w:eastAsia="en-GB"/>
        </w:rPr>
      </w:pPr>
      <w:r w:rsidRPr="007511E8">
        <w:rPr>
          <w:lang w:val="en-GB"/>
        </w:rPr>
        <w:t>Feasibility</w:t>
      </w:r>
    </w:p>
    <w:p w14:paraId="7F3B4F5B" w14:textId="77777777" w:rsidR="00B5774A" w:rsidRPr="007511E8" w:rsidRDefault="00B5774A" w:rsidP="009B782A">
      <w:pPr>
        <w:pStyle w:val="Listenabsatz"/>
        <w:numPr>
          <w:ilvl w:val="2"/>
          <w:numId w:val="9"/>
        </w:numPr>
        <w:rPr>
          <w:i/>
          <w:iCs/>
          <w:lang w:val="en-GB" w:eastAsia="en-GB"/>
        </w:rPr>
      </w:pPr>
      <w:r w:rsidRPr="007511E8">
        <w:rPr>
          <w:i/>
          <w:iCs/>
          <w:lang w:val="en-GB" w:eastAsia="en-GB"/>
        </w:rPr>
        <w:t>Barriers → Are there political, cultural, or financial obstacles?</w:t>
      </w:r>
    </w:p>
    <w:p w14:paraId="3C4D3404" w14:textId="63C054F5" w:rsidR="00B5774A" w:rsidRPr="00A9689B" w:rsidRDefault="00B5774A" w:rsidP="009B782A">
      <w:pPr>
        <w:pStyle w:val="Listenabsatz"/>
        <w:numPr>
          <w:ilvl w:val="2"/>
          <w:numId w:val="9"/>
        </w:numPr>
        <w:rPr>
          <w:lang w:val="en-GB"/>
        </w:rPr>
      </w:pPr>
      <w:r w:rsidRPr="007511E8">
        <w:rPr>
          <w:i/>
          <w:iCs/>
          <w:lang w:val="en-GB" w:eastAsia="en-GB"/>
        </w:rPr>
        <w:t>Timing → Can it be implemented now, or does it require preparation?</w:t>
      </w:r>
    </w:p>
    <w:p w14:paraId="7878AE4E" w14:textId="502E375B" w:rsidR="00D83E97" w:rsidRPr="006D15F7" w:rsidRDefault="00D83E97" w:rsidP="006D15F7">
      <w:pPr>
        <w:pStyle w:val="StandardWeb"/>
        <w:rPr>
          <w:rFonts w:ascii="Calibri" w:hAnsi="Calibri" w:cs="Calibri"/>
          <w:sz w:val="22"/>
          <w:szCs w:val="22"/>
          <w:lang w:val="en-GB"/>
        </w:rPr>
      </w:pPr>
      <w:r w:rsidRPr="007511E8">
        <w:rPr>
          <w:rFonts w:ascii="Calibri" w:hAnsi="Calibri" w:cs="Calibri"/>
          <w:sz w:val="22"/>
          <w:szCs w:val="22"/>
          <w:lang w:val="en-GB"/>
        </w:rPr>
        <w:t>Be as detailed as possible when explaining the rationale for each classification.</w:t>
      </w:r>
    </w:p>
    <w:tbl>
      <w:tblPr>
        <w:tblStyle w:val="Tabellenraster"/>
        <w:tblW w:w="14454" w:type="dxa"/>
        <w:jc w:val="center"/>
        <w:tblLook w:val="04A0" w:firstRow="1" w:lastRow="0" w:firstColumn="1" w:lastColumn="0" w:noHBand="0" w:noVBand="1"/>
      </w:tblPr>
      <w:tblGrid>
        <w:gridCol w:w="2487"/>
        <w:gridCol w:w="405"/>
        <w:gridCol w:w="420"/>
        <w:gridCol w:w="420"/>
        <w:gridCol w:w="480"/>
        <w:gridCol w:w="460"/>
        <w:gridCol w:w="495"/>
        <w:gridCol w:w="510"/>
        <w:gridCol w:w="502"/>
        <w:gridCol w:w="570"/>
        <w:gridCol w:w="735"/>
        <w:gridCol w:w="2324"/>
        <w:gridCol w:w="4646"/>
      </w:tblGrid>
      <w:tr w:rsidR="0068548E" w:rsidRPr="007511E8" w14:paraId="76530629" w14:textId="77777777" w:rsidTr="00D70F6A">
        <w:trPr>
          <w:trHeight w:val="1120"/>
          <w:jc w:val="center"/>
        </w:trPr>
        <w:tc>
          <w:tcPr>
            <w:tcW w:w="2487" w:type="dxa"/>
            <w:vAlign w:val="center"/>
            <w:hideMark/>
          </w:tcPr>
          <w:p w14:paraId="350CD519" w14:textId="506AF59C" w:rsidR="0068548E" w:rsidRPr="007511E8" w:rsidRDefault="0068548E" w:rsidP="0068548E">
            <w:pPr>
              <w:jc w:val="center"/>
              <w:rPr>
                <w:rFonts w:eastAsia="Times New Roman"/>
                <w:color w:val="000000"/>
                <w:lang w:val="en-GB"/>
              </w:rPr>
            </w:pPr>
            <w:r w:rsidRPr="007511E8">
              <w:rPr>
                <w:rFonts w:eastAsia="Times New Roman"/>
                <w:color w:val="000000"/>
                <w:lang w:val="en-GB"/>
              </w:rPr>
              <w:t>Policies</w:t>
            </w:r>
          </w:p>
        </w:tc>
        <w:tc>
          <w:tcPr>
            <w:tcW w:w="2185" w:type="dxa"/>
            <w:gridSpan w:val="5"/>
            <w:vAlign w:val="center"/>
            <w:hideMark/>
          </w:tcPr>
          <w:p w14:paraId="4857E2EB" w14:textId="525096D6" w:rsidR="0068548E" w:rsidRPr="007511E8" w:rsidRDefault="0068548E" w:rsidP="0068548E">
            <w:pPr>
              <w:jc w:val="center"/>
              <w:rPr>
                <w:rFonts w:eastAsia="Times New Roman"/>
                <w:color w:val="000000"/>
                <w:lang w:val="en-GB"/>
              </w:rPr>
            </w:pPr>
            <w:r>
              <w:rPr>
                <w:rFonts w:eastAsia="Times New Roman"/>
                <w:color w:val="000000"/>
                <w:lang w:val="en-GB"/>
              </w:rPr>
              <w:t>Scoring the transformative potential</w:t>
            </w:r>
          </w:p>
        </w:tc>
        <w:tc>
          <w:tcPr>
            <w:tcW w:w="2812" w:type="dxa"/>
            <w:gridSpan w:val="5"/>
            <w:vAlign w:val="center"/>
            <w:hideMark/>
          </w:tcPr>
          <w:p w14:paraId="6EA92C1B" w14:textId="2AF7F45A" w:rsidR="0068548E" w:rsidRPr="007511E8" w:rsidRDefault="0068548E" w:rsidP="0068548E">
            <w:pPr>
              <w:jc w:val="center"/>
              <w:rPr>
                <w:rFonts w:eastAsia="Times New Roman"/>
                <w:color w:val="000000"/>
                <w:lang w:val="en-GB"/>
              </w:rPr>
            </w:pPr>
            <w:r>
              <w:rPr>
                <w:rFonts w:eastAsia="Times New Roman"/>
                <w:color w:val="000000"/>
                <w:lang w:val="en-GB"/>
              </w:rPr>
              <w:t>Scoring f</w:t>
            </w:r>
            <w:r w:rsidRPr="007511E8">
              <w:rPr>
                <w:rFonts w:eastAsia="Times New Roman"/>
                <w:color w:val="000000"/>
                <w:lang w:val="en-GB"/>
              </w:rPr>
              <w:t>easibility (in each number fill the number of votes)</w:t>
            </w:r>
          </w:p>
        </w:tc>
        <w:tc>
          <w:tcPr>
            <w:tcW w:w="2324" w:type="dxa"/>
            <w:vMerge w:val="restart"/>
            <w:vAlign w:val="center"/>
          </w:tcPr>
          <w:p w14:paraId="6B0E06BC" w14:textId="3409D194" w:rsidR="0068548E" w:rsidRPr="007511E8" w:rsidRDefault="0068548E" w:rsidP="0068548E">
            <w:pPr>
              <w:jc w:val="center"/>
              <w:rPr>
                <w:rFonts w:eastAsia="Times New Roman"/>
                <w:color w:val="000000"/>
                <w:lang w:val="en-GB"/>
              </w:rPr>
            </w:pPr>
            <w:r w:rsidRPr="007511E8">
              <w:rPr>
                <w:rFonts w:eastAsia="Times New Roman"/>
                <w:color w:val="000000"/>
                <w:lang w:val="en-GB"/>
              </w:rPr>
              <w:t>Policy category (name the category)</w:t>
            </w:r>
          </w:p>
        </w:tc>
        <w:tc>
          <w:tcPr>
            <w:tcW w:w="4646" w:type="dxa"/>
            <w:vMerge w:val="restart"/>
            <w:vAlign w:val="center"/>
          </w:tcPr>
          <w:p w14:paraId="14254EF7" w14:textId="77B9F3C7" w:rsidR="0068548E" w:rsidRPr="007511E8" w:rsidRDefault="7CE4EEA7" w:rsidP="3C01D03C">
            <w:pPr>
              <w:jc w:val="center"/>
              <w:rPr>
                <w:rFonts w:eastAsia="Times New Roman"/>
                <w:highlight w:val="yellow"/>
                <w:lang w:val="en-GB"/>
              </w:rPr>
            </w:pPr>
            <w:r w:rsidRPr="00BA5E52">
              <w:rPr>
                <w:rFonts w:eastAsia="Times New Roman"/>
                <w:lang w:val="en-GB"/>
              </w:rPr>
              <w:t>Detail why the group classified the policy as such</w:t>
            </w:r>
          </w:p>
        </w:tc>
      </w:tr>
      <w:tr w:rsidR="0068548E" w:rsidRPr="007511E8" w14:paraId="54999817" w14:textId="77777777" w:rsidTr="00867E39">
        <w:trPr>
          <w:trHeight w:val="320"/>
          <w:jc w:val="center"/>
        </w:trPr>
        <w:tc>
          <w:tcPr>
            <w:tcW w:w="2487" w:type="dxa"/>
            <w:hideMark/>
          </w:tcPr>
          <w:p w14:paraId="6A204815" w14:textId="77777777" w:rsidR="0068548E" w:rsidRPr="007511E8" w:rsidRDefault="0068548E" w:rsidP="0068548E">
            <w:pPr>
              <w:rPr>
                <w:rFonts w:eastAsia="Times New Roman"/>
                <w:b/>
                <w:bCs/>
                <w:color w:val="000000"/>
                <w:lang w:val="en-GB"/>
              </w:rPr>
            </w:pPr>
            <w:r w:rsidRPr="007511E8">
              <w:rPr>
                <w:rFonts w:eastAsia="Times New Roman"/>
                <w:b/>
                <w:bCs/>
                <w:color w:val="000000"/>
                <w:lang w:val="en-GB" w:eastAsia="en-GB"/>
              </w:rPr>
              <w:t>Policies</w:t>
            </w:r>
          </w:p>
        </w:tc>
        <w:tc>
          <w:tcPr>
            <w:tcW w:w="405" w:type="dxa"/>
            <w:shd w:val="clear" w:color="auto" w:fill="DAE9F7" w:themeFill="text2" w:themeFillTint="1A"/>
            <w:hideMark/>
          </w:tcPr>
          <w:p w14:paraId="737A2AC3"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1</w:t>
            </w:r>
          </w:p>
        </w:tc>
        <w:tc>
          <w:tcPr>
            <w:tcW w:w="420" w:type="dxa"/>
            <w:shd w:val="clear" w:color="auto" w:fill="DAE9F7" w:themeFill="text2" w:themeFillTint="1A"/>
            <w:hideMark/>
          </w:tcPr>
          <w:p w14:paraId="30C77294"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2</w:t>
            </w:r>
          </w:p>
        </w:tc>
        <w:tc>
          <w:tcPr>
            <w:tcW w:w="420" w:type="dxa"/>
            <w:shd w:val="clear" w:color="auto" w:fill="DAE9F7" w:themeFill="text2" w:themeFillTint="1A"/>
            <w:hideMark/>
          </w:tcPr>
          <w:p w14:paraId="6E835547"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3</w:t>
            </w:r>
          </w:p>
        </w:tc>
        <w:tc>
          <w:tcPr>
            <w:tcW w:w="480" w:type="dxa"/>
            <w:shd w:val="clear" w:color="auto" w:fill="DAE9F7" w:themeFill="text2" w:themeFillTint="1A"/>
            <w:hideMark/>
          </w:tcPr>
          <w:p w14:paraId="3F6B89DE"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4</w:t>
            </w:r>
          </w:p>
        </w:tc>
        <w:tc>
          <w:tcPr>
            <w:tcW w:w="460" w:type="dxa"/>
            <w:shd w:val="clear" w:color="auto" w:fill="DAE9F7" w:themeFill="text2" w:themeFillTint="1A"/>
            <w:hideMark/>
          </w:tcPr>
          <w:p w14:paraId="1B94D3E8"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5</w:t>
            </w:r>
          </w:p>
        </w:tc>
        <w:tc>
          <w:tcPr>
            <w:tcW w:w="495" w:type="dxa"/>
            <w:shd w:val="clear" w:color="auto" w:fill="D9F2D0" w:themeFill="accent6" w:themeFillTint="33"/>
            <w:hideMark/>
          </w:tcPr>
          <w:p w14:paraId="37921EFC"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1</w:t>
            </w:r>
          </w:p>
        </w:tc>
        <w:tc>
          <w:tcPr>
            <w:tcW w:w="510" w:type="dxa"/>
            <w:shd w:val="clear" w:color="auto" w:fill="D9F2D0" w:themeFill="accent6" w:themeFillTint="33"/>
            <w:hideMark/>
          </w:tcPr>
          <w:p w14:paraId="7BBB69C2"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2</w:t>
            </w:r>
          </w:p>
        </w:tc>
        <w:tc>
          <w:tcPr>
            <w:tcW w:w="502" w:type="dxa"/>
            <w:shd w:val="clear" w:color="auto" w:fill="D9F2D0" w:themeFill="accent6" w:themeFillTint="33"/>
            <w:hideMark/>
          </w:tcPr>
          <w:p w14:paraId="5FD52ADD"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3</w:t>
            </w:r>
          </w:p>
        </w:tc>
        <w:tc>
          <w:tcPr>
            <w:tcW w:w="570" w:type="dxa"/>
            <w:shd w:val="clear" w:color="auto" w:fill="D9F2D0" w:themeFill="accent6" w:themeFillTint="33"/>
            <w:hideMark/>
          </w:tcPr>
          <w:p w14:paraId="0FDA5600"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4</w:t>
            </w:r>
          </w:p>
        </w:tc>
        <w:tc>
          <w:tcPr>
            <w:tcW w:w="735" w:type="dxa"/>
            <w:shd w:val="clear" w:color="auto" w:fill="D9F2D0" w:themeFill="accent6" w:themeFillTint="33"/>
            <w:hideMark/>
          </w:tcPr>
          <w:p w14:paraId="4621FF30"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5</w:t>
            </w:r>
          </w:p>
        </w:tc>
        <w:tc>
          <w:tcPr>
            <w:tcW w:w="2324" w:type="dxa"/>
            <w:vMerge/>
          </w:tcPr>
          <w:p w14:paraId="2147AF54" w14:textId="77777777" w:rsidR="0068548E" w:rsidRPr="007511E8" w:rsidRDefault="0068548E" w:rsidP="0068548E">
            <w:pPr>
              <w:jc w:val="right"/>
              <w:rPr>
                <w:rFonts w:eastAsia="Times New Roman"/>
                <w:color w:val="000000"/>
                <w:lang w:val="en-GB"/>
              </w:rPr>
            </w:pPr>
          </w:p>
        </w:tc>
        <w:tc>
          <w:tcPr>
            <w:tcW w:w="4646" w:type="dxa"/>
            <w:vMerge/>
          </w:tcPr>
          <w:p w14:paraId="561DE9A7" w14:textId="77777777" w:rsidR="0068548E" w:rsidRPr="007511E8" w:rsidRDefault="0068548E" w:rsidP="0068548E">
            <w:pPr>
              <w:jc w:val="right"/>
              <w:rPr>
                <w:rFonts w:eastAsia="Times New Roman"/>
                <w:color w:val="000000"/>
                <w:lang w:val="en-GB"/>
              </w:rPr>
            </w:pPr>
          </w:p>
        </w:tc>
      </w:tr>
      <w:tr w:rsidR="0068548E" w:rsidRPr="007511E8" w14:paraId="555B22A2" w14:textId="77777777" w:rsidTr="00867E39">
        <w:trPr>
          <w:trHeight w:val="320"/>
          <w:jc w:val="center"/>
        </w:trPr>
        <w:tc>
          <w:tcPr>
            <w:tcW w:w="2487" w:type="dxa"/>
            <w:hideMark/>
          </w:tcPr>
          <w:p w14:paraId="1C1C8EFC" w14:textId="77777777" w:rsidR="0068548E" w:rsidRPr="007511E8" w:rsidRDefault="2BB23551" w:rsidP="179CF078">
            <w:pPr>
              <w:spacing w:line="240" w:lineRule="auto"/>
              <w:rPr>
                <w:rFonts w:eastAsia="Times New Roman"/>
                <w:sz w:val="20"/>
                <w:szCs w:val="20"/>
                <w:lang w:val="en-US"/>
              </w:rPr>
            </w:pPr>
            <w:r w:rsidRPr="179CF078">
              <w:rPr>
                <w:rFonts w:eastAsia="Times New Roman"/>
                <w:sz w:val="20"/>
                <w:szCs w:val="20"/>
                <w:lang w:val="en-US"/>
              </w:rPr>
              <w:t>Energy Industry Act, EnWG – Amendment 2025</w:t>
            </w:r>
          </w:p>
          <w:p w14:paraId="236C7DD4" w14:textId="2483BF1A" w:rsidR="0068548E" w:rsidRPr="007511E8" w:rsidRDefault="0068548E" w:rsidP="0068548E">
            <w:pPr>
              <w:rPr>
                <w:rFonts w:eastAsia="Times New Roman"/>
                <w:color w:val="000000"/>
                <w:lang w:val="en-GB" w:eastAsia="en-GB"/>
              </w:rPr>
            </w:pPr>
          </w:p>
        </w:tc>
        <w:tc>
          <w:tcPr>
            <w:tcW w:w="405" w:type="dxa"/>
            <w:shd w:val="clear" w:color="auto" w:fill="DAE9F7" w:themeFill="text2" w:themeFillTint="1A"/>
            <w:hideMark/>
          </w:tcPr>
          <w:p w14:paraId="1423EED5"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shd w:val="clear" w:color="auto" w:fill="DAE9F7" w:themeFill="text2" w:themeFillTint="1A"/>
            <w:hideMark/>
          </w:tcPr>
          <w:p w14:paraId="418E196D"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shd w:val="clear" w:color="auto" w:fill="DAE9F7" w:themeFill="text2" w:themeFillTint="1A"/>
            <w:hideMark/>
          </w:tcPr>
          <w:p w14:paraId="03723F58" w14:textId="5FE6FC12" w:rsidR="0068548E" w:rsidRPr="007511E8" w:rsidRDefault="0068548E" w:rsidP="0068548E">
            <w:pPr>
              <w:rPr>
                <w:rFonts w:eastAsia="Times New Roman"/>
                <w:color w:val="000000"/>
                <w:lang w:val="en-GB"/>
              </w:rPr>
            </w:pPr>
            <w:r w:rsidRPr="179CF078">
              <w:rPr>
                <w:rFonts w:eastAsia="Times New Roman"/>
                <w:color w:val="000000" w:themeColor="text1"/>
                <w:lang w:val="en-GB" w:eastAsia="en-GB"/>
              </w:rPr>
              <w:t> </w:t>
            </w:r>
            <w:r w:rsidR="4DD4E6E1" w:rsidRPr="179CF078">
              <w:rPr>
                <w:rFonts w:eastAsia="Times New Roman"/>
                <w:color w:val="000000" w:themeColor="text1"/>
                <w:lang w:val="en-GB" w:eastAsia="en-GB"/>
              </w:rPr>
              <w:t>x</w:t>
            </w:r>
          </w:p>
        </w:tc>
        <w:tc>
          <w:tcPr>
            <w:tcW w:w="480" w:type="dxa"/>
            <w:shd w:val="clear" w:color="auto" w:fill="DAE9F7" w:themeFill="text2" w:themeFillTint="1A"/>
            <w:hideMark/>
          </w:tcPr>
          <w:p w14:paraId="50F4D727" w14:textId="65992737" w:rsidR="0068548E" w:rsidRPr="007511E8" w:rsidRDefault="0068548E" w:rsidP="0068548E">
            <w:pPr>
              <w:rPr>
                <w:rFonts w:eastAsia="Times New Roman"/>
                <w:color w:val="000000"/>
                <w:lang w:val="en-GB"/>
              </w:rPr>
            </w:pPr>
            <w:r w:rsidRPr="179CF078">
              <w:rPr>
                <w:rFonts w:eastAsia="Times New Roman"/>
                <w:color w:val="000000" w:themeColor="text1"/>
                <w:lang w:val="en-GB" w:eastAsia="en-GB"/>
              </w:rPr>
              <w:t> </w:t>
            </w:r>
            <w:r w:rsidR="22311E27" w:rsidRPr="179CF078">
              <w:rPr>
                <w:rFonts w:eastAsia="Times New Roman"/>
                <w:color w:val="000000" w:themeColor="text1"/>
                <w:lang w:val="en-GB" w:eastAsia="en-GB"/>
              </w:rPr>
              <w:t>x</w:t>
            </w:r>
          </w:p>
        </w:tc>
        <w:tc>
          <w:tcPr>
            <w:tcW w:w="460" w:type="dxa"/>
            <w:shd w:val="clear" w:color="auto" w:fill="DAE9F7" w:themeFill="text2" w:themeFillTint="1A"/>
            <w:hideMark/>
          </w:tcPr>
          <w:p w14:paraId="5BEED83F"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95" w:type="dxa"/>
            <w:shd w:val="clear" w:color="auto" w:fill="D9F2D0" w:themeFill="accent6" w:themeFillTint="33"/>
            <w:noWrap/>
            <w:hideMark/>
          </w:tcPr>
          <w:p w14:paraId="74EAC3FF"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510" w:type="dxa"/>
            <w:shd w:val="clear" w:color="auto" w:fill="D9F2D0" w:themeFill="accent6" w:themeFillTint="33"/>
            <w:noWrap/>
            <w:hideMark/>
          </w:tcPr>
          <w:p w14:paraId="6D6E090B" w14:textId="2D542154" w:rsidR="0068548E" w:rsidRPr="007511E8" w:rsidRDefault="0068548E" w:rsidP="0068548E">
            <w:pPr>
              <w:rPr>
                <w:rFonts w:eastAsia="Times New Roman"/>
                <w:color w:val="000000"/>
                <w:lang w:val="en-GB"/>
              </w:rPr>
            </w:pPr>
            <w:r w:rsidRPr="179CF078">
              <w:rPr>
                <w:rFonts w:eastAsia="Times New Roman"/>
                <w:color w:val="000000" w:themeColor="text1"/>
                <w:lang w:val="en-GB"/>
              </w:rPr>
              <w:t> </w:t>
            </w:r>
            <w:r w:rsidR="39FD72E3" w:rsidRPr="179CF078">
              <w:rPr>
                <w:rFonts w:eastAsia="Times New Roman"/>
                <w:color w:val="000000" w:themeColor="text1"/>
                <w:lang w:val="en-GB"/>
              </w:rPr>
              <w:t>x</w:t>
            </w:r>
          </w:p>
        </w:tc>
        <w:tc>
          <w:tcPr>
            <w:tcW w:w="502" w:type="dxa"/>
            <w:shd w:val="clear" w:color="auto" w:fill="D9F2D0" w:themeFill="accent6" w:themeFillTint="33"/>
            <w:noWrap/>
            <w:hideMark/>
          </w:tcPr>
          <w:p w14:paraId="315DCB21"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570" w:type="dxa"/>
            <w:shd w:val="clear" w:color="auto" w:fill="D9F2D0" w:themeFill="accent6" w:themeFillTint="33"/>
            <w:noWrap/>
            <w:hideMark/>
          </w:tcPr>
          <w:p w14:paraId="76468C9F" w14:textId="10C35456" w:rsidR="0068548E" w:rsidRPr="007511E8" w:rsidRDefault="0068548E" w:rsidP="0068548E">
            <w:pPr>
              <w:rPr>
                <w:rFonts w:eastAsia="Times New Roman"/>
                <w:color w:val="000000"/>
                <w:lang w:val="en-GB"/>
              </w:rPr>
            </w:pPr>
            <w:r w:rsidRPr="179CF078">
              <w:rPr>
                <w:rFonts w:eastAsia="Times New Roman"/>
                <w:color w:val="000000" w:themeColor="text1"/>
                <w:lang w:val="en-GB"/>
              </w:rPr>
              <w:t> </w:t>
            </w:r>
            <w:r w:rsidR="2B83DC21" w:rsidRPr="179CF078">
              <w:rPr>
                <w:rFonts w:eastAsia="Times New Roman"/>
                <w:color w:val="000000" w:themeColor="text1"/>
                <w:lang w:val="en-GB"/>
              </w:rPr>
              <w:t>x</w:t>
            </w:r>
          </w:p>
        </w:tc>
        <w:tc>
          <w:tcPr>
            <w:tcW w:w="735" w:type="dxa"/>
            <w:shd w:val="clear" w:color="auto" w:fill="D9F2D0" w:themeFill="accent6" w:themeFillTint="33"/>
            <w:noWrap/>
            <w:hideMark/>
          </w:tcPr>
          <w:p w14:paraId="0B8DB596"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2324" w:type="dxa"/>
          </w:tcPr>
          <w:p w14:paraId="567BFEB4" w14:textId="7A8B3AE1" w:rsidR="0068548E" w:rsidRPr="007511E8" w:rsidRDefault="00B147C6" w:rsidP="0068548E">
            <w:pPr>
              <w:rPr>
                <w:rFonts w:eastAsia="Times New Roman"/>
                <w:color w:val="000000"/>
                <w:lang w:val="en-GB"/>
              </w:rPr>
            </w:pPr>
            <w:r w:rsidRPr="40B6A900">
              <w:rPr>
                <w:rFonts w:eastAsia="Times New Roman"/>
                <w:color w:val="000000" w:themeColor="text1"/>
                <w:lang w:val="en-GB"/>
              </w:rPr>
              <w:t>quick win</w:t>
            </w:r>
          </w:p>
        </w:tc>
        <w:tc>
          <w:tcPr>
            <w:tcW w:w="4646" w:type="dxa"/>
          </w:tcPr>
          <w:p w14:paraId="6F49CEF8" w14:textId="6E338A0B" w:rsidR="0068548E" w:rsidRPr="007511E8" w:rsidRDefault="16582E3A" w:rsidP="179CF078">
            <w:pPr>
              <w:rPr>
                <w:rFonts w:eastAsia="Times New Roman"/>
                <w:color w:val="000000" w:themeColor="text1"/>
                <w:lang w:val="en-GB"/>
              </w:rPr>
            </w:pPr>
            <w:r w:rsidRPr="179CF078">
              <w:rPr>
                <w:rFonts w:eastAsia="Times New Roman"/>
                <w:color w:val="000000" w:themeColor="text1"/>
                <w:lang w:val="en-GB"/>
              </w:rPr>
              <w:t>The transformative potential is scored as: 3.5</w:t>
            </w:r>
          </w:p>
          <w:p w14:paraId="641A077E" w14:textId="398BBB7A" w:rsidR="0068548E" w:rsidRPr="007511E8" w:rsidRDefault="16582E3A" w:rsidP="04BC248E">
            <w:pPr>
              <w:rPr>
                <w:rFonts w:eastAsia="Times New Roman"/>
                <w:color w:val="000000" w:themeColor="text1"/>
                <w:lang w:val="en-GB"/>
              </w:rPr>
            </w:pPr>
            <w:r w:rsidRPr="04BC248E">
              <w:rPr>
                <w:rFonts w:eastAsia="Times New Roman"/>
                <w:color w:val="000000" w:themeColor="text1"/>
                <w:lang w:val="en-GB"/>
              </w:rPr>
              <w:t xml:space="preserve">The feasibility as: </w:t>
            </w:r>
            <w:r w:rsidR="0E450DF3" w:rsidRPr="1CEDE0F5">
              <w:rPr>
                <w:rFonts w:eastAsia="Times New Roman"/>
                <w:color w:val="000000" w:themeColor="text1"/>
                <w:lang w:val="en-GB"/>
              </w:rPr>
              <w:t>3</w:t>
            </w:r>
          </w:p>
          <w:p w14:paraId="5495941A" w14:textId="49EA4CB5" w:rsidR="0068548E" w:rsidRPr="007511E8" w:rsidRDefault="0068548E" w:rsidP="04BC248E">
            <w:pPr>
              <w:rPr>
                <w:rFonts w:eastAsia="Times New Roman"/>
                <w:color w:val="000000" w:themeColor="text1"/>
                <w:lang w:val="en-GB"/>
              </w:rPr>
            </w:pPr>
          </w:p>
          <w:p w14:paraId="451EC32A" w14:textId="54095E60" w:rsidR="01E3C2A3" w:rsidRDefault="01E3C2A3" w:rsidP="386C3DAB">
            <w:pPr>
              <w:rPr>
                <w:lang w:val="en-GB"/>
              </w:rPr>
            </w:pPr>
            <w:r w:rsidRPr="2C0EDFBD">
              <w:rPr>
                <w:lang w:val="en-GB"/>
              </w:rPr>
              <w:t xml:space="preserve">The proposed policy amendment has the potential to reshape political discourse around energy sharing and citizen participation in Germany. However, the current government’s limited support for decentralized energy and </w:t>
            </w:r>
            <w:r w:rsidRPr="2C0EDFBD">
              <w:rPr>
                <w:lang w:val="en-GB"/>
              </w:rPr>
              <w:lastRenderedPageBreak/>
              <w:t>citizen-led initiatives, combined with its insufficient attention to energy poverty, lowers the amendment’s feasibility. Additionally, the discussion highlighted significant barriers preventing diverse social groups—particularly in citizen energy projects—from fully participating in the energy transition.</w:t>
            </w:r>
          </w:p>
          <w:p w14:paraId="6DE7169B" w14:textId="47F653BE" w:rsidR="0068548E" w:rsidRPr="007511E8" w:rsidRDefault="0068548E" w:rsidP="0068548E">
            <w:pPr>
              <w:rPr>
                <w:rFonts w:eastAsia="Times New Roman"/>
                <w:color w:val="000000"/>
                <w:lang w:val="en-GB"/>
              </w:rPr>
            </w:pPr>
          </w:p>
        </w:tc>
      </w:tr>
      <w:tr w:rsidR="179CF078" w14:paraId="4C58B9E8" w14:textId="77777777" w:rsidTr="00867E39">
        <w:trPr>
          <w:trHeight w:val="320"/>
          <w:jc w:val="center"/>
        </w:trPr>
        <w:tc>
          <w:tcPr>
            <w:tcW w:w="2487" w:type="dxa"/>
            <w:hideMark/>
          </w:tcPr>
          <w:p w14:paraId="425DFB76" w14:textId="77777777" w:rsidR="333A52B0" w:rsidRDefault="333A52B0" w:rsidP="179CF078">
            <w:pPr>
              <w:spacing w:line="240" w:lineRule="auto"/>
              <w:rPr>
                <w:rFonts w:eastAsia="Times New Roman"/>
                <w:sz w:val="20"/>
                <w:szCs w:val="20"/>
                <w:lang w:val="de-DE"/>
              </w:rPr>
            </w:pPr>
            <w:r w:rsidRPr="179CF078">
              <w:rPr>
                <w:rFonts w:eastAsia="Times New Roman"/>
                <w:sz w:val="20"/>
                <w:szCs w:val="20"/>
                <w:lang w:val="de-DE"/>
              </w:rPr>
              <w:lastRenderedPageBreak/>
              <w:t>Electricity Tax Act</w:t>
            </w:r>
          </w:p>
          <w:p w14:paraId="37061C1B" w14:textId="174C359B" w:rsidR="179CF078" w:rsidRDefault="179CF078" w:rsidP="179CF078">
            <w:pPr>
              <w:spacing w:line="240" w:lineRule="auto"/>
              <w:rPr>
                <w:rFonts w:eastAsia="Times New Roman"/>
                <w:sz w:val="20"/>
                <w:szCs w:val="20"/>
                <w:lang w:val="de-DE"/>
              </w:rPr>
            </w:pPr>
          </w:p>
        </w:tc>
        <w:tc>
          <w:tcPr>
            <w:tcW w:w="405" w:type="dxa"/>
            <w:shd w:val="clear" w:color="auto" w:fill="DAE9F7" w:themeFill="text2" w:themeFillTint="1A"/>
            <w:hideMark/>
          </w:tcPr>
          <w:p w14:paraId="5976574B" w14:textId="06E707A0" w:rsidR="179CF078" w:rsidRDefault="179CF078" w:rsidP="179CF078">
            <w:pPr>
              <w:rPr>
                <w:rFonts w:eastAsia="Times New Roman"/>
                <w:color w:val="000000" w:themeColor="text1"/>
                <w:lang w:val="en-GB" w:eastAsia="en-GB"/>
              </w:rPr>
            </w:pPr>
          </w:p>
        </w:tc>
        <w:tc>
          <w:tcPr>
            <w:tcW w:w="420" w:type="dxa"/>
            <w:shd w:val="clear" w:color="auto" w:fill="DAE9F7" w:themeFill="text2" w:themeFillTint="1A"/>
            <w:hideMark/>
          </w:tcPr>
          <w:p w14:paraId="78749687" w14:textId="4440A98F" w:rsidR="333A52B0" w:rsidRDefault="333A52B0" w:rsidP="179CF078">
            <w:pPr>
              <w:rPr>
                <w:rFonts w:eastAsia="Times New Roman"/>
                <w:color w:val="000000" w:themeColor="text1"/>
                <w:lang w:val="en-GB" w:eastAsia="en-GB"/>
              </w:rPr>
            </w:pPr>
            <w:r w:rsidRPr="179CF078">
              <w:rPr>
                <w:rFonts w:eastAsia="Times New Roman"/>
                <w:color w:val="000000" w:themeColor="text1"/>
                <w:lang w:val="en-GB" w:eastAsia="en-GB"/>
              </w:rPr>
              <w:t xml:space="preserve">x x </w:t>
            </w:r>
          </w:p>
        </w:tc>
        <w:tc>
          <w:tcPr>
            <w:tcW w:w="420" w:type="dxa"/>
            <w:shd w:val="clear" w:color="auto" w:fill="DAE9F7" w:themeFill="text2" w:themeFillTint="1A"/>
            <w:hideMark/>
          </w:tcPr>
          <w:p w14:paraId="180C80B8" w14:textId="0DEC0725" w:rsidR="333A52B0" w:rsidRDefault="333A52B0" w:rsidP="179CF078">
            <w:pPr>
              <w:rPr>
                <w:rFonts w:eastAsia="Times New Roman"/>
                <w:color w:val="000000" w:themeColor="text1"/>
                <w:lang w:val="en-GB" w:eastAsia="en-GB"/>
              </w:rPr>
            </w:pPr>
            <w:r w:rsidRPr="179CF078">
              <w:rPr>
                <w:rFonts w:eastAsia="Times New Roman"/>
                <w:color w:val="000000" w:themeColor="text1"/>
                <w:lang w:val="en-GB" w:eastAsia="en-GB"/>
              </w:rPr>
              <w:t>x</w:t>
            </w:r>
          </w:p>
        </w:tc>
        <w:tc>
          <w:tcPr>
            <w:tcW w:w="480" w:type="dxa"/>
            <w:shd w:val="clear" w:color="auto" w:fill="DAE9F7" w:themeFill="text2" w:themeFillTint="1A"/>
            <w:hideMark/>
          </w:tcPr>
          <w:p w14:paraId="6B6D9A32" w14:textId="6ECA6B61" w:rsidR="179CF078" w:rsidRDefault="179CF078" w:rsidP="179CF078">
            <w:pPr>
              <w:rPr>
                <w:rFonts w:eastAsia="Times New Roman"/>
                <w:color w:val="000000" w:themeColor="text1"/>
                <w:lang w:val="en-GB" w:eastAsia="en-GB"/>
              </w:rPr>
            </w:pPr>
          </w:p>
        </w:tc>
        <w:tc>
          <w:tcPr>
            <w:tcW w:w="460" w:type="dxa"/>
            <w:shd w:val="clear" w:color="auto" w:fill="DAE9F7" w:themeFill="text2" w:themeFillTint="1A"/>
            <w:hideMark/>
          </w:tcPr>
          <w:p w14:paraId="6D6AA57B" w14:textId="6058C366" w:rsidR="179CF078" w:rsidRDefault="179CF078" w:rsidP="179CF078">
            <w:pPr>
              <w:rPr>
                <w:rFonts w:eastAsia="Times New Roman"/>
                <w:color w:val="000000" w:themeColor="text1"/>
                <w:lang w:val="en-GB" w:eastAsia="en-GB"/>
              </w:rPr>
            </w:pPr>
          </w:p>
        </w:tc>
        <w:tc>
          <w:tcPr>
            <w:tcW w:w="495" w:type="dxa"/>
            <w:shd w:val="clear" w:color="auto" w:fill="D9F2D0" w:themeFill="accent6" w:themeFillTint="33"/>
            <w:noWrap/>
            <w:hideMark/>
          </w:tcPr>
          <w:p w14:paraId="25DAB4A3" w14:textId="4013C0E2" w:rsidR="179CF078" w:rsidRDefault="179CF078" w:rsidP="179CF078">
            <w:pPr>
              <w:rPr>
                <w:rFonts w:eastAsia="Times New Roman"/>
                <w:color w:val="000000" w:themeColor="text1"/>
                <w:lang w:val="en-GB"/>
              </w:rPr>
            </w:pPr>
          </w:p>
        </w:tc>
        <w:tc>
          <w:tcPr>
            <w:tcW w:w="510" w:type="dxa"/>
            <w:shd w:val="clear" w:color="auto" w:fill="D9F2D0" w:themeFill="accent6" w:themeFillTint="33"/>
            <w:noWrap/>
            <w:hideMark/>
          </w:tcPr>
          <w:p w14:paraId="2BD4D260" w14:textId="0A858FFC" w:rsidR="179CF078" w:rsidRDefault="179CF078" w:rsidP="179CF078">
            <w:pPr>
              <w:rPr>
                <w:rFonts w:eastAsia="Times New Roman"/>
                <w:color w:val="000000" w:themeColor="text1"/>
                <w:lang w:val="en-GB"/>
              </w:rPr>
            </w:pPr>
          </w:p>
        </w:tc>
        <w:tc>
          <w:tcPr>
            <w:tcW w:w="502" w:type="dxa"/>
            <w:shd w:val="clear" w:color="auto" w:fill="D9F2D0" w:themeFill="accent6" w:themeFillTint="33"/>
            <w:noWrap/>
            <w:hideMark/>
          </w:tcPr>
          <w:p w14:paraId="4F04FCA5" w14:textId="6C30A7EF" w:rsidR="4D450E64" w:rsidRDefault="4D450E64" w:rsidP="179CF078">
            <w:pPr>
              <w:rPr>
                <w:rFonts w:eastAsia="Times New Roman"/>
                <w:color w:val="000000" w:themeColor="text1"/>
                <w:lang w:val="en-GB"/>
              </w:rPr>
            </w:pPr>
            <w:r w:rsidRPr="179CF078">
              <w:rPr>
                <w:rFonts w:eastAsia="Times New Roman"/>
                <w:color w:val="000000" w:themeColor="text1"/>
                <w:lang w:val="en-GB"/>
              </w:rPr>
              <w:t>xxx</w:t>
            </w:r>
          </w:p>
        </w:tc>
        <w:tc>
          <w:tcPr>
            <w:tcW w:w="570" w:type="dxa"/>
            <w:shd w:val="clear" w:color="auto" w:fill="D9F2D0" w:themeFill="accent6" w:themeFillTint="33"/>
            <w:noWrap/>
            <w:hideMark/>
          </w:tcPr>
          <w:p w14:paraId="5FA3D380" w14:textId="10F3A664" w:rsidR="179CF078" w:rsidRDefault="179CF078" w:rsidP="179CF078">
            <w:pPr>
              <w:rPr>
                <w:rFonts w:eastAsia="Times New Roman"/>
                <w:color w:val="000000" w:themeColor="text1"/>
                <w:lang w:val="en-GB"/>
              </w:rPr>
            </w:pPr>
          </w:p>
        </w:tc>
        <w:tc>
          <w:tcPr>
            <w:tcW w:w="735" w:type="dxa"/>
            <w:shd w:val="clear" w:color="auto" w:fill="D9F2D0" w:themeFill="accent6" w:themeFillTint="33"/>
            <w:noWrap/>
            <w:hideMark/>
          </w:tcPr>
          <w:p w14:paraId="148111A2" w14:textId="423EB105" w:rsidR="179CF078" w:rsidRDefault="179CF078" w:rsidP="179CF078">
            <w:pPr>
              <w:rPr>
                <w:rFonts w:eastAsia="Times New Roman"/>
                <w:color w:val="000000" w:themeColor="text1"/>
                <w:lang w:val="en-GB"/>
              </w:rPr>
            </w:pPr>
          </w:p>
        </w:tc>
        <w:tc>
          <w:tcPr>
            <w:tcW w:w="2324" w:type="dxa"/>
          </w:tcPr>
          <w:p w14:paraId="02DE3F50" w14:textId="2544E6AF" w:rsidR="179CF078" w:rsidRDefault="00A71FB5" w:rsidP="5EDD52E0">
            <w:pPr>
              <w:rPr>
                <w:rFonts w:eastAsia="Times New Roman"/>
                <w:color w:val="000000" w:themeColor="text1"/>
                <w:lang w:val="en-GB"/>
              </w:rPr>
            </w:pPr>
            <w:r w:rsidRPr="0EAABE39">
              <w:rPr>
                <w:rFonts w:eastAsia="Times New Roman"/>
                <w:color w:val="000000" w:themeColor="text1"/>
                <w:lang w:val="en-GB"/>
              </w:rPr>
              <w:t>short-term stabilizer</w:t>
            </w:r>
          </w:p>
          <w:p w14:paraId="5DA04EA2" w14:textId="3ABD3067" w:rsidR="179CF078" w:rsidRDefault="179CF078" w:rsidP="179CF078">
            <w:pPr>
              <w:rPr>
                <w:rFonts w:eastAsia="Times New Roman"/>
                <w:color w:val="000000" w:themeColor="text1"/>
                <w:lang w:val="en-GB"/>
              </w:rPr>
            </w:pPr>
          </w:p>
        </w:tc>
        <w:tc>
          <w:tcPr>
            <w:tcW w:w="4646" w:type="dxa"/>
          </w:tcPr>
          <w:p w14:paraId="1BB94CD3" w14:textId="33C28F0A" w:rsidR="0F158B11" w:rsidRDefault="0F158B11" w:rsidP="179CF078">
            <w:pPr>
              <w:rPr>
                <w:rFonts w:eastAsia="Times New Roman"/>
                <w:color w:val="000000" w:themeColor="text1"/>
                <w:lang w:val="en-GB"/>
              </w:rPr>
            </w:pPr>
            <w:r w:rsidRPr="531A377C">
              <w:rPr>
                <w:rFonts w:eastAsia="Times New Roman"/>
                <w:color w:val="000000" w:themeColor="text1"/>
                <w:lang w:val="en-GB"/>
              </w:rPr>
              <w:t>The transformative potential is scored as: 2.2</w:t>
            </w:r>
          </w:p>
          <w:p w14:paraId="4018D51F" w14:textId="59D93B00" w:rsidR="0F158B11" w:rsidRDefault="0F158B11" w:rsidP="179CF078">
            <w:pPr>
              <w:rPr>
                <w:rFonts w:eastAsia="Times New Roman"/>
                <w:color w:val="000000" w:themeColor="text1"/>
                <w:lang w:val="en-GB"/>
              </w:rPr>
            </w:pPr>
            <w:r w:rsidRPr="179CF078">
              <w:rPr>
                <w:rFonts w:eastAsia="Times New Roman"/>
                <w:color w:val="000000" w:themeColor="text1"/>
                <w:lang w:val="en-GB"/>
              </w:rPr>
              <w:t>The feasibility as: 3</w:t>
            </w:r>
          </w:p>
          <w:p w14:paraId="1A8E7E98" w14:textId="7346A570" w:rsidR="179CF078" w:rsidRDefault="179CF078" w:rsidP="37AA4432">
            <w:pPr>
              <w:rPr>
                <w:rFonts w:eastAsia="Times New Roman"/>
                <w:color w:val="000000" w:themeColor="text1"/>
                <w:lang w:val="en-GB"/>
              </w:rPr>
            </w:pPr>
          </w:p>
          <w:p w14:paraId="3F507830" w14:textId="79A0E612" w:rsidR="179CF078" w:rsidRDefault="4B135C45" w:rsidP="179CF078">
            <w:pPr>
              <w:rPr>
                <w:lang w:val="en-GB"/>
              </w:rPr>
            </w:pPr>
            <w:r w:rsidRPr="42CB4FD6">
              <w:rPr>
                <w:lang w:val="en-GB"/>
              </w:rPr>
              <w:t>Electricity</w:t>
            </w:r>
            <w:r w:rsidR="4AEA0C52" w:rsidRPr="42CB4FD6">
              <w:rPr>
                <w:lang w:val="en-GB"/>
              </w:rPr>
              <w:t xml:space="preserve"> taxes </w:t>
            </w:r>
            <w:r w:rsidRPr="42CB4FD6">
              <w:rPr>
                <w:lang w:val="en-GB"/>
              </w:rPr>
              <w:t xml:space="preserve">for companies </w:t>
            </w:r>
            <w:r w:rsidR="4AEA0C52" w:rsidRPr="42CB4FD6">
              <w:rPr>
                <w:lang w:val="en-GB"/>
              </w:rPr>
              <w:t xml:space="preserve">had already been </w:t>
            </w:r>
            <w:r w:rsidRPr="42CB4FD6">
              <w:rPr>
                <w:lang w:val="en-GB"/>
              </w:rPr>
              <w:t>cut recently, so participants saw the proposal to extend these reductions</w:t>
            </w:r>
            <w:r w:rsidR="4AEA0C52" w:rsidRPr="42CB4FD6">
              <w:rPr>
                <w:lang w:val="en-GB"/>
              </w:rPr>
              <w:t xml:space="preserve"> only </w:t>
            </w:r>
            <w:r w:rsidRPr="42CB4FD6">
              <w:rPr>
                <w:lang w:val="en-GB"/>
              </w:rPr>
              <w:t>to</w:t>
            </w:r>
            <w:r w:rsidR="4AEA0C52" w:rsidRPr="42CB4FD6">
              <w:rPr>
                <w:lang w:val="en-GB"/>
              </w:rPr>
              <w:t xml:space="preserve"> sustainable</w:t>
            </w:r>
            <w:r w:rsidRPr="42CB4FD6">
              <w:rPr>
                <w:lang w:val="en-GB"/>
              </w:rPr>
              <w:t xml:space="preserve"> businesses and</w:t>
            </w:r>
            <w:r w:rsidR="4AEA0C52" w:rsidRPr="42CB4FD6">
              <w:rPr>
                <w:lang w:val="en-GB"/>
              </w:rPr>
              <w:t xml:space="preserve"> consumers </w:t>
            </w:r>
            <w:r w:rsidRPr="42CB4FD6">
              <w:rPr>
                <w:lang w:val="en-GB"/>
              </w:rPr>
              <w:t xml:space="preserve">as </w:t>
            </w:r>
            <w:r w:rsidR="0344785D" w:rsidRPr="42CB4FD6">
              <w:rPr>
                <w:lang w:val="en-GB"/>
              </w:rPr>
              <w:t xml:space="preserve">a </w:t>
            </w:r>
            <w:r w:rsidRPr="42CB4FD6">
              <w:rPr>
                <w:lang w:val="en-GB"/>
              </w:rPr>
              <w:t>modest shift.</w:t>
            </w:r>
            <w:r w:rsidR="0344785D" w:rsidRPr="22C48E2D">
              <w:rPr>
                <w:lang w:val="en-GB"/>
              </w:rPr>
              <w:t xml:space="preserve"> </w:t>
            </w:r>
            <w:r w:rsidRPr="654B5A90">
              <w:rPr>
                <w:lang w:val="en-GB"/>
              </w:rPr>
              <w:t>Regarding the feasibility,</w:t>
            </w:r>
            <w:r w:rsidRPr="72516C60">
              <w:rPr>
                <w:lang w:val="en-GB"/>
              </w:rPr>
              <w:t xml:space="preserve"> the main stumbling block was concern over potential revenue loss:</w:t>
            </w:r>
            <w:r w:rsidR="0344785D" w:rsidRPr="72516C60">
              <w:rPr>
                <w:rFonts w:eastAsia="Times New Roman"/>
                <w:color w:val="000000" w:themeColor="text1"/>
                <w:lang w:val="en-GB"/>
              </w:rPr>
              <w:t xml:space="preserve"> </w:t>
            </w:r>
            <w:r w:rsidR="0F766539" w:rsidRPr="72516C60">
              <w:rPr>
                <w:lang w:val="en-GB"/>
              </w:rPr>
              <w:t>Would the state budget suffer if electricity tax income declined?</w:t>
            </w:r>
          </w:p>
        </w:tc>
      </w:tr>
      <w:tr w:rsidR="0068548E" w:rsidRPr="007511E8" w14:paraId="3B1C8780" w14:textId="77777777" w:rsidTr="00867E39">
        <w:trPr>
          <w:trHeight w:val="320"/>
          <w:jc w:val="center"/>
        </w:trPr>
        <w:tc>
          <w:tcPr>
            <w:tcW w:w="2487" w:type="dxa"/>
            <w:hideMark/>
          </w:tcPr>
          <w:p w14:paraId="155D7B3C" w14:textId="62E4A622" w:rsidR="0068548E" w:rsidRPr="007511E8" w:rsidRDefault="21308284" w:rsidP="179CF078">
            <w:pPr>
              <w:rPr>
                <w:rFonts w:eastAsia="Times New Roman"/>
                <w:sz w:val="20"/>
                <w:szCs w:val="20"/>
                <w:lang w:val="en-US"/>
              </w:rPr>
            </w:pPr>
            <w:r w:rsidRPr="179CF078">
              <w:rPr>
                <w:rFonts w:eastAsia="Times New Roman"/>
                <w:sz w:val="20"/>
                <w:szCs w:val="20"/>
                <w:lang w:val="en-US"/>
              </w:rPr>
              <w:t>Citizen participation laws (Bürgerbeteiligungsgesetze)</w:t>
            </w:r>
          </w:p>
          <w:p w14:paraId="244C711A" w14:textId="77224B80" w:rsidR="0068548E" w:rsidRPr="007511E8" w:rsidRDefault="0068548E" w:rsidP="0068548E">
            <w:pPr>
              <w:rPr>
                <w:rFonts w:eastAsia="Times New Roman"/>
                <w:color w:val="000000"/>
                <w:lang w:val="en-GB" w:eastAsia="en-GB"/>
              </w:rPr>
            </w:pPr>
          </w:p>
        </w:tc>
        <w:tc>
          <w:tcPr>
            <w:tcW w:w="405" w:type="dxa"/>
            <w:shd w:val="clear" w:color="auto" w:fill="DAE9F7" w:themeFill="text2" w:themeFillTint="1A"/>
            <w:hideMark/>
          </w:tcPr>
          <w:p w14:paraId="2057FD26" w14:textId="2A58AA3C" w:rsidR="179CF078" w:rsidRDefault="179CF078" w:rsidP="179CF078">
            <w:pPr>
              <w:rPr>
                <w:rFonts w:eastAsia="Times New Roman"/>
                <w:color w:val="000000" w:themeColor="text1"/>
                <w:lang w:val="en-GB" w:eastAsia="en-GB"/>
              </w:rPr>
            </w:pPr>
          </w:p>
          <w:p w14:paraId="239BBA87"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shd w:val="clear" w:color="auto" w:fill="DAE9F7" w:themeFill="text2" w:themeFillTint="1A"/>
            <w:hideMark/>
          </w:tcPr>
          <w:p w14:paraId="284F9CD8" w14:textId="31A88877" w:rsidR="0068548E" w:rsidRPr="007511E8" w:rsidRDefault="0068548E" w:rsidP="0068548E">
            <w:pPr>
              <w:rPr>
                <w:rFonts w:eastAsia="Times New Roman"/>
                <w:color w:val="000000"/>
                <w:lang w:val="en-GB" w:eastAsia="en-GB"/>
              </w:rPr>
            </w:pPr>
          </w:p>
        </w:tc>
        <w:tc>
          <w:tcPr>
            <w:tcW w:w="420" w:type="dxa"/>
            <w:shd w:val="clear" w:color="auto" w:fill="DAE9F7" w:themeFill="text2" w:themeFillTint="1A"/>
            <w:hideMark/>
          </w:tcPr>
          <w:p w14:paraId="1140CF1B" w14:textId="0D340581" w:rsidR="0068548E" w:rsidRPr="007511E8" w:rsidRDefault="0068548E" w:rsidP="0068548E">
            <w:pPr>
              <w:rPr>
                <w:rFonts w:eastAsia="Times New Roman"/>
                <w:color w:val="000000"/>
                <w:lang w:val="en-GB" w:eastAsia="en-GB"/>
              </w:rPr>
            </w:pPr>
            <w:r w:rsidRPr="179CF078">
              <w:rPr>
                <w:rFonts w:eastAsia="Times New Roman"/>
                <w:color w:val="000000" w:themeColor="text1"/>
                <w:lang w:val="en-GB" w:eastAsia="en-GB"/>
              </w:rPr>
              <w:t> </w:t>
            </w:r>
          </w:p>
        </w:tc>
        <w:tc>
          <w:tcPr>
            <w:tcW w:w="480" w:type="dxa"/>
            <w:shd w:val="clear" w:color="auto" w:fill="DAE9F7" w:themeFill="text2" w:themeFillTint="1A"/>
            <w:hideMark/>
          </w:tcPr>
          <w:p w14:paraId="3CAE1ACC" w14:textId="6BD6E3AC" w:rsidR="0068548E" w:rsidRPr="007511E8" w:rsidRDefault="0068548E" w:rsidP="179CF078">
            <w:pPr>
              <w:rPr>
                <w:rFonts w:eastAsia="Times New Roman"/>
                <w:color w:val="000000" w:themeColor="text1"/>
                <w:lang w:val="en-GB" w:eastAsia="en-GB"/>
              </w:rPr>
            </w:pPr>
            <w:r w:rsidRPr="179CF078">
              <w:rPr>
                <w:rFonts w:eastAsia="Times New Roman"/>
                <w:color w:val="000000" w:themeColor="text1"/>
                <w:lang w:val="en-GB" w:eastAsia="en-GB"/>
              </w:rPr>
              <w:t> </w:t>
            </w:r>
          </w:p>
          <w:p w14:paraId="7E5600F8" w14:textId="07E77EB4" w:rsidR="0068548E" w:rsidRPr="007511E8" w:rsidRDefault="276ECA9C" w:rsidP="0068548E">
            <w:pPr>
              <w:rPr>
                <w:rFonts w:eastAsia="Times New Roman"/>
                <w:color w:val="000000"/>
                <w:lang w:val="en-GB" w:eastAsia="en-GB"/>
              </w:rPr>
            </w:pPr>
            <w:r w:rsidRPr="04BC248E">
              <w:rPr>
                <w:rFonts w:eastAsia="Times New Roman"/>
                <w:color w:val="000000" w:themeColor="text1"/>
                <w:lang w:val="en-GB" w:eastAsia="en-GB"/>
              </w:rPr>
              <w:t>x</w:t>
            </w:r>
            <w:r w:rsidR="68837DE0" w:rsidRPr="04BC248E">
              <w:rPr>
                <w:rFonts w:eastAsia="Times New Roman"/>
                <w:color w:val="000000" w:themeColor="text1"/>
                <w:lang w:val="en-GB" w:eastAsia="en-GB"/>
              </w:rPr>
              <w:t xml:space="preserve"> x</w:t>
            </w:r>
          </w:p>
        </w:tc>
        <w:tc>
          <w:tcPr>
            <w:tcW w:w="460" w:type="dxa"/>
            <w:shd w:val="clear" w:color="auto" w:fill="DAE9F7" w:themeFill="text2" w:themeFillTint="1A"/>
            <w:hideMark/>
          </w:tcPr>
          <w:p w14:paraId="447012D8" w14:textId="753CAE9D" w:rsidR="0068548E" w:rsidRPr="007511E8" w:rsidRDefault="68837DE0" w:rsidP="0068548E">
            <w:pPr>
              <w:rPr>
                <w:rFonts w:eastAsia="Times New Roman"/>
                <w:color w:val="000000"/>
                <w:lang w:val="en-GB"/>
              </w:rPr>
            </w:pPr>
            <w:r w:rsidRPr="179CF078">
              <w:rPr>
                <w:rFonts w:eastAsia="Times New Roman"/>
                <w:color w:val="000000" w:themeColor="text1"/>
                <w:lang w:val="en-GB" w:eastAsia="en-GB"/>
              </w:rPr>
              <w:t>x</w:t>
            </w:r>
            <w:r w:rsidR="0068548E" w:rsidRPr="179CF078">
              <w:rPr>
                <w:rFonts w:eastAsia="Times New Roman"/>
                <w:color w:val="000000" w:themeColor="text1"/>
                <w:lang w:val="en-GB" w:eastAsia="en-GB"/>
              </w:rPr>
              <w:t> </w:t>
            </w:r>
          </w:p>
        </w:tc>
        <w:tc>
          <w:tcPr>
            <w:tcW w:w="495" w:type="dxa"/>
            <w:shd w:val="clear" w:color="auto" w:fill="D9F2D0" w:themeFill="accent6" w:themeFillTint="33"/>
            <w:noWrap/>
            <w:hideMark/>
          </w:tcPr>
          <w:p w14:paraId="1A8FBFC3"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510" w:type="dxa"/>
            <w:shd w:val="clear" w:color="auto" w:fill="D9F2D0" w:themeFill="accent6" w:themeFillTint="33"/>
            <w:noWrap/>
            <w:hideMark/>
          </w:tcPr>
          <w:p w14:paraId="17BC66C5"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502" w:type="dxa"/>
            <w:shd w:val="clear" w:color="auto" w:fill="D9F2D0" w:themeFill="accent6" w:themeFillTint="33"/>
            <w:noWrap/>
            <w:hideMark/>
          </w:tcPr>
          <w:p w14:paraId="31BF5F9F"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570" w:type="dxa"/>
            <w:shd w:val="clear" w:color="auto" w:fill="D9F2D0" w:themeFill="accent6" w:themeFillTint="33"/>
            <w:noWrap/>
            <w:hideMark/>
          </w:tcPr>
          <w:p w14:paraId="753D7A08" w14:textId="11A3BDBC" w:rsidR="0068548E" w:rsidRPr="007511E8" w:rsidRDefault="0068548E" w:rsidP="179CF078">
            <w:pPr>
              <w:rPr>
                <w:rFonts w:eastAsia="Times New Roman"/>
                <w:color w:val="000000" w:themeColor="text1"/>
                <w:lang w:val="en-GB"/>
              </w:rPr>
            </w:pPr>
            <w:r w:rsidRPr="179CF078">
              <w:rPr>
                <w:rFonts w:eastAsia="Times New Roman"/>
                <w:color w:val="000000" w:themeColor="text1"/>
                <w:lang w:val="en-GB"/>
              </w:rPr>
              <w:t> </w:t>
            </w:r>
            <w:r w:rsidR="150600A1" w:rsidRPr="179CF078">
              <w:rPr>
                <w:rFonts w:eastAsia="Times New Roman"/>
                <w:color w:val="000000" w:themeColor="text1"/>
                <w:lang w:val="en-GB"/>
              </w:rPr>
              <w:t>x</w:t>
            </w:r>
          </w:p>
          <w:p w14:paraId="5B33F94D" w14:textId="751C1583" w:rsidR="0068548E" w:rsidRPr="007511E8" w:rsidRDefault="312A0948" w:rsidP="179CF078">
            <w:pPr>
              <w:rPr>
                <w:rFonts w:eastAsia="Times New Roman"/>
                <w:color w:val="000000" w:themeColor="text1"/>
                <w:lang w:val="en-GB"/>
              </w:rPr>
            </w:pPr>
            <w:r w:rsidRPr="04BC248E">
              <w:rPr>
                <w:rFonts w:eastAsia="Times New Roman"/>
                <w:color w:val="000000" w:themeColor="text1"/>
                <w:lang w:val="en-GB"/>
              </w:rPr>
              <w:t>x</w:t>
            </w:r>
          </w:p>
          <w:p w14:paraId="15C41840" w14:textId="0ADFA719" w:rsidR="0068548E" w:rsidRPr="007511E8" w:rsidRDefault="150600A1" w:rsidP="0068548E">
            <w:pPr>
              <w:rPr>
                <w:rFonts w:eastAsia="Times New Roman"/>
                <w:color w:val="000000"/>
                <w:lang w:val="en-GB"/>
              </w:rPr>
            </w:pPr>
            <w:r w:rsidRPr="179CF078">
              <w:rPr>
                <w:rFonts w:eastAsia="Times New Roman"/>
                <w:color w:val="000000" w:themeColor="text1"/>
                <w:lang w:val="en-GB"/>
              </w:rPr>
              <w:t>x</w:t>
            </w:r>
          </w:p>
        </w:tc>
        <w:tc>
          <w:tcPr>
            <w:tcW w:w="735" w:type="dxa"/>
            <w:shd w:val="clear" w:color="auto" w:fill="D9F2D0" w:themeFill="accent6" w:themeFillTint="33"/>
            <w:noWrap/>
            <w:hideMark/>
          </w:tcPr>
          <w:p w14:paraId="1EE31FA7"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2324" w:type="dxa"/>
          </w:tcPr>
          <w:p w14:paraId="0A41F953" w14:textId="743D9BB4" w:rsidR="0068548E" w:rsidRPr="007511E8" w:rsidRDefault="1A0656DF" w:rsidP="0068548E">
            <w:pPr>
              <w:rPr>
                <w:rFonts w:eastAsia="Times New Roman"/>
                <w:color w:val="000000"/>
                <w:lang w:val="en-GB"/>
              </w:rPr>
            </w:pPr>
            <w:r w:rsidRPr="01493936">
              <w:rPr>
                <w:rFonts w:eastAsia="Times New Roman"/>
                <w:color w:val="000000" w:themeColor="text1"/>
                <w:lang w:val="en-GB"/>
              </w:rPr>
              <w:t>Quick win</w:t>
            </w:r>
          </w:p>
        </w:tc>
        <w:tc>
          <w:tcPr>
            <w:tcW w:w="4646" w:type="dxa"/>
          </w:tcPr>
          <w:p w14:paraId="42A783AF" w14:textId="33EC0554" w:rsidR="0068548E" w:rsidRPr="007511E8" w:rsidRDefault="7C2CFB1C" w:rsidP="531A377C">
            <w:pPr>
              <w:rPr>
                <w:rFonts w:eastAsia="Times New Roman"/>
                <w:color w:val="000000" w:themeColor="text1"/>
                <w:lang w:val="en-GB"/>
              </w:rPr>
            </w:pPr>
            <w:r w:rsidRPr="04BC248E">
              <w:rPr>
                <w:rFonts w:eastAsia="Times New Roman"/>
                <w:color w:val="000000" w:themeColor="text1"/>
                <w:lang w:val="en-GB"/>
              </w:rPr>
              <w:t>The transformative potential is scored as: 4.5</w:t>
            </w:r>
          </w:p>
          <w:p w14:paraId="549628A6" w14:textId="19AFED7B" w:rsidR="0068548E" w:rsidRPr="007511E8" w:rsidRDefault="7C2CFB1C" w:rsidP="531A377C">
            <w:pPr>
              <w:rPr>
                <w:rFonts w:eastAsia="Times New Roman"/>
                <w:color w:val="000000" w:themeColor="text1"/>
                <w:lang w:val="en-GB"/>
              </w:rPr>
            </w:pPr>
            <w:r w:rsidRPr="04BC248E">
              <w:rPr>
                <w:rFonts w:eastAsia="Times New Roman"/>
                <w:color w:val="000000" w:themeColor="text1"/>
                <w:lang w:val="en-GB"/>
              </w:rPr>
              <w:t>The feasibility as: 4</w:t>
            </w:r>
          </w:p>
          <w:p w14:paraId="602D8F6B" w14:textId="4D739465" w:rsidR="0068548E" w:rsidRPr="007511E8" w:rsidRDefault="0068548E" w:rsidP="21DA47B3">
            <w:pPr>
              <w:rPr>
                <w:rFonts w:eastAsia="Times New Roman"/>
                <w:color w:val="000000" w:themeColor="text1"/>
                <w:lang w:val="en-GB"/>
              </w:rPr>
            </w:pPr>
          </w:p>
          <w:p w14:paraId="2006ACB6" w14:textId="4F288DF7" w:rsidR="0068548E" w:rsidRPr="007511E8" w:rsidRDefault="69465DAB" w:rsidP="0068548E">
            <w:pPr>
              <w:rPr>
                <w:rFonts w:eastAsia="Times New Roman"/>
                <w:color w:val="000000"/>
                <w:lang w:val="en-GB"/>
              </w:rPr>
            </w:pPr>
            <w:r w:rsidRPr="0628E6BB">
              <w:rPr>
                <w:rFonts w:eastAsia="Times New Roman"/>
                <w:color w:val="000000" w:themeColor="text1"/>
                <w:lang w:val="en-GB"/>
              </w:rPr>
              <w:t xml:space="preserve">The transformative potential </w:t>
            </w:r>
            <w:r w:rsidRPr="2FB8EE62">
              <w:rPr>
                <w:rFonts w:eastAsia="Times New Roman"/>
                <w:color w:val="000000" w:themeColor="text1"/>
                <w:lang w:val="en-GB"/>
              </w:rPr>
              <w:t>and</w:t>
            </w:r>
            <w:r w:rsidRPr="0628E6BB">
              <w:rPr>
                <w:rFonts w:eastAsia="Times New Roman"/>
                <w:color w:val="000000" w:themeColor="text1"/>
                <w:lang w:val="en-GB"/>
              </w:rPr>
              <w:t xml:space="preserve"> the </w:t>
            </w:r>
            <w:r w:rsidRPr="2FB8EE62">
              <w:rPr>
                <w:rFonts w:eastAsia="Times New Roman"/>
                <w:color w:val="000000" w:themeColor="text1"/>
                <w:lang w:val="en-GB"/>
              </w:rPr>
              <w:t xml:space="preserve">feasibility were scored high. </w:t>
            </w:r>
            <w:r w:rsidR="3AEFF0DE" w:rsidRPr="7D938393">
              <w:rPr>
                <w:rFonts w:eastAsia="Times New Roman"/>
                <w:color w:val="000000" w:themeColor="text1"/>
                <w:lang w:val="en-GB"/>
              </w:rPr>
              <w:t xml:space="preserve">When federal states are </w:t>
            </w:r>
            <w:r w:rsidR="3AEFF0DE" w:rsidRPr="4C382D4C">
              <w:rPr>
                <w:rFonts w:eastAsia="Times New Roman"/>
                <w:color w:val="000000" w:themeColor="text1"/>
                <w:lang w:val="en-GB"/>
              </w:rPr>
              <w:t xml:space="preserve">obliged by the national state to </w:t>
            </w:r>
            <w:r w:rsidR="3AEFF0DE" w:rsidRPr="1C3AAB80">
              <w:rPr>
                <w:rFonts w:eastAsia="Times New Roman"/>
                <w:color w:val="000000" w:themeColor="text1"/>
                <w:lang w:val="en-GB"/>
              </w:rPr>
              <w:t>finance and strengthen citizen participation in local</w:t>
            </w:r>
            <w:r w:rsidR="3AEFF0DE" w:rsidRPr="6A989ACF">
              <w:rPr>
                <w:rFonts w:eastAsia="Times New Roman"/>
                <w:color w:val="000000" w:themeColor="text1"/>
                <w:lang w:val="en-GB"/>
              </w:rPr>
              <w:t xml:space="preserve">/decentralised energy projects, </w:t>
            </w:r>
            <w:r w:rsidR="3AEFF0DE" w:rsidRPr="565A0AE3">
              <w:rPr>
                <w:rFonts w:eastAsia="Times New Roman"/>
                <w:color w:val="000000" w:themeColor="text1"/>
                <w:lang w:val="en-GB"/>
              </w:rPr>
              <w:t xml:space="preserve">all citizens are directly </w:t>
            </w:r>
            <w:r w:rsidR="3AEFF0DE" w:rsidRPr="06869A4C">
              <w:rPr>
                <w:rFonts w:eastAsia="Times New Roman"/>
                <w:color w:val="000000" w:themeColor="text1"/>
                <w:lang w:val="en-GB"/>
              </w:rPr>
              <w:t>integr</w:t>
            </w:r>
            <w:r w:rsidR="2D5784D1" w:rsidRPr="06869A4C">
              <w:rPr>
                <w:rFonts w:eastAsia="Times New Roman"/>
                <w:color w:val="000000" w:themeColor="text1"/>
                <w:lang w:val="en-GB"/>
              </w:rPr>
              <w:t xml:space="preserve">ated in the energy transition. </w:t>
            </w:r>
            <w:r w:rsidR="00247057">
              <w:rPr>
                <w:rFonts w:eastAsia="Times New Roman"/>
                <w:color w:val="000000" w:themeColor="text1"/>
                <w:lang w:val="en-GB"/>
              </w:rPr>
              <w:t xml:space="preserve">At the same time, participants </w:t>
            </w:r>
            <w:r w:rsidR="000D376F">
              <w:rPr>
                <w:rFonts w:eastAsia="Times New Roman"/>
                <w:color w:val="000000" w:themeColor="text1"/>
                <w:lang w:val="en-GB"/>
              </w:rPr>
              <w:t xml:space="preserve">identified the </w:t>
            </w:r>
            <w:r w:rsidR="00044647">
              <w:rPr>
                <w:rFonts w:eastAsia="Times New Roman"/>
                <w:color w:val="000000" w:themeColor="text1"/>
                <w:lang w:val="en-GB"/>
              </w:rPr>
              <w:t xml:space="preserve">formal difficulty of </w:t>
            </w:r>
            <w:r w:rsidR="005C1A2C">
              <w:rPr>
                <w:rFonts w:eastAsia="Times New Roman"/>
                <w:color w:val="000000" w:themeColor="text1"/>
                <w:lang w:val="en-GB"/>
              </w:rPr>
              <w:t xml:space="preserve">merging federal and state </w:t>
            </w:r>
            <w:r w:rsidR="004D608C">
              <w:rPr>
                <w:rFonts w:eastAsia="Times New Roman"/>
                <w:color w:val="000000" w:themeColor="text1"/>
                <w:lang w:val="en-GB"/>
              </w:rPr>
              <w:t xml:space="preserve">legislative responsibilities. </w:t>
            </w:r>
          </w:p>
        </w:tc>
      </w:tr>
      <w:tr w:rsidR="0068548E" w:rsidRPr="007511E8" w14:paraId="541E00A5" w14:textId="77777777" w:rsidTr="0E0F6305">
        <w:trPr>
          <w:trHeight w:val="320"/>
          <w:jc w:val="center"/>
        </w:trPr>
        <w:tc>
          <w:tcPr>
            <w:tcW w:w="2487" w:type="dxa"/>
            <w:shd w:val="clear" w:color="auto" w:fill="FF0000"/>
            <w:noWrap/>
            <w:hideMark/>
          </w:tcPr>
          <w:p w14:paraId="46C550A5" w14:textId="331F2C47" w:rsidR="0068548E" w:rsidRPr="007511E8" w:rsidRDefault="1BCE7D0D" w:rsidP="179CF078">
            <w:pPr>
              <w:spacing w:line="240" w:lineRule="auto"/>
              <w:rPr>
                <w:rFonts w:eastAsia="Times New Roman"/>
                <w:sz w:val="21"/>
                <w:szCs w:val="21"/>
              </w:rPr>
            </w:pPr>
            <w:r w:rsidRPr="179CF078">
              <w:rPr>
                <w:sz w:val="21"/>
                <w:szCs w:val="21"/>
                <w:lang w:val="en-GB" w:eastAsia="en-GB"/>
              </w:rPr>
              <w:lastRenderedPageBreak/>
              <w:t>State participation in the transmission grid</w:t>
            </w:r>
          </w:p>
          <w:p w14:paraId="50871AFB" w14:textId="2FF04FC2" w:rsidR="0068548E" w:rsidRPr="007511E8" w:rsidRDefault="0068548E" w:rsidP="0068548E">
            <w:pPr>
              <w:rPr>
                <w:rFonts w:eastAsia="Times New Roman"/>
                <w:color w:val="000000"/>
                <w:lang w:val="en-GB"/>
              </w:rPr>
            </w:pPr>
          </w:p>
        </w:tc>
        <w:tc>
          <w:tcPr>
            <w:tcW w:w="405" w:type="dxa"/>
            <w:shd w:val="clear" w:color="auto" w:fill="FF0000"/>
            <w:noWrap/>
            <w:hideMark/>
          </w:tcPr>
          <w:p w14:paraId="6A22F515"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shd w:val="clear" w:color="auto" w:fill="FF0000"/>
            <w:noWrap/>
            <w:hideMark/>
          </w:tcPr>
          <w:p w14:paraId="5A212807"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shd w:val="clear" w:color="auto" w:fill="FF0000"/>
            <w:noWrap/>
            <w:hideMark/>
          </w:tcPr>
          <w:p w14:paraId="450988FB"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80" w:type="dxa"/>
            <w:shd w:val="clear" w:color="auto" w:fill="FF0000"/>
            <w:noWrap/>
            <w:hideMark/>
          </w:tcPr>
          <w:p w14:paraId="19D8E95E"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60" w:type="dxa"/>
            <w:shd w:val="clear" w:color="auto" w:fill="FF0000"/>
            <w:noWrap/>
            <w:hideMark/>
          </w:tcPr>
          <w:p w14:paraId="317D6901"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95" w:type="dxa"/>
            <w:shd w:val="clear" w:color="auto" w:fill="FF0000"/>
            <w:noWrap/>
            <w:hideMark/>
          </w:tcPr>
          <w:p w14:paraId="33322B7F"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510" w:type="dxa"/>
            <w:shd w:val="clear" w:color="auto" w:fill="FF0000"/>
            <w:noWrap/>
            <w:hideMark/>
          </w:tcPr>
          <w:p w14:paraId="26BB82B3"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502" w:type="dxa"/>
            <w:shd w:val="clear" w:color="auto" w:fill="FF0000"/>
            <w:noWrap/>
            <w:hideMark/>
          </w:tcPr>
          <w:p w14:paraId="0291E586"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570" w:type="dxa"/>
            <w:shd w:val="clear" w:color="auto" w:fill="FF0000"/>
            <w:noWrap/>
            <w:hideMark/>
          </w:tcPr>
          <w:p w14:paraId="321EE6A6"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735" w:type="dxa"/>
            <w:shd w:val="clear" w:color="auto" w:fill="FF0000"/>
            <w:noWrap/>
            <w:hideMark/>
          </w:tcPr>
          <w:p w14:paraId="66834526"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2324" w:type="dxa"/>
            <w:shd w:val="clear" w:color="auto" w:fill="FF0000"/>
          </w:tcPr>
          <w:p w14:paraId="5500A14A" w14:textId="37944AF4" w:rsidR="0068548E" w:rsidRPr="007511E8" w:rsidRDefault="0068548E" w:rsidP="0068548E">
            <w:pPr>
              <w:rPr>
                <w:rFonts w:eastAsia="Times New Roman"/>
                <w:color w:val="000000"/>
                <w:lang w:val="en-GB"/>
              </w:rPr>
            </w:pPr>
          </w:p>
        </w:tc>
        <w:tc>
          <w:tcPr>
            <w:tcW w:w="4646" w:type="dxa"/>
            <w:shd w:val="clear" w:color="auto" w:fill="FF0000"/>
          </w:tcPr>
          <w:p w14:paraId="14386F99" w14:textId="052B0511" w:rsidR="0068548E" w:rsidRPr="007511E8" w:rsidRDefault="360FFF1A" w:rsidP="0068548E">
            <w:pPr>
              <w:rPr>
                <w:rFonts w:eastAsia="Times New Roman"/>
                <w:color w:val="000000"/>
                <w:lang w:val="en-GB"/>
              </w:rPr>
            </w:pPr>
            <w:r w:rsidRPr="28977C82">
              <w:rPr>
                <w:rFonts w:eastAsia="Times New Roman"/>
                <w:color w:val="000000" w:themeColor="text1"/>
                <w:lang w:val="en-GB"/>
              </w:rPr>
              <w:t xml:space="preserve"> </w:t>
            </w:r>
            <w:r w:rsidR="5A35485E" w:rsidRPr="28977C82">
              <w:rPr>
                <w:rFonts w:eastAsia="Times New Roman"/>
                <w:color w:val="000000" w:themeColor="text1"/>
                <w:lang w:val="en-GB"/>
              </w:rPr>
              <w:t>This one was not scored by the participants</w:t>
            </w:r>
            <w:r w:rsidR="5A35485E" w:rsidRPr="18DDFF2B">
              <w:rPr>
                <w:rFonts w:eastAsia="Times New Roman"/>
                <w:color w:val="000000" w:themeColor="text1"/>
                <w:lang w:val="en-GB"/>
              </w:rPr>
              <w:t xml:space="preserve"> due to time </w:t>
            </w:r>
            <w:r w:rsidR="5A35485E" w:rsidRPr="060E0FF4">
              <w:rPr>
                <w:rFonts w:eastAsia="Times New Roman"/>
                <w:color w:val="000000" w:themeColor="text1"/>
                <w:lang w:val="en-GB"/>
              </w:rPr>
              <w:t>constraints.</w:t>
            </w:r>
          </w:p>
        </w:tc>
      </w:tr>
      <w:tr w:rsidR="179CF078" w14:paraId="76A1D568" w14:textId="77777777" w:rsidTr="00867E39">
        <w:trPr>
          <w:trHeight w:val="320"/>
          <w:jc w:val="center"/>
        </w:trPr>
        <w:tc>
          <w:tcPr>
            <w:tcW w:w="2487" w:type="dxa"/>
            <w:noWrap/>
            <w:hideMark/>
          </w:tcPr>
          <w:p w14:paraId="1BB0863D" w14:textId="2C58FE49" w:rsidR="79F3EAF1" w:rsidRDefault="79F3EAF1" w:rsidP="179CF078">
            <w:pPr>
              <w:spacing w:line="240" w:lineRule="auto"/>
              <w:rPr>
                <w:rFonts w:eastAsia="Times New Roman"/>
                <w:sz w:val="21"/>
                <w:szCs w:val="21"/>
                <w:lang w:val="en-US"/>
              </w:rPr>
            </w:pPr>
            <w:r w:rsidRPr="179CF078">
              <w:rPr>
                <w:sz w:val="21"/>
                <w:szCs w:val="21"/>
                <w:lang w:val="en-GB" w:eastAsia="en-GB"/>
              </w:rPr>
              <w:t>Abolishing the standard energy supply/the Default system</w:t>
            </w:r>
          </w:p>
        </w:tc>
        <w:tc>
          <w:tcPr>
            <w:tcW w:w="405" w:type="dxa"/>
            <w:shd w:val="clear" w:color="auto" w:fill="DAE9F7" w:themeFill="text2" w:themeFillTint="1A"/>
            <w:noWrap/>
            <w:hideMark/>
          </w:tcPr>
          <w:p w14:paraId="3391CE60" w14:textId="023D1BAD" w:rsidR="179CF078" w:rsidRDefault="179CF078" w:rsidP="179CF078">
            <w:pPr>
              <w:rPr>
                <w:rFonts w:eastAsia="Times New Roman"/>
                <w:color w:val="000000" w:themeColor="text1"/>
                <w:lang w:val="en-GB"/>
              </w:rPr>
            </w:pPr>
          </w:p>
        </w:tc>
        <w:tc>
          <w:tcPr>
            <w:tcW w:w="420" w:type="dxa"/>
            <w:shd w:val="clear" w:color="auto" w:fill="DAE9F7" w:themeFill="text2" w:themeFillTint="1A"/>
            <w:noWrap/>
            <w:hideMark/>
          </w:tcPr>
          <w:p w14:paraId="55B3AF65" w14:textId="33E86607" w:rsidR="179CF078" w:rsidRDefault="179CF078" w:rsidP="179CF078">
            <w:pPr>
              <w:rPr>
                <w:rFonts w:eastAsia="Times New Roman"/>
                <w:color w:val="000000" w:themeColor="text1"/>
                <w:lang w:val="en-GB"/>
              </w:rPr>
            </w:pPr>
          </w:p>
        </w:tc>
        <w:tc>
          <w:tcPr>
            <w:tcW w:w="420" w:type="dxa"/>
            <w:shd w:val="clear" w:color="auto" w:fill="DAE9F7" w:themeFill="text2" w:themeFillTint="1A"/>
            <w:noWrap/>
            <w:hideMark/>
          </w:tcPr>
          <w:p w14:paraId="207531A2" w14:textId="2AF44059" w:rsidR="1DF8AEC5" w:rsidRDefault="1DF8AEC5" w:rsidP="179CF078">
            <w:pPr>
              <w:rPr>
                <w:rFonts w:eastAsia="Times New Roman"/>
                <w:color w:val="000000" w:themeColor="text1"/>
                <w:lang w:val="en-GB"/>
              </w:rPr>
            </w:pPr>
            <w:r w:rsidRPr="179CF078">
              <w:rPr>
                <w:rFonts w:eastAsia="Times New Roman"/>
                <w:color w:val="000000" w:themeColor="text1"/>
                <w:lang w:val="en-GB"/>
              </w:rPr>
              <w:t>x</w:t>
            </w:r>
          </w:p>
        </w:tc>
        <w:tc>
          <w:tcPr>
            <w:tcW w:w="480" w:type="dxa"/>
            <w:shd w:val="clear" w:color="auto" w:fill="DAE9F7" w:themeFill="text2" w:themeFillTint="1A"/>
            <w:noWrap/>
            <w:hideMark/>
          </w:tcPr>
          <w:p w14:paraId="4E807337" w14:textId="3537B6E1" w:rsidR="1DF8AEC5" w:rsidRDefault="1DF8AEC5" w:rsidP="179CF078">
            <w:pPr>
              <w:rPr>
                <w:rFonts w:eastAsia="Times New Roman"/>
                <w:color w:val="000000" w:themeColor="text1"/>
                <w:lang w:val="en-GB"/>
              </w:rPr>
            </w:pPr>
            <w:r w:rsidRPr="179CF078">
              <w:rPr>
                <w:rFonts w:eastAsia="Times New Roman"/>
                <w:color w:val="000000" w:themeColor="text1"/>
                <w:lang w:val="en-GB"/>
              </w:rPr>
              <w:t>X</w:t>
            </w:r>
          </w:p>
          <w:p w14:paraId="2182902C" w14:textId="45A83389" w:rsidR="1DF8AEC5" w:rsidRDefault="1DF8AEC5" w:rsidP="179CF078">
            <w:pPr>
              <w:rPr>
                <w:rFonts w:eastAsia="Times New Roman"/>
                <w:color w:val="000000" w:themeColor="text1"/>
                <w:lang w:val="en-GB"/>
              </w:rPr>
            </w:pPr>
            <w:r w:rsidRPr="179CF078">
              <w:rPr>
                <w:rFonts w:eastAsia="Times New Roman"/>
                <w:color w:val="000000" w:themeColor="text1"/>
                <w:lang w:val="en-GB"/>
              </w:rPr>
              <w:t>x</w:t>
            </w:r>
          </w:p>
        </w:tc>
        <w:tc>
          <w:tcPr>
            <w:tcW w:w="460" w:type="dxa"/>
            <w:shd w:val="clear" w:color="auto" w:fill="DAE9F7" w:themeFill="text2" w:themeFillTint="1A"/>
            <w:noWrap/>
            <w:hideMark/>
          </w:tcPr>
          <w:p w14:paraId="1D7B3071" w14:textId="5A650445" w:rsidR="179CF078" w:rsidRDefault="179CF078" w:rsidP="179CF078">
            <w:pPr>
              <w:rPr>
                <w:rFonts w:eastAsia="Times New Roman"/>
                <w:color w:val="000000" w:themeColor="text1"/>
                <w:lang w:val="en-GB"/>
              </w:rPr>
            </w:pPr>
          </w:p>
        </w:tc>
        <w:tc>
          <w:tcPr>
            <w:tcW w:w="495" w:type="dxa"/>
            <w:shd w:val="clear" w:color="auto" w:fill="D9F2D0" w:themeFill="accent6" w:themeFillTint="33"/>
            <w:noWrap/>
            <w:hideMark/>
          </w:tcPr>
          <w:p w14:paraId="77F599AA" w14:textId="34E0A95C" w:rsidR="179CF078" w:rsidRDefault="20BB50F5" w:rsidP="179CF078">
            <w:pPr>
              <w:rPr>
                <w:rFonts w:eastAsia="Times New Roman"/>
                <w:color w:val="000000" w:themeColor="text1"/>
                <w:lang w:val="en-GB"/>
              </w:rPr>
            </w:pPr>
            <w:r w:rsidRPr="04BC248E">
              <w:rPr>
                <w:rFonts w:eastAsia="Times New Roman"/>
                <w:color w:val="000000" w:themeColor="text1"/>
                <w:lang w:val="en-GB"/>
              </w:rPr>
              <w:t>x</w:t>
            </w:r>
          </w:p>
        </w:tc>
        <w:tc>
          <w:tcPr>
            <w:tcW w:w="510" w:type="dxa"/>
            <w:shd w:val="clear" w:color="auto" w:fill="D9F2D0" w:themeFill="accent6" w:themeFillTint="33"/>
            <w:noWrap/>
            <w:hideMark/>
          </w:tcPr>
          <w:p w14:paraId="56359ED9" w14:textId="08623D22" w:rsidR="179CF078" w:rsidRDefault="20BB50F5" w:rsidP="179CF078">
            <w:pPr>
              <w:rPr>
                <w:rFonts w:eastAsia="Times New Roman"/>
                <w:color w:val="000000" w:themeColor="text1"/>
                <w:lang w:val="en-GB"/>
              </w:rPr>
            </w:pPr>
            <w:r w:rsidRPr="04BC248E">
              <w:rPr>
                <w:rFonts w:eastAsia="Times New Roman"/>
                <w:color w:val="000000" w:themeColor="text1"/>
                <w:lang w:val="en-GB"/>
              </w:rPr>
              <w:t>x</w:t>
            </w:r>
          </w:p>
        </w:tc>
        <w:tc>
          <w:tcPr>
            <w:tcW w:w="502" w:type="dxa"/>
            <w:shd w:val="clear" w:color="auto" w:fill="D9F2D0" w:themeFill="accent6" w:themeFillTint="33"/>
            <w:noWrap/>
            <w:hideMark/>
          </w:tcPr>
          <w:p w14:paraId="795EA421" w14:textId="3559AF09" w:rsidR="42E4AFCA" w:rsidRDefault="42E4AFCA" w:rsidP="179CF078">
            <w:pPr>
              <w:rPr>
                <w:rFonts w:eastAsia="Times New Roman"/>
                <w:color w:val="000000" w:themeColor="text1"/>
                <w:lang w:val="en-GB"/>
              </w:rPr>
            </w:pPr>
          </w:p>
        </w:tc>
        <w:tc>
          <w:tcPr>
            <w:tcW w:w="570" w:type="dxa"/>
            <w:shd w:val="clear" w:color="auto" w:fill="D9F2D0" w:themeFill="accent6" w:themeFillTint="33"/>
            <w:noWrap/>
            <w:hideMark/>
          </w:tcPr>
          <w:p w14:paraId="465D5101" w14:textId="609A2BEA" w:rsidR="42E4AFCA" w:rsidRDefault="42E4AFCA" w:rsidP="179CF078">
            <w:pPr>
              <w:rPr>
                <w:rFonts w:eastAsia="Times New Roman"/>
                <w:color w:val="000000" w:themeColor="text1"/>
                <w:lang w:val="en-GB"/>
              </w:rPr>
            </w:pPr>
            <w:r w:rsidRPr="179CF078">
              <w:rPr>
                <w:rFonts w:eastAsia="Times New Roman"/>
                <w:color w:val="000000" w:themeColor="text1"/>
                <w:lang w:val="en-GB"/>
              </w:rPr>
              <w:t>x</w:t>
            </w:r>
          </w:p>
        </w:tc>
        <w:tc>
          <w:tcPr>
            <w:tcW w:w="735" w:type="dxa"/>
            <w:shd w:val="clear" w:color="auto" w:fill="D9F2D0" w:themeFill="accent6" w:themeFillTint="33"/>
            <w:noWrap/>
            <w:hideMark/>
          </w:tcPr>
          <w:p w14:paraId="1DA3C96A" w14:textId="5597A8AF" w:rsidR="179CF078" w:rsidRDefault="179CF078" w:rsidP="179CF078">
            <w:pPr>
              <w:rPr>
                <w:rFonts w:eastAsia="Times New Roman"/>
                <w:color w:val="000000" w:themeColor="text1"/>
                <w:lang w:val="en-GB"/>
              </w:rPr>
            </w:pPr>
          </w:p>
        </w:tc>
        <w:tc>
          <w:tcPr>
            <w:tcW w:w="2324" w:type="dxa"/>
          </w:tcPr>
          <w:p w14:paraId="54D2C693" w14:textId="27048A62" w:rsidR="179CF078" w:rsidRDefault="007C561E" w:rsidP="179CF078">
            <w:pPr>
              <w:rPr>
                <w:rFonts w:eastAsia="Times New Roman"/>
                <w:color w:val="000000" w:themeColor="text1"/>
                <w:lang w:val="en-GB"/>
              </w:rPr>
            </w:pPr>
            <w:r>
              <w:rPr>
                <w:rFonts w:eastAsia="Times New Roman"/>
                <w:color w:val="000000" w:themeColor="text1"/>
                <w:lang w:val="en-GB"/>
              </w:rPr>
              <w:t>Transformative bet</w:t>
            </w:r>
            <w:r w:rsidR="002F7E31">
              <w:rPr>
                <w:rFonts w:eastAsia="Times New Roman"/>
                <w:color w:val="000000" w:themeColor="text1"/>
                <w:lang w:val="en-GB"/>
              </w:rPr>
              <w:t>/quick win</w:t>
            </w:r>
          </w:p>
        </w:tc>
        <w:tc>
          <w:tcPr>
            <w:tcW w:w="4646" w:type="dxa"/>
          </w:tcPr>
          <w:p w14:paraId="77D7DEC6" w14:textId="38E74390" w:rsidR="179CF078" w:rsidRDefault="109CC38D" w:rsidP="04BC248E">
            <w:pPr>
              <w:rPr>
                <w:rFonts w:eastAsia="Times New Roman"/>
                <w:color w:val="000000" w:themeColor="text1"/>
                <w:lang w:val="en-GB"/>
              </w:rPr>
            </w:pPr>
            <w:r w:rsidRPr="04BC248E">
              <w:rPr>
                <w:rFonts w:eastAsia="Times New Roman"/>
                <w:color w:val="000000" w:themeColor="text1"/>
                <w:lang w:val="en-GB"/>
              </w:rPr>
              <w:t>The transformative potential is scored as: 3.9</w:t>
            </w:r>
          </w:p>
          <w:p w14:paraId="59C7EA17" w14:textId="3EDDB4DF" w:rsidR="179CF078" w:rsidRDefault="109CC38D" w:rsidP="04BC248E">
            <w:pPr>
              <w:rPr>
                <w:rFonts w:eastAsia="Times New Roman"/>
                <w:color w:val="000000" w:themeColor="text1"/>
                <w:lang w:val="en-GB"/>
              </w:rPr>
            </w:pPr>
            <w:r w:rsidRPr="04BC248E">
              <w:rPr>
                <w:rFonts w:eastAsia="Times New Roman"/>
                <w:color w:val="000000" w:themeColor="text1"/>
                <w:lang w:val="en-GB"/>
              </w:rPr>
              <w:t xml:space="preserve">The feasibility as: </w:t>
            </w:r>
            <w:r w:rsidR="7404184D" w:rsidRPr="04BC248E">
              <w:rPr>
                <w:rFonts w:eastAsia="Times New Roman"/>
                <w:color w:val="000000" w:themeColor="text1"/>
                <w:lang w:val="en-GB"/>
              </w:rPr>
              <w:t>2.5</w:t>
            </w:r>
          </w:p>
          <w:p w14:paraId="09990C4B" w14:textId="19E9DE6F" w:rsidR="034D4AAE" w:rsidRDefault="034D4AAE" w:rsidP="034D4AAE">
            <w:pPr>
              <w:rPr>
                <w:rFonts w:eastAsia="Times New Roman"/>
                <w:color w:val="000000" w:themeColor="text1"/>
                <w:lang w:val="en-GB"/>
              </w:rPr>
            </w:pPr>
          </w:p>
          <w:p w14:paraId="4AA02128" w14:textId="0A36AB93" w:rsidR="49C09DED" w:rsidRDefault="49C09DED" w:rsidP="15E605F1">
            <w:pPr>
              <w:rPr>
                <w:rFonts w:eastAsia="Times New Roman"/>
                <w:color w:val="000000" w:themeColor="text1"/>
                <w:lang w:val="en-GB"/>
              </w:rPr>
            </w:pPr>
            <w:r w:rsidRPr="15E605F1">
              <w:rPr>
                <w:rFonts w:eastAsia="Times New Roman"/>
                <w:color w:val="000000" w:themeColor="text1"/>
                <w:lang w:val="en-GB"/>
              </w:rPr>
              <w:t xml:space="preserve">The transformative potential was scored high, since the policy proposal is an education campaign about </w:t>
            </w:r>
            <w:r w:rsidRPr="2A8911C0">
              <w:rPr>
                <w:rFonts w:eastAsia="Times New Roman"/>
                <w:color w:val="000000" w:themeColor="text1"/>
                <w:lang w:val="en-GB"/>
              </w:rPr>
              <w:t xml:space="preserve">(renewable) energy providers and would increase </w:t>
            </w:r>
            <w:r w:rsidR="66B47F23" w:rsidRPr="22E5BD72">
              <w:rPr>
                <w:rFonts w:eastAsia="Times New Roman"/>
                <w:color w:val="000000" w:themeColor="text1"/>
                <w:lang w:val="en-GB"/>
              </w:rPr>
              <w:t>energy literacy for all citizens, hence trying to reduce energy poverty,</w:t>
            </w:r>
            <w:r w:rsidR="66B47F23" w:rsidRPr="3368847C">
              <w:rPr>
                <w:rFonts w:eastAsia="Times New Roman"/>
                <w:color w:val="000000" w:themeColor="text1"/>
                <w:lang w:val="en-GB"/>
              </w:rPr>
              <w:t xml:space="preserve"> too. </w:t>
            </w:r>
            <w:r w:rsidR="00783F75">
              <w:rPr>
                <w:rFonts w:eastAsia="Times New Roman"/>
                <w:color w:val="000000" w:themeColor="text1"/>
                <w:lang w:val="en-GB"/>
              </w:rPr>
              <w:t xml:space="preserve">However, </w:t>
            </w:r>
            <w:r w:rsidR="00792D96">
              <w:rPr>
                <w:rFonts w:eastAsia="Times New Roman"/>
                <w:color w:val="000000" w:themeColor="text1"/>
                <w:lang w:val="en-GB"/>
              </w:rPr>
              <w:t>participants</w:t>
            </w:r>
            <w:r w:rsidR="00783F75">
              <w:rPr>
                <w:rFonts w:eastAsia="Times New Roman"/>
                <w:color w:val="000000" w:themeColor="text1"/>
                <w:lang w:val="en-GB"/>
              </w:rPr>
              <w:t xml:space="preserve"> also </w:t>
            </w:r>
            <w:r w:rsidR="00792D96">
              <w:rPr>
                <w:rFonts w:eastAsia="Times New Roman"/>
                <w:color w:val="000000" w:themeColor="text1"/>
                <w:lang w:val="en-GB"/>
              </w:rPr>
              <w:t xml:space="preserve">commented on </w:t>
            </w:r>
            <w:r w:rsidR="009E200C">
              <w:rPr>
                <w:rFonts w:eastAsia="Times New Roman"/>
                <w:color w:val="000000" w:themeColor="text1"/>
                <w:lang w:val="en-GB"/>
              </w:rPr>
              <w:t xml:space="preserve">the </w:t>
            </w:r>
            <w:r w:rsidR="000561C9">
              <w:rPr>
                <w:rFonts w:eastAsia="Times New Roman"/>
                <w:color w:val="000000" w:themeColor="text1"/>
                <w:lang w:val="en-GB"/>
              </w:rPr>
              <w:t xml:space="preserve">convenience of </w:t>
            </w:r>
            <w:r w:rsidR="002354B7">
              <w:rPr>
                <w:rFonts w:eastAsia="Times New Roman"/>
                <w:color w:val="000000" w:themeColor="text1"/>
                <w:lang w:val="en-GB"/>
              </w:rPr>
              <w:t>a standard energy supplier, e.g. after moving</w:t>
            </w:r>
            <w:r w:rsidR="00792D96">
              <w:rPr>
                <w:rFonts w:eastAsia="Times New Roman"/>
                <w:color w:val="000000" w:themeColor="text1"/>
                <w:lang w:val="en-GB"/>
              </w:rPr>
              <w:t xml:space="preserve">, so doubts about the concrete measures remained. </w:t>
            </w:r>
          </w:p>
          <w:p w14:paraId="2CBCB5E4" w14:textId="052BF0DC" w:rsidR="66B47F23" w:rsidRDefault="66B47F23" w:rsidP="3368847C">
            <w:pPr>
              <w:rPr>
                <w:rFonts w:eastAsia="Times New Roman"/>
                <w:color w:val="000000" w:themeColor="text1"/>
                <w:lang w:val="en-GB"/>
              </w:rPr>
            </w:pPr>
            <w:r w:rsidRPr="3368847C">
              <w:rPr>
                <w:rFonts w:eastAsia="Times New Roman"/>
                <w:color w:val="000000" w:themeColor="text1"/>
                <w:lang w:val="en-GB"/>
              </w:rPr>
              <w:t xml:space="preserve">The feasibility was scored low because this would need </w:t>
            </w:r>
            <w:r w:rsidRPr="100CEC45">
              <w:rPr>
                <w:rFonts w:eastAsia="Times New Roman"/>
                <w:color w:val="000000" w:themeColor="text1"/>
                <w:lang w:val="en-GB"/>
              </w:rPr>
              <w:t xml:space="preserve">human resources and infrastructure – municipalities </w:t>
            </w:r>
            <w:r w:rsidRPr="439FB660">
              <w:rPr>
                <w:rFonts w:eastAsia="Times New Roman"/>
                <w:color w:val="000000" w:themeColor="text1"/>
                <w:lang w:val="en-GB"/>
              </w:rPr>
              <w:t xml:space="preserve">would need to be obliged to </w:t>
            </w:r>
            <w:r w:rsidRPr="360531C0">
              <w:rPr>
                <w:rFonts w:eastAsia="Times New Roman"/>
                <w:color w:val="000000" w:themeColor="text1"/>
                <w:lang w:val="en-GB"/>
              </w:rPr>
              <w:t>take on such a task</w:t>
            </w:r>
            <w:r w:rsidR="595AF8A7" w:rsidRPr="61F9B004">
              <w:rPr>
                <w:rFonts w:eastAsia="Times New Roman"/>
                <w:color w:val="000000" w:themeColor="text1"/>
                <w:lang w:val="en-GB"/>
              </w:rPr>
              <w:t xml:space="preserve">. </w:t>
            </w:r>
          </w:p>
          <w:p w14:paraId="142958FD" w14:textId="40BF3DA9" w:rsidR="179CF078" w:rsidRDefault="179CF078" w:rsidP="179CF078">
            <w:pPr>
              <w:rPr>
                <w:rFonts w:eastAsia="Times New Roman"/>
                <w:color w:val="000000" w:themeColor="text1"/>
                <w:lang w:val="en-GB"/>
              </w:rPr>
            </w:pPr>
          </w:p>
        </w:tc>
      </w:tr>
      <w:tr w:rsidR="00D70F6A" w14:paraId="3188AADC" w14:textId="77777777" w:rsidTr="00867E39">
        <w:trPr>
          <w:trHeight w:val="320"/>
          <w:jc w:val="center"/>
        </w:trPr>
        <w:tc>
          <w:tcPr>
            <w:tcW w:w="2487" w:type="dxa"/>
            <w:noWrap/>
            <w:hideMark/>
          </w:tcPr>
          <w:p w14:paraId="5125BBA9" w14:textId="3B2FC8D5" w:rsidR="00D70F6A" w:rsidRDefault="00D70F6A" w:rsidP="00D70F6A">
            <w:pPr>
              <w:rPr>
                <w:rFonts w:eastAsia="Times New Roman"/>
                <w:color w:val="000000" w:themeColor="text1"/>
                <w:lang w:val="en-GB"/>
              </w:rPr>
            </w:pPr>
            <w:r w:rsidRPr="00415365">
              <w:rPr>
                <w:rFonts w:eastAsia="Times New Roman"/>
                <w:sz w:val="20"/>
                <w:szCs w:val="20"/>
                <w:lang w:val="en-US"/>
              </w:rPr>
              <w:t xml:space="preserve">Federal funding for energy-efficient buildings (BEG) </w:t>
            </w:r>
          </w:p>
        </w:tc>
        <w:tc>
          <w:tcPr>
            <w:tcW w:w="405" w:type="dxa"/>
            <w:shd w:val="clear" w:color="auto" w:fill="DAE9F7" w:themeFill="text2" w:themeFillTint="1A"/>
            <w:noWrap/>
            <w:hideMark/>
          </w:tcPr>
          <w:p w14:paraId="0D641F78" w14:textId="1B3A31DD" w:rsidR="00D70F6A" w:rsidRDefault="00D70F6A" w:rsidP="00D70F6A">
            <w:pPr>
              <w:rPr>
                <w:rFonts w:eastAsia="Times New Roman"/>
                <w:color w:val="000000" w:themeColor="text1"/>
                <w:lang w:val="en-GB"/>
              </w:rPr>
            </w:pPr>
          </w:p>
        </w:tc>
        <w:tc>
          <w:tcPr>
            <w:tcW w:w="420" w:type="dxa"/>
            <w:shd w:val="clear" w:color="auto" w:fill="DAE9F7" w:themeFill="text2" w:themeFillTint="1A"/>
            <w:noWrap/>
            <w:hideMark/>
          </w:tcPr>
          <w:p w14:paraId="7BA49591" w14:textId="532FC001" w:rsidR="00D70F6A" w:rsidRDefault="00D70F6A" w:rsidP="00D70F6A">
            <w:pPr>
              <w:rPr>
                <w:rFonts w:eastAsia="Times New Roman"/>
                <w:color w:val="000000" w:themeColor="text1"/>
                <w:lang w:val="en-GB"/>
              </w:rPr>
            </w:pPr>
          </w:p>
        </w:tc>
        <w:tc>
          <w:tcPr>
            <w:tcW w:w="420" w:type="dxa"/>
            <w:shd w:val="clear" w:color="auto" w:fill="DAE9F7" w:themeFill="text2" w:themeFillTint="1A"/>
            <w:noWrap/>
            <w:hideMark/>
          </w:tcPr>
          <w:p w14:paraId="20416EA1" w14:textId="20691429" w:rsidR="00D70F6A" w:rsidRDefault="008D639C" w:rsidP="00D70F6A">
            <w:pPr>
              <w:rPr>
                <w:rFonts w:eastAsia="Times New Roman"/>
                <w:color w:val="000000" w:themeColor="text1"/>
                <w:lang w:val="en-GB"/>
              </w:rPr>
            </w:pPr>
            <w:r>
              <w:rPr>
                <w:rFonts w:eastAsia="Times New Roman"/>
                <w:color w:val="000000" w:themeColor="text1"/>
                <w:lang w:val="en-GB"/>
              </w:rPr>
              <w:t>x</w:t>
            </w:r>
          </w:p>
        </w:tc>
        <w:tc>
          <w:tcPr>
            <w:tcW w:w="480" w:type="dxa"/>
            <w:shd w:val="clear" w:color="auto" w:fill="DAE9F7" w:themeFill="text2" w:themeFillTint="1A"/>
            <w:noWrap/>
            <w:hideMark/>
          </w:tcPr>
          <w:p w14:paraId="705F95D9" w14:textId="0996763A" w:rsidR="00D70F6A" w:rsidRDefault="008D639C" w:rsidP="00D70F6A">
            <w:pPr>
              <w:rPr>
                <w:rFonts w:eastAsia="Times New Roman"/>
                <w:color w:val="000000" w:themeColor="text1"/>
                <w:lang w:val="en-GB"/>
              </w:rPr>
            </w:pPr>
            <w:r>
              <w:rPr>
                <w:rFonts w:eastAsia="Times New Roman"/>
                <w:color w:val="000000" w:themeColor="text1"/>
                <w:lang w:val="en-GB"/>
              </w:rPr>
              <w:t>X</w:t>
            </w:r>
          </w:p>
          <w:p w14:paraId="6E81A0C1" w14:textId="072E892D" w:rsidR="008D639C" w:rsidRDefault="008D639C" w:rsidP="00D70F6A">
            <w:pPr>
              <w:rPr>
                <w:rFonts w:eastAsia="Times New Roman"/>
                <w:color w:val="000000" w:themeColor="text1"/>
                <w:lang w:val="en-GB"/>
              </w:rPr>
            </w:pPr>
            <w:r>
              <w:rPr>
                <w:rFonts w:eastAsia="Times New Roman"/>
                <w:color w:val="000000" w:themeColor="text1"/>
                <w:lang w:val="en-GB"/>
              </w:rPr>
              <w:t>X</w:t>
            </w:r>
          </w:p>
          <w:p w14:paraId="7C06EB0C" w14:textId="1F513F84" w:rsidR="008D639C" w:rsidRDefault="008D639C" w:rsidP="00D70F6A">
            <w:pPr>
              <w:rPr>
                <w:rFonts w:eastAsia="Times New Roman"/>
                <w:color w:val="000000" w:themeColor="text1"/>
                <w:lang w:val="en-GB"/>
              </w:rPr>
            </w:pPr>
            <w:r>
              <w:rPr>
                <w:rFonts w:eastAsia="Times New Roman"/>
                <w:color w:val="000000" w:themeColor="text1"/>
                <w:lang w:val="en-GB"/>
              </w:rPr>
              <w:t>x</w:t>
            </w:r>
          </w:p>
        </w:tc>
        <w:tc>
          <w:tcPr>
            <w:tcW w:w="460" w:type="dxa"/>
            <w:shd w:val="clear" w:color="auto" w:fill="DAE9F7" w:themeFill="text2" w:themeFillTint="1A"/>
            <w:noWrap/>
            <w:hideMark/>
          </w:tcPr>
          <w:p w14:paraId="2545E65F" w14:textId="04E18C52" w:rsidR="00D70F6A" w:rsidRDefault="00D70F6A" w:rsidP="00D70F6A">
            <w:pPr>
              <w:rPr>
                <w:rFonts w:eastAsia="Times New Roman"/>
                <w:color w:val="000000" w:themeColor="text1"/>
                <w:lang w:val="en-GB"/>
              </w:rPr>
            </w:pPr>
          </w:p>
        </w:tc>
        <w:tc>
          <w:tcPr>
            <w:tcW w:w="495" w:type="dxa"/>
            <w:shd w:val="clear" w:color="auto" w:fill="D9F2D0" w:themeFill="accent6" w:themeFillTint="33"/>
            <w:noWrap/>
            <w:hideMark/>
          </w:tcPr>
          <w:p w14:paraId="1FE2541C" w14:textId="67F381DD" w:rsidR="00D70F6A" w:rsidRDefault="00D70F6A" w:rsidP="00D70F6A">
            <w:pPr>
              <w:rPr>
                <w:rFonts w:eastAsia="Times New Roman"/>
                <w:color w:val="000000" w:themeColor="text1"/>
                <w:lang w:val="en-GB"/>
              </w:rPr>
            </w:pPr>
          </w:p>
        </w:tc>
        <w:tc>
          <w:tcPr>
            <w:tcW w:w="510" w:type="dxa"/>
            <w:shd w:val="clear" w:color="auto" w:fill="D9F2D0" w:themeFill="accent6" w:themeFillTint="33"/>
            <w:noWrap/>
            <w:hideMark/>
          </w:tcPr>
          <w:p w14:paraId="0A19C85E" w14:textId="1D736F1A" w:rsidR="00D70F6A" w:rsidRDefault="00713BC7" w:rsidP="00D70F6A">
            <w:pPr>
              <w:rPr>
                <w:rFonts w:eastAsia="Times New Roman"/>
                <w:color w:val="000000" w:themeColor="text1"/>
                <w:lang w:val="en-GB"/>
              </w:rPr>
            </w:pPr>
            <w:r>
              <w:rPr>
                <w:rFonts w:eastAsia="Times New Roman"/>
                <w:color w:val="000000" w:themeColor="text1"/>
                <w:lang w:val="en-GB"/>
              </w:rPr>
              <w:t>X</w:t>
            </w:r>
          </w:p>
          <w:p w14:paraId="362F8B13" w14:textId="1B92D659" w:rsidR="00713BC7" w:rsidRDefault="00713BC7" w:rsidP="00D70F6A">
            <w:pPr>
              <w:rPr>
                <w:rFonts w:eastAsia="Times New Roman"/>
                <w:color w:val="000000" w:themeColor="text1"/>
                <w:lang w:val="en-GB"/>
              </w:rPr>
            </w:pPr>
            <w:r>
              <w:rPr>
                <w:rFonts w:eastAsia="Times New Roman"/>
                <w:color w:val="000000" w:themeColor="text1"/>
                <w:lang w:val="en-GB"/>
              </w:rPr>
              <w:t>X</w:t>
            </w:r>
          </w:p>
          <w:p w14:paraId="678BEFDB" w14:textId="42656890" w:rsidR="00713BC7" w:rsidRDefault="00713BC7" w:rsidP="00D70F6A">
            <w:pPr>
              <w:rPr>
                <w:rFonts w:eastAsia="Times New Roman"/>
                <w:color w:val="000000" w:themeColor="text1"/>
                <w:lang w:val="en-GB"/>
              </w:rPr>
            </w:pPr>
          </w:p>
        </w:tc>
        <w:tc>
          <w:tcPr>
            <w:tcW w:w="502" w:type="dxa"/>
            <w:shd w:val="clear" w:color="auto" w:fill="D9F2D0" w:themeFill="accent6" w:themeFillTint="33"/>
            <w:noWrap/>
            <w:hideMark/>
          </w:tcPr>
          <w:p w14:paraId="7AFFFA6F" w14:textId="7027C93B" w:rsidR="00D70F6A" w:rsidRDefault="00713BC7" w:rsidP="00D70F6A">
            <w:pPr>
              <w:rPr>
                <w:rFonts w:eastAsia="Times New Roman"/>
                <w:color w:val="000000" w:themeColor="text1"/>
                <w:lang w:val="en-GB"/>
              </w:rPr>
            </w:pPr>
            <w:r>
              <w:rPr>
                <w:rFonts w:eastAsia="Times New Roman"/>
                <w:color w:val="000000" w:themeColor="text1"/>
                <w:lang w:val="en-GB"/>
              </w:rPr>
              <w:t>X</w:t>
            </w:r>
          </w:p>
          <w:p w14:paraId="408CC4D5" w14:textId="743B88C2" w:rsidR="00713BC7" w:rsidRDefault="00713BC7" w:rsidP="00D70F6A">
            <w:pPr>
              <w:rPr>
                <w:rFonts w:eastAsia="Times New Roman"/>
                <w:color w:val="000000" w:themeColor="text1"/>
                <w:lang w:val="en-GB"/>
              </w:rPr>
            </w:pPr>
            <w:r>
              <w:rPr>
                <w:rFonts w:eastAsia="Times New Roman"/>
                <w:color w:val="000000" w:themeColor="text1"/>
                <w:lang w:val="en-GB"/>
              </w:rPr>
              <w:t>X</w:t>
            </w:r>
          </w:p>
          <w:p w14:paraId="3DD3EF47" w14:textId="39560CB1" w:rsidR="00713BC7" w:rsidRDefault="00713BC7" w:rsidP="00D70F6A">
            <w:pPr>
              <w:rPr>
                <w:rFonts w:eastAsia="Times New Roman"/>
                <w:color w:val="000000" w:themeColor="text1"/>
                <w:lang w:val="en-GB"/>
              </w:rPr>
            </w:pPr>
          </w:p>
        </w:tc>
        <w:tc>
          <w:tcPr>
            <w:tcW w:w="570" w:type="dxa"/>
            <w:shd w:val="clear" w:color="auto" w:fill="D9F2D0" w:themeFill="accent6" w:themeFillTint="33"/>
            <w:noWrap/>
            <w:hideMark/>
          </w:tcPr>
          <w:p w14:paraId="6EA838D9" w14:textId="1A4A27A0" w:rsidR="00D70F6A" w:rsidRDefault="00D70F6A" w:rsidP="00D70F6A">
            <w:pPr>
              <w:rPr>
                <w:rFonts w:eastAsia="Times New Roman"/>
                <w:color w:val="000000" w:themeColor="text1"/>
                <w:lang w:val="en-GB"/>
              </w:rPr>
            </w:pPr>
          </w:p>
        </w:tc>
        <w:tc>
          <w:tcPr>
            <w:tcW w:w="735" w:type="dxa"/>
            <w:shd w:val="clear" w:color="auto" w:fill="D9F2D0" w:themeFill="accent6" w:themeFillTint="33"/>
            <w:noWrap/>
            <w:hideMark/>
          </w:tcPr>
          <w:p w14:paraId="45E5A43F" w14:textId="76249FE7" w:rsidR="00D70F6A" w:rsidRDefault="00D70F6A" w:rsidP="00D70F6A">
            <w:pPr>
              <w:rPr>
                <w:rFonts w:eastAsia="Times New Roman"/>
                <w:color w:val="000000" w:themeColor="text1"/>
                <w:lang w:val="en-GB"/>
              </w:rPr>
            </w:pPr>
          </w:p>
        </w:tc>
        <w:tc>
          <w:tcPr>
            <w:tcW w:w="2324" w:type="dxa"/>
          </w:tcPr>
          <w:p w14:paraId="437FB60B" w14:textId="790C230F" w:rsidR="00D70F6A" w:rsidRDefault="002176F3" w:rsidP="00D70F6A">
            <w:pPr>
              <w:rPr>
                <w:rFonts w:eastAsia="Times New Roman"/>
                <w:color w:val="000000" w:themeColor="text1"/>
                <w:lang w:val="en-GB"/>
              </w:rPr>
            </w:pPr>
            <w:r w:rsidRPr="007511E8">
              <w:rPr>
                <w:rStyle w:val="Hervorhebung"/>
                <w:lang w:val="en-GB"/>
              </w:rPr>
              <w:t>transformative bet</w:t>
            </w:r>
          </w:p>
        </w:tc>
        <w:tc>
          <w:tcPr>
            <w:tcW w:w="4646" w:type="dxa"/>
          </w:tcPr>
          <w:p w14:paraId="6F676664" w14:textId="4D3C1288" w:rsidR="008C1E95" w:rsidRPr="008C1E95" w:rsidRDefault="00343C4F" w:rsidP="008C1E95">
            <w:pPr>
              <w:rPr>
                <w:i/>
                <w:iCs/>
                <w:lang w:val="en-US"/>
              </w:rPr>
            </w:pPr>
            <w:r w:rsidRPr="01493936">
              <w:rPr>
                <w:rStyle w:val="Hervorhebung"/>
                <w:lang w:val="en-US"/>
              </w:rPr>
              <w:t xml:space="preserve">This policy intervention was deemed </w:t>
            </w:r>
            <w:r w:rsidR="00434B68" w:rsidRPr="01493936">
              <w:rPr>
                <w:rStyle w:val="Hervorhebung"/>
                <w:lang w:val="en-US"/>
              </w:rPr>
              <w:t xml:space="preserve">very </w:t>
            </w:r>
            <w:r w:rsidR="008363E4" w:rsidRPr="01493936">
              <w:rPr>
                <w:rStyle w:val="Hervorhebung"/>
                <w:lang w:val="en-US"/>
              </w:rPr>
              <w:t>meaningful for</w:t>
            </w:r>
            <w:r w:rsidR="000C2764">
              <w:rPr>
                <w:rStyle w:val="Hervorhebung"/>
                <w:lang w:val="en-US"/>
              </w:rPr>
              <w:t xml:space="preserve"> affordable housing for</w:t>
            </w:r>
            <w:r w:rsidR="008363E4" w:rsidRPr="01493936">
              <w:rPr>
                <w:rStyle w:val="Hervorhebung"/>
                <w:lang w:val="en-US"/>
              </w:rPr>
              <w:t xml:space="preserve"> tenants and</w:t>
            </w:r>
            <w:r w:rsidR="000C2764">
              <w:rPr>
                <w:rStyle w:val="Hervorhebung"/>
                <w:lang w:val="en-US"/>
              </w:rPr>
              <w:t xml:space="preserve"> for</w:t>
            </w:r>
            <w:r w:rsidR="008363E4" w:rsidRPr="01493936">
              <w:rPr>
                <w:rStyle w:val="Hervorhebung"/>
                <w:lang w:val="en-US"/>
              </w:rPr>
              <w:t xml:space="preserve"> </w:t>
            </w:r>
            <w:r w:rsidR="003E2FE4" w:rsidRPr="01493936">
              <w:rPr>
                <w:rStyle w:val="Hervorhebung"/>
                <w:lang w:val="en-US"/>
              </w:rPr>
              <w:t>home owners</w:t>
            </w:r>
            <w:r w:rsidR="00C8471C">
              <w:rPr>
                <w:rStyle w:val="Hervorhebung"/>
                <w:lang w:val="en-US"/>
              </w:rPr>
              <w:t xml:space="preserve"> as well as landlords that do not have the financial means to renovate</w:t>
            </w:r>
            <w:r w:rsidR="00050924">
              <w:rPr>
                <w:rStyle w:val="Hervorhebung"/>
                <w:lang w:val="en-US"/>
              </w:rPr>
              <w:t>. I</w:t>
            </w:r>
            <w:r w:rsidR="007D05A0" w:rsidRPr="01493936">
              <w:rPr>
                <w:rStyle w:val="Hervorhebung"/>
                <w:lang w:val="en-US"/>
              </w:rPr>
              <w:t xml:space="preserve">t was said that until now the logic is that </w:t>
            </w:r>
            <w:r w:rsidR="00C8471C" w:rsidRPr="01493936">
              <w:rPr>
                <w:rStyle w:val="Hervorhebung"/>
                <w:lang w:val="en-US"/>
              </w:rPr>
              <w:t>standardized</w:t>
            </w:r>
            <w:r w:rsidR="00507995" w:rsidRPr="01493936">
              <w:rPr>
                <w:rStyle w:val="Hervorhebung"/>
                <w:lang w:val="en-US"/>
              </w:rPr>
              <w:t xml:space="preserve"> subsidy rates have a high climate </w:t>
            </w:r>
            <w:r w:rsidR="00944224" w:rsidRPr="01493936">
              <w:rPr>
                <w:rStyle w:val="Hervorhebung"/>
                <w:lang w:val="en-US"/>
              </w:rPr>
              <w:t>effect</w:t>
            </w:r>
            <w:r w:rsidR="00582C74">
              <w:rPr>
                <w:rStyle w:val="Hervorhebung"/>
                <w:lang w:val="en-US"/>
              </w:rPr>
              <w:t xml:space="preserve"> (first mover </w:t>
            </w:r>
            <w:r w:rsidR="004113EF">
              <w:rPr>
                <w:rStyle w:val="Hervorhebung"/>
                <w:lang w:val="en-US"/>
              </w:rPr>
              <w:t>effec</w:t>
            </w:r>
            <w:r w:rsidR="00582C74">
              <w:rPr>
                <w:rStyle w:val="Hervorhebung"/>
                <w:lang w:val="en-US"/>
              </w:rPr>
              <w:t>t)</w:t>
            </w:r>
            <w:r w:rsidR="00944224" w:rsidRPr="01493936">
              <w:rPr>
                <w:rStyle w:val="Hervorhebung"/>
                <w:lang w:val="en-US"/>
              </w:rPr>
              <w:t xml:space="preserve">, but the stakeholders said it would make sense to pay more attention to the </w:t>
            </w:r>
            <w:r w:rsidR="00463222" w:rsidRPr="01493936">
              <w:rPr>
                <w:rStyle w:val="Hervorhebung"/>
                <w:lang w:val="en-US"/>
              </w:rPr>
              <w:t>effect of reaching new target groups</w:t>
            </w:r>
            <w:r w:rsidR="008C747F">
              <w:rPr>
                <w:rStyle w:val="Hervorhebung"/>
                <w:lang w:val="en-US"/>
              </w:rPr>
              <w:t xml:space="preserve"> through </w:t>
            </w:r>
            <w:r w:rsidR="00582C74">
              <w:rPr>
                <w:rStyle w:val="Hervorhebung"/>
                <w:lang w:val="en-US"/>
              </w:rPr>
              <w:t>social stratification</w:t>
            </w:r>
            <w:r w:rsidR="007C42D0" w:rsidRPr="01493936">
              <w:rPr>
                <w:rStyle w:val="Hervorhebung"/>
                <w:lang w:val="en-US"/>
              </w:rPr>
              <w:t xml:space="preserve">. They clarified that there could be </w:t>
            </w:r>
            <w:r w:rsidR="00B56807" w:rsidRPr="01493936">
              <w:rPr>
                <w:rStyle w:val="Hervorhebung"/>
                <w:lang w:val="en-US"/>
              </w:rPr>
              <w:t xml:space="preserve">legal barriers </w:t>
            </w:r>
            <w:r w:rsidR="004B5C39">
              <w:rPr>
                <w:rStyle w:val="Hervorhebung"/>
                <w:lang w:val="en-US"/>
              </w:rPr>
              <w:t xml:space="preserve">as a study by the DMB and </w:t>
            </w:r>
            <w:r w:rsidR="00854366">
              <w:rPr>
                <w:rStyle w:val="Hervorhebung"/>
                <w:lang w:val="en-US"/>
              </w:rPr>
              <w:t>Ö</w:t>
            </w:r>
            <w:r w:rsidR="004B5C39">
              <w:rPr>
                <w:rStyle w:val="Hervorhebung"/>
                <w:lang w:val="en-US"/>
              </w:rPr>
              <w:t xml:space="preserve">ko-Institut has shown that </w:t>
            </w:r>
            <w:r w:rsidR="00854366">
              <w:rPr>
                <w:rStyle w:val="Hervorhebung"/>
                <w:lang w:val="en-US"/>
              </w:rPr>
              <w:t xml:space="preserve">it is </w:t>
            </w:r>
            <w:r w:rsidR="00AA6D5F">
              <w:rPr>
                <w:rStyle w:val="Hervorhebung"/>
                <w:lang w:val="en-US"/>
              </w:rPr>
              <w:t xml:space="preserve">difficult to combine the BEG with </w:t>
            </w:r>
            <w:r w:rsidR="007B61B3" w:rsidRPr="007B61B3">
              <w:rPr>
                <w:rStyle w:val="Hervorhebung"/>
                <w:lang w:val="en-US"/>
              </w:rPr>
              <w:t>social housing subsidies</w:t>
            </w:r>
            <w:r w:rsidR="000914C3" w:rsidRPr="000914C3">
              <w:rPr>
                <w:rStyle w:val="Hervorhebung"/>
                <w:lang w:val="en-US"/>
              </w:rPr>
              <w:t xml:space="preserve"> because </w:t>
            </w:r>
            <w:r w:rsidR="000914C3" w:rsidRPr="000914C3">
              <w:rPr>
                <w:rStyle w:val="Hervorhebung"/>
                <w:lang w:val="en-US"/>
              </w:rPr>
              <w:lastRenderedPageBreak/>
              <w:t>this is a matter of jurisdiction between the federal states, municipalities and the federal government.</w:t>
            </w:r>
            <w:r w:rsidR="00EB4793">
              <w:rPr>
                <w:rStyle w:val="Hervorhebung"/>
                <w:lang w:val="en-US"/>
              </w:rPr>
              <w:t xml:space="preserve"> </w:t>
            </w:r>
            <w:r w:rsidR="008C1E95">
              <w:rPr>
                <w:rStyle w:val="Hervorhebung"/>
                <w:lang w:val="en-US"/>
              </w:rPr>
              <w:t>A</w:t>
            </w:r>
            <w:r w:rsidR="008C1E95">
              <w:rPr>
                <w:rStyle w:val="Hervorhebung"/>
              </w:rPr>
              <w:t>n idea would be to establish an e</w:t>
            </w:r>
            <w:r w:rsidR="008C1E95" w:rsidRPr="008C1E95">
              <w:rPr>
                <w:i/>
                <w:iCs/>
                <w:lang w:val="en-US"/>
              </w:rPr>
              <w:t>xtra subsidy bonus if</w:t>
            </w:r>
            <w:r w:rsidR="008C1E95">
              <w:rPr>
                <w:i/>
                <w:iCs/>
                <w:lang w:val="en-US"/>
              </w:rPr>
              <w:t xml:space="preserve"> </w:t>
            </w:r>
            <w:r w:rsidR="008C1E95">
              <w:rPr>
                <w:lang w:val="en-US"/>
              </w:rPr>
              <w:t>private rental</w:t>
            </w:r>
            <w:r w:rsidR="008C1E95" w:rsidRPr="008C1E95">
              <w:rPr>
                <w:i/>
                <w:iCs/>
                <w:lang w:val="en-US"/>
              </w:rPr>
              <w:t xml:space="preserve"> apartments are added to the occupied housing stock as part of a renovation </w:t>
            </w:r>
            <w:r w:rsidR="00C0623B">
              <w:rPr>
                <w:i/>
                <w:iCs/>
                <w:lang w:val="en-US"/>
              </w:rPr>
              <w:t>process</w:t>
            </w:r>
            <w:r w:rsidR="008C1E95" w:rsidRPr="008C1E95">
              <w:rPr>
                <w:i/>
                <w:iCs/>
                <w:lang w:val="en-US"/>
              </w:rPr>
              <w:t>.</w:t>
            </w:r>
          </w:p>
          <w:p w14:paraId="3CFF2A2B" w14:textId="6CCFEA29" w:rsidR="00D70F6A" w:rsidRPr="00D93C01" w:rsidRDefault="00680971" w:rsidP="00D70F6A">
            <w:pPr>
              <w:rPr>
                <w:rStyle w:val="Hervorhebung"/>
                <w:highlight w:val="yellow"/>
                <w:lang w:val="en-US"/>
              </w:rPr>
            </w:pPr>
            <w:r>
              <w:rPr>
                <w:rStyle w:val="Hervorhebung"/>
                <w:lang w:val="en-US"/>
              </w:rPr>
              <w:t>So to</w:t>
            </w:r>
            <w:r w:rsidR="00F82EAD" w:rsidRPr="01493936">
              <w:rPr>
                <w:rStyle w:val="Hervorhebung"/>
                <w:lang w:val="en-US"/>
              </w:rPr>
              <w:t xml:space="preserve"> address</w:t>
            </w:r>
            <w:r>
              <w:rPr>
                <w:rStyle w:val="Hervorhebung"/>
                <w:lang w:val="en-US"/>
              </w:rPr>
              <w:t xml:space="preserve"> renters through BEG and have a social component</w:t>
            </w:r>
            <w:r w:rsidR="00F82EAD" w:rsidRPr="01493936">
              <w:rPr>
                <w:rStyle w:val="Hervorhebung"/>
                <w:lang w:val="en-US"/>
              </w:rPr>
              <w:t xml:space="preserve"> the subsidy </w:t>
            </w:r>
            <w:r>
              <w:rPr>
                <w:rStyle w:val="Hervorhebung"/>
                <w:lang w:val="en-US"/>
              </w:rPr>
              <w:t>c</w:t>
            </w:r>
            <w:r w:rsidR="00F82EAD" w:rsidRPr="01493936">
              <w:rPr>
                <w:rStyle w:val="Hervorhebung"/>
                <w:lang w:val="en-US"/>
              </w:rPr>
              <w:t>ould be connected to</w:t>
            </w:r>
            <w:r>
              <w:rPr>
                <w:rStyle w:val="Hervorhebung"/>
                <w:lang w:val="en-US"/>
              </w:rPr>
              <w:t xml:space="preserve"> staying below the </w:t>
            </w:r>
            <w:r w:rsidR="00A042FB" w:rsidRPr="01493936">
              <w:rPr>
                <w:rStyle w:val="Hervorhebung"/>
                <w:lang w:val="en-US"/>
              </w:rPr>
              <w:t>rent index</w:t>
            </w:r>
            <w:r w:rsidR="005C3BEB" w:rsidRPr="01493936">
              <w:rPr>
                <w:rStyle w:val="Hervorhebung"/>
                <w:lang w:val="en-US"/>
              </w:rPr>
              <w:t xml:space="preserve">, that </w:t>
            </w:r>
            <w:r w:rsidR="005C3BEB" w:rsidRPr="00C5770A">
              <w:rPr>
                <w:rStyle w:val="Hervorhebung"/>
                <w:lang w:val="en-US"/>
              </w:rPr>
              <w:t>currently</w:t>
            </w:r>
            <w:r w:rsidR="00D93C01" w:rsidRPr="00C5770A">
              <w:rPr>
                <w:rStyle w:val="Hervorhebung"/>
                <w:lang w:val="en-US"/>
              </w:rPr>
              <w:t xml:space="preserve"> not all </w:t>
            </w:r>
            <w:r w:rsidR="005C3BEB" w:rsidRPr="00C5770A">
              <w:rPr>
                <w:rStyle w:val="Hervorhebung"/>
                <w:lang w:val="en-US"/>
              </w:rPr>
              <w:t xml:space="preserve">cities </w:t>
            </w:r>
            <w:r w:rsidR="00D93C01" w:rsidRPr="00C5770A">
              <w:rPr>
                <w:rStyle w:val="Hervorhebung"/>
                <w:lang w:val="en-US"/>
              </w:rPr>
              <w:t xml:space="preserve">are obliged to </w:t>
            </w:r>
            <w:r w:rsidR="00F06DF1" w:rsidRPr="00C5770A">
              <w:rPr>
                <w:rStyle w:val="Hervorhebung"/>
                <w:lang w:val="en-US"/>
              </w:rPr>
              <w:t>calculate, so</w:t>
            </w:r>
            <w:r w:rsidR="00402E16" w:rsidRPr="00C5770A">
              <w:rPr>
                <w:rStyle w:val="Hervorhebung"/>
                <w:lang w:val="en-US"/>
              </w:rPr>
              <w:t xml:space="preserve"> the</w:t>
            </w:r>
            <w:r w:rsidR="009B2963" w:rsidRPr="00C5770A">
              <w:rPr>
                <w:rStyle w:val="Hervorhebung"/>
                <w:lang w:val="en-US"/>
              </w:rPr>
              <w:t xml:space="preserve"> “</w:t>
            </w:r>
            <w:r w:rsidR="00F321E8" w:rsidRPr="00C5770A">
              <w:rPr>
                <w:rStyle w:val="Hervorhebung"/>
                <w:lang w:val="en-US"/>
              </w:rPr>
              <w:t>local comparative rent”</w:t>
            </w:r>
            <w:r w:rsidR="001C73E6" w:rsidRPr="00C5770A">
              <w:rPr>
                <w:rStyle w:val="Hervorhebung"/>
                <w:lang w:val="en-US"/>
              </w:rPr>
              <w:t xml:space="preserve"> or a rental price cap</w:t>
            </w:r>
            <w:r w:rsidR="00402E16" w:rsidRPr="00C5770A">
              <w:rPr>
                <w:rStyle w:val="Hervorhebung"/>
                <w:lang w:val="en-US"/>
              </w:rPr>
              <w:t xml:space="preserve"> could be a better solution (</w:t>
            </w:r>
            <w:r w:rsidR="00C5770A" w:rsidRPr="00C5770A">
              <w:rPr>
                <w:rStyle w:val="Hervorhebung"/>
                <w:lang w:val="en-US"/>
              </w:rPr>
              <w:t>Institut für Wohnen und Umwelt)</w:t>
            </w:r>
            <w:r w:rsidR="005C3BEB" w:rsidRPr="00C5770A">
              <w:rPr>
                <w:rStyle w:val="Hervorhebung"/>
                <w:lang w:val="en-US"/>
              </w:rPr>
              <w:t>.</w:t>
            </w:r>
          </w:p>
          <w:p w14:paraId="00516762" w14:textId="557C6B21" w:rsidR="008C1E95" w:rsidRPr="00C0623B" w:rsidRDefault="00C8471C" w:rsidP="00C0623B">
            <w:pPr>
              <w:rPr>
                <w:i/>
                <w:iCs/>
                <w:lang w:val="en-US"/>
              </w:rPr>
            </w:pPr>
            <w:r>
              <w:rPr>
                <w:rStyle w:val="Hervorhebung"/>
                <w:lang w:val="en-US"/>
              </w:rPr>
              <w:t xml:space="preserve">There </w:t>
            </w:r>
            <w:r w:rsidR="004113EF">
              <w:rPr>
                <w:rStyle w:val="Hervorhebung"/>
                <w:lang w:val="en-US"/>
              </w:rPr>
              <w:t xml:space="preserve">are </w:t>
            </w:r>
            <w:r>
              <w:rPr>
                <w:rStyle w:val="Hervorhebung"/>
                <w:lang w:val="en-US"/>
              </w:rPr>
              <w:t>a s</w:t>
            </w:r>
            <w:r w:rsidR="00C61592" w:rsidRPr="01493936">
              <w:rPr>
                <w:rStyle w:val="Hervorhebung"/>
                <w:lang w:val="en-US"/>
              </w:rPr>
              <w:t>ocietal</w:t>
            </w:r>
            <w:r w:rsidR="004113EF">
              <w:rPr>
                <w:rStyle w:val="Hervorhebung"/>
                <w:lang w:val="en-US"/>
              </w:rPr>
              <w:t xml:space="preserve"> and </w:t>
            </w:r>
            <w:r w:rsidR="00F505CE">
              <w:rPr>
                <w:rStyle w:val="Hervorhebung"/>
                <w:lang w:val="en-US"/>
              </w:rPr>
              <w:t>political</w:t>
            </w:r>
            <w:r w:rsidR="00C61592" w:rsidRPr="01493936">
              <w:rPr>
                <w:rStyle w:val="Hervorhebung"/>
                <w:lang w:val="en-US"/>
              </w:rPr>
              <w:t xml:space="preserve"> barriers, as the solution is technological rightful, but there could be a “cultur</w:t>
            </w:r>
            <w:r w:rsidR="002849A4">
              <w:rPr>
                <w:rStyle w:val="Hervorhebung"/>
                <w:lang w:val="en-US"/>
              </w:rPr>
              <w:t>e</w:t>
            </w:r>
            <w:r w:rsidR="00C61592" w:rsidRPr="01493936">
              <w:rPr>
                <w:rStyle w:val="Hervorhebung"/>
                <w:lang w:val="en-US"/>
              </w:rPr>
              <w:t xml:space="preserve"> war” like with the heating law</w:t>
            </w:r>
            <w:r w:rsidR="002849A4">
              <w:rPr>
                <w:rStyle w:val="Hervorhebung"/>
                <w:lang w:val="en-US"/>
              </w:rPr>
              <w:t xml:space="preserve"> debate</w:t>
            </w:r>
            <w:r w:rsidR="005E43D8">
              <w:rPr>
                <w:rStyle w:val="Hervorhebung"/>
                <w:lang w:val="en-US"/>
              </w:rPr>
              <w:t>, where</w:t>
            </w:r>
            <w:r w:rsidR="00E9487D">
              <w:rPr>
                <w:rStyle w:val="Hervorhebung"/>
                <w:lang w:val="en-US"/>
              </w:rPr>
              <w:t xml:space="preserve"> a technical shift in heating technology was </w:t>
            </w:r>
            <w:r w:rsidR="00F505CE">
              <w:rPr>
                <w:rStyle w:val="Hervorhebung"/>
                <w:lang w:val="en-US"/>
              </w:rPr>
              <w:t>politicized</w:t>
            </w:r>
            <w:r w:rsidR="00CB22D6">
              <w:rPr>
                <w:rStyle w:val="Hervorhebung"/>
                <w:lang w:val="en-US"/>
              </w:rPr>
              <w:t xml:space="preserve"> and </w:t>
            </w:r>
            <w:r w:rsidR="00F505CE">
              <w:rPr>
                <w:rStyle w:val="Hervorhebung"/>
                <w:lang w:val="en-US"/>
              </w:rPr>
              <w:t xml:space="preserve">fossil heating was </w:t>
            </w:r>
            <w:r w:rsidR="00CB22D6">
              <w:rPr>
                <w:rStyle w:val="Hervorhebung"/>
                <w:lang w:val="en-US"/>
              </w:rPr>
              <w:t xml:space="preserve">made a cultural </w:t>
            </w:r>
            <w:r w:rsidR="0087719B">
              <w:rPr>
                <w:rStyle w:val="Hervorhebung"/>
                <w:lang w:val="en-US"/>
              </w:rPr>
              <w:t>asset</w:t>
            </w:r>
            <w:r w:rsidR="00C61592" w:rsidRPr="01493936">
              <w:rPr>
                <w:rStyle w:val="Hervorhebung"/>
                <w:lang w:val="en-US"/>
              </w:rPr>
              <w:t xml:space="preserve"> (explained in a different deliverable)</w:t>
            </w:r>
            <w:r w:rsidR="001F675D">
              <w:rPr>
                <w:rStyle w:val="Hervorhebung"/>
                <w:lang w:val="en-US"/>
              </w:rPr>
              <w:t>.</w:t>
            </w:r>
          </w:p>
        </w:tc>
      </w:tr>
      <w:tr w:rsidR="00D70F6A" w14:paraId="10848154" w14:textId="77777777" w:rsidTr="00867E39">
        <w:trPr>
          <w:trHeight w:val="320"/>
          <w:jc w:val="center"/>
        </w:trPr>
        <w:tc>
          <w:tcPr>
            <w:tcW w:w="2487" w:type="dxa"/>
            <w:noWrap/>
            <w:hideMark/>
          </w:tcPr>
          <w:p w14:paraId="3A32B051" w14:textId="33385804" w:rsidR="00D70F6A" w:rsidRPr="00E44662" w:rsidRDefault="00D70F6A" w:rsidP="00D70F6A">
            <w:pPr>
              <w:rPr>
                <w:rFonts w:eastAsia="Times New Roman"/>
                <w:color w:val="000000" w:themeColor="text1"/>
                <w:lang w:val="de-DE"/>
              </w:rPr>
            </w:pPr>
            <w:r w:rsidRPr="00E44662">
              <w:rPr>
                <w:rFonts w:eastAsia="Times New Roman"/>
                <w:sz w:val="20"/>
                <w:szCs w:val="20"/>
                <w:lang w:val="de-DE"/>
              </w:rPr>
              <w:lastRenderedPageBreak/>
              <w:t>German Civil Code – Modernisation levy (Modernisierungsumlage BGB, §559)</w:t>
            </w:r>
          </w:p>
        </w:tc>
        <w:tc>
          <w:tcPr>
            <w:tcW w:w="405" w:type="dxa"/>
            <w:shd w:val="clear" w:color="auto" w:fill="DAE9F7" w:themeFill="text2" w:themeFillTint="1A"/>
            <w:noWrap/>
            <w:hideMark/>
          </w:tcPr>
          <w:p w14:paraId="56DF250E" w14:textId="1313FA74" w:rsidR="00D70F6A" w:rsidRPr="00E44662" w:rsidRDefault="00D70F6A" w:rsidP="00D70F6A">
            <w:pPr>
              <w:rPr>
                <w:rFonts w:eastAsia="Times New Roman"/>
                <w:color w:val="000000" w:themeColor="text1"/>
                <w:lang w:val="de-DE"/>
              </w:rPr>
            </w:pPr>
          </w:p>
        </w:tc>
        <w:tc>
          <w:tcPr>
            <w:tcW w:w="420" w:type="dxa"/>
            <w:shd w:val="clear" w:color="auto" w:fill="DAE9F7" w:themeFill="text2" w:themeFillTint="1A"/>
            <w:noWrap/>
            <w:hideMark/>
          </w:tcPr>
          <w:p w14:paraId="504E03E3" w14:textId="19427AF8" w:rsidR="00D70F6A" w:rsidRPr="00E44662" w:rsidRDefault="00D70F6A" w:rsidP="00D70F6A">
            <w:pPr>
              <w:rPr>
                <w:rFonts w:eastAsia="Times New Roman"/>
                <w:color w:val="000000" w:themeColor="text1"/>
                <w:lang w:val="de-DE"/>
              </w:rPr>
            </w:pPr>
          </w:p>
        </w:tc>
        <w:tc>
          <w:tcPr>
            <w:tcW w:w="420" w:type="dxa"/>
            <w:shd w:val="clear" w:color="auto" w:fill="DAE9F7" w:themeFill="text2" w:themeFillTint="1A"/>
            <w:noWrap/>
            <w:hideMark/>
          </w:tcPr>
          <w:p w14:paraId="51E199CC" w14:textId="354D4994" w:rsidR="00D70F6A" w:rsidRPr="00E44662" w:rsidRDefault="00D70F6A" w:rsidP="00D70F6A">
            <w:pPr>
              <w:rPr>
                <w:rFonts w:eastAsia="Times New Roman"/>
                <w:color w:val="000000" w:themeColor="text1"/>
                <w:lang w:val="de-DE"/>
              </w:rPr>
            </w:pPr>
          </w:p>
        </w:tc>
        <w:tc>
          <w:tcPr>
            <w:tcW w:w="480" w:type="dxa"/>
            <w:shd w:val="clear" w:color="auto" w:fill="DAE9F7" w:themeFill="text2" w:themeFillTint="1A"/>
            <w:noWrap/>
            <w:hideMark/>
          </w:tcPr>
          <w:p w14:paraId="47DB2729" w14:textId="13B0F6B0" w:rsidR="00D70F6A" w:rsidRDefault="00151D5D" w:rsidP="00D70F6A">
            <w:pPr>
              <w:rPr>
                <w:rFonts w:eastAsia="Times New Roman"/>
                <w:color w:val="000000" w:themeColor="text1"/>
                <w:lang w:val="en-GB"/>
              </w:rPr>
            </w:pPr>
            <w:r>
              <w:rPr>
                <w:rFonts w:eastAsia="Times New Roman"/>
                <w:color w:val="000000" w:themeColor="text1"/>
                <w:lang w:val="en-GB"/>
              </w:rPr>
              <w:t>X</w:t>
            </w:r>
          </w:p>
          <w:p w14:paraId="75D57C29" w14:textId="6CA7C985" w:rsidR="00151D5D" w:rsidRDefault="00151D5D" w:rsidP="00D70F6A">
            <w:pPr>
              <w:rPr>
                <w:rFonts w:eastAsia="Times New Roman"/>
                <w:color w:val="000000" w:themeColor="text1"/>
                <w:lang w:val="en-GB"/>
              </w:rPr>
            </w:pPr>
            <w:r>
              <w:rPr>
                <w:rFonts w:eastAsia="Times New Roman"/>
                <w:color w:val="000000" w:themeColor="text1"/>
                <w:lang w:val="en-GB"/>
              </w:rPr>
              <w:t>X</w:t>
            </w:r>
          </w:p>
          <w:p w14:paraId="31558512" w14:textId="7BEAEA73" w:rsidR="00151D5D" w:rsidRDefault="00151D5D" w:rsidP="00D70F6A">
            <w:pPr>
              <w:rPr>
                <w:rFonts w:eastAsia="Times New Roman"/>
                <w:color w:val="000000" w:themeColor="text1"/>
                <w:lang w:val="en-GB"/>
              </w:rPr>
            </w:pPr>
            <w:r>
              <w:rPr>
                <w:rFonts w:eastAsia="Times New Roman"/>
                <w:color w:val="000000" w:themeColor="text1"/>
                <w:lang w:val="en-GB"/>
              </w:rPr>
              <w:t>x</w:t>
            </w:r>
          </w:p>
        </w:tc>
        <w:tc>
          <w:tcPr>
            <w:tcW w:w="460" w:type="dxa"/>
            <w:shd w:val="clear" w:color="auto" w:fill="DAE9F7" w:themeFill="text2" w:themeFillTint="1A"/>
            <w:noWrap/>
            <w:hideMark/>
          </w:tcPr>
          <w:p w14:paraId="4F5AC783" w14:textId="6970AF88" w:rsidR="00D70F6A" w:rsidRDefault="00151D5D" w:rsidP="00D70F6A">
            <w:pPr>
              <w:rPr>
                <w:rFonts w:eastAsia="Times New Roman"/>
                <w:color w:val="000000" w:themeColor="text1"/>
                <w:lang w:val="en-GB"/>
              </w:rPr>
            </w:pPr>
            <w:r>
              <w:rPr>
                <w:rFonts w:eastAsia="Times New Roman"/>
                <w:color w:val="000000" w:themeColor="text1"/>
                <w:lang w:val="en-GB"/>
              </w:rPr>
              <w:t>x</w:t>
            </w:r>
          </w:p>
        </w:tc>
        <w:tc>
          <w:tcPr>
            <w:tcW w:w="495" w:type="dxa"/>
            <w:shd w:val="clear" w:color="auto" w:fill="D9F2D0" w:themeFill="accent6" w:themeFillTint="33"/>
            <w:noWrap/>
            <w:hideMark/>
          </w:tcPr>
          <w:p w14:paraId="6E93F582" w14:textId="47DA62A7" w:rsidR="00D70F6A" w:rsidRDefault="00D70F6A" w:rsidP="00D70F6A">
            <w:pPr>
              <w:rPr>
                <w:rFonts w:eastAsia="Times New Roman"/>
                <w:color w:val="000000" w:themeColor="text1"/>
                <w:lang w:val="en-GB"/>
              </w:rPr>
            </w:pPr>
          </w:p>
        </w:tc>
        <w:tc>
          <w:tcPr>
            <w:tcW w:w="510" w:type="dxa"/>
            <w:shd w:val="clear" w:color="auto" w:fill="D9F2D0" w:themeFill="accent6" w:themeFillTint="33"/>
            <w:noWrap/>
            <w:hideMark/>
          </w:tcPr>
          <w:p w14:paraId="11A55B8C" w14:textId="6EAC3CD9" w:rsidR="00D70F6A" w:rsidRDefault="00D70F6A" w:rsidP="00D70F6A">
            <w:pPr>
              <w:rPr>
                <w:rFonts w:eastAsia="Times New Roman"/>
                <w:color w:val="000000" w:themeColor="text1"/>
                <w:lang w:val="en-GB"/>
              </w:rPr>
            </w:pPr>
          </w:p>
        </w:tc>
        <w:tc>
          <w:tcPr>
            <w:tcW w:w="502" w:type="dxa"/>
            <w:shd w:val="clear" w:color="auto" w:fill="D9F2D0" w:themeFill="accent6" w:themeFillTint="33"/>
            <w:noWrap/>
            <w:hideMark/>
          </w:tcPr>
          <w:p w14:paraId="48488585" w14:textId="5A9EBBC3" w:rsidR="00D70F6A" w:rsidRDefault="00BA60E3" w:rsidP="00D70F6A">
            <w:pPr>
              <w:rPr>
                <w:rFonts w:eastAsia="Times New Roman"/>
                <w:color w:val="000000" w:themeColor="text1"/>
                <w:lang w:val="en-GB"/>
              </w:rPr>
            </w:pPr>
            <w:r>
              <w:rPr>
                <w:rFonts w:eastAsia="Times New Roman"/>
                <w:color w:val="000000" w:themeColor="text1"/>
                <w:lang w:val="en-GB"/>
              </w:rPr>
              <w:t>X</w:t>
            </w:r>
          </w:p>
          <w:p w14:paraId="2E326A14" w14:textId="27706080" w:rsidR="00BA60E3" w:rsidRDefault="00BA60E3" w:rsidP="00D70F6A">
            <w:pPr>
              <w:rPr>
                <w:rFonts w:eastAsia="Times New Roman"/>
                <w:color w:val="000000" w:themeColor="text1"/>
                <w:lang w:val="en-GB"/>
              </w:rPr>
            </w:pPr>
          </w:p>
        </w:tc>
        <w:tc>
          <w:tcPr>
            <w:tcW w:w="570" w:type="dxa"/>
            <w:shd w:val="clear" w:color="auto" w:fill="D9F2D0" w:themeFill="accent6" w:themeFillTint="33"/>
            <w:noWrap/>
            <w:hideMark/>
          </w:tcPr>
          <w:p w14:paraId="464C5A4A" w14:textId="3957C86E" w:rsidR="00D70F6A" w:rsidRDefault="00BA60E3" w:rsidP="00D70F6A">
            <w:pPr>
              <w:rPr>
                <w:rFonts w:eastAsia="Times New Roman"/>
                <w:color w:val="000000" w:themeColor="text1"/>
                <w:lang w:val="en-GB"/>
              </w:rPr>
            </w:pPr>
            <w:r>
              <w:rPr>
                <w:rFonts w:eastAsia="Times New Roman"/>
                <w:color w:val="000000" w:themeColor="text1"/>
                <w:lang w:val="en-GB"/>
              </w:rPr>
              <w:t>X</w:t>
            </w:r>
          </w:p>
          <w:p w14:paraId="0DE77FD9" w14:textId="4489E0D0" w:rsidR="00BA60E3" w:rsidRDefault="00BA60E3" w:rsidP="00D70F6A">
            <w:pPr>
              <w:rPr>
                <w:rFonts w:eastAsia="Times New Roman"/>
                <w:color w:val="000000" w:themeColor="text1"/>
                <w:lang w:val="en-GB"/>
              </w:rPr>
            </w:pPr>
            <w:r>
              <w:rPr>
                <w:rFonts w:eastAsia="Times New Roman"/>
                <w:color w:val="000000" w:themeColor="text1"/>
                <w:lang w:val="en-GB"/>
              </w:rPr>
              <w:t>X</w:t>
            </w:r>
          </w:p>
          <w:p w14:paraId="6B807F77" w14:textId="727FC673" w:rsidR="00BA60E3" w:rsidRDefault="00BA60E3" w:rsidP="00D70F6A">
            <w:pPr>
              <w:rPr>
                <w:rFonts w:eastAsia="Times New Roman"/>
                <w:color w:val="000000" w:themeColor="text1"/>
                <w:lang w:val="en-GB"/>
              </w:rPr>
            </w:pPr>
            <w:r>
              <w:rPr>
                <w:rFonts w:eastAsia="Times New Roman"/>
                <w:color w:val="000000" w:themeColor="text1"/>
                <w:lang w:val="en-GB"/>
              </w:rPr>
              <w:t>X</w:t>
            </w:r>
          </w:p>
        </w:tc>
        <w:tc>
          <w:tcPr>
            <w:tcW w:w="735" w:type="dxa"/>
            <w:shd w:val="clear" w:color="auto" w:fill="D9F2D0" w:themeFill="accent6" w:themeFillTint="33"/>
            <w:noWrap/>
            <w:hideMark/>
          </w:tcPr>
          <w:p w14:paraId="5655C01E" w14:textId="405AC5F9" w:rsidR="00D70F6A" w:rsidRDefault="00D70F6A" w:rsidP="00D70F6A">
            <w:pPr>
              <w:rPr>
                <w:rFonts w:eastAsia="Times New Roman"/>
                <w:color w:val="000000" w:themeColor="text1"/>
                <w:lang w:val="en-GB"/>
              </w:rPr>
            </w:pPr>
          </w:p>
        </w:tc>
        <w:tc>
          <w:tcPr>
            <w:tcW w:w="2324" w:type="dxa"/>
          </w:tcPr>
          <w:p w14:paraId="1C02C992" w14:textId="621BF79F" w:rsidR="00D70F6A" w:rsidRDefault="005C6EA8" w:rsidP="00D70F6A">
            <w:pPr>
              <w:rPr>
                <w:rFonts w:eastAsia="Times New Roman"/>
                <w:color w:val="000000" w:themeColor="text1"/>
                <w:lang w:val="en-GB"/>
              </w:rPr>
            </w:pPr>
            <w:r w:rsidRPr="007511E8">
              <w:rPr>
                <w:rStyle w:val="Hervorhebung"/>
                <w:lang w:val="en-GB"/>
              </w:rPr>
              <w:t>quick win</w:t>
            </w:r>
          </w:p>
        </w:tc>
        <w:tc>
          <w:tcPr>
            <w:tcW w:w="4646" w:type="dxa"/>
          </w:tcPr>
          <w:p w14:paraId="5E6B8C31" w14:textId="4D26426D" w:rsidR="00D70F6A" w:rsidRDefault="0083600B" w:rsidP="00D70F6A">
            <w:pPr>
              <w:rPr>
                <w:rFonts w:eastAsia="Times New Roman"/>
                <w:color w:val="000000" w:themeColor="text1"/>
                <w:lang w:val="en-GB"/>
              </w:rPr>
            </w:pPr>
            <w:r>
              <w:rPr>
                <w:rFonts w:eastAsia="Times New Roman"/>
                <w:color w:val="000000" w:themeColor="text1"/>
                <w:lang w:val="en-GB"/>
              </w:rPr>
              <w:t xml:space="preserve">Was deemed very relevant to establish </w:t>
            </w:r>
            <w:r w:rsidR="00C052D6">
              <w:rPr>
                <w:rFonts w:eastAsia="Times New Roman"/>
                <w:color w:val="000000" w:themeColor="text1"/>
                <w:lang w:val="en-GB"/>
              </w:rPr>
              <w:t>fairness for tenants in renovation processes</w:t>
            </w:r>
            <w:r w:rsidR="00C81CB6">
              <w:rPr>
                <w:rFonts w:eastAsia="Times New Roman"/>
                <w:color w:val="000000" w:themeColor="text1"/>
                <w:lang w:val="en-GB"/>
              </w:rPr>
              <w:t xml:space="preserve">, as currently the modernisation levy is purely </w:t>
            </w:r>
            <w:r w:rsidR="008432B8">
              <w:rPr>
                <w:rFonts w:eastAsia="Times New Roman"/>
                <w:color w:val="000000" w:themeColor="text1"/>
                <w:lang w:val="en-GB"/>
              </w:rPr>
              <w:t>c</w:t>
            </w:r>
            <w:r w:rsidR="008432B8" w:rsidRPr="008432B8">
              <w:rPr>
                <w:rFonts w:eastAsia="Times New Roman"/>
                <w:color w:val="000000" w:themeColor="text1"/>
                <w:lang w:val="en-GB"/>
              </w:rPr>
              <w:t>ost-oriented and not based on potential energy savings</w:t>
            </w:r>
            <w:r w:rsidR="002379A1">
              <w:rPr>
                <w:rFonts w:eastAsia="Times New Roman"/>
                <w:color w:val="000000" w:themeColor="text1"/>
                <w:lang w:val="en-GB"/>
              </w:rPr>
              <w:t xml:space="preserve">. It was established as a quick win, because all important national stakeholders are already working on </w:t>
            </w:r>
            <w:r w:rsidR="002C7E66">
              <w:rPr>
                <w:rFonts w:eastAsia="Times New Roman"/>
                <w:color w:val="000000" w:themeColor="text1"/>
                <w:lang w:val="en-GB"/>
              </w:rPr>
              <w:t>several solutions and models</w:t>
            </w:r>
            <w:r w:rsidR="00EB6469">
              <w:rPr>
                <w:rFonts w:eastAsia="Times New Roman"/>
                <w:color w:val="000000" w:themeColor="text1"/>
                <w:lang w:val="en-GB"/>
              </w:rPr>
              <w:t xml:space="preserve"> and it would </w:t>
            </w:r>
            <w:r w:rsidR="00307D35">
              <w:rPr>
                <w:rFonts w:eastAsia="Times New Roman"/>
                <w:color w:val="000000" w:themeColor="text1"/>
                <w:lang w:val="en-GB"/>
              </w:rPr>
              <w:t>increase justice immediately as it would put a stop to “renoviction”</w:t>
            </w:r>
            <w:r w:rsidR="007904D5">
              <w:rPr>
                <w:rFonts w:eastAsia="Times New Roman"/>
                <w:color w:val="000000" w:themeColor="text1"/>
                <w:lang w:val="en-GB"/>
              </w:rPr>
              <w:t>. However</w:t>
            </w:r>
            <w:r w:rsidR="003179FB">
              <w:rPr>
                <w:rFonts w:eastAsia="Times New Roman"/>
                <w:color w:val="000000" w:themeColor="text1"/>
                <w:lang w:val="en-GB"/>
              </w:rPr>
              <w:t xml:space="preserve"> </w:t>
            </w:r>
            <w:r w:rsidR="007904D5">
              <w:rPr>
                <w:rFonts w:eastAsia="Times New Roman"/>
                <w:color w:val="000000" w:themeColor="text1"/>
                <w:lang w:val="en-GB"/>
              </w:rPr>
              <w:t xml:space="preserve">all </w:t>
            </w:r>
            <w:r w:rsidR="00A978F1">
              <w:rPr>
                <w:rFonts w:eastAsia="Times New Roman"/>
                <w:color w:val="000000" w:themeColor="text1"/>
                <w:lang w:val="en-GB"/>
              </w:rPr>
              <w:t>transformation ideas are connected to the availability of state subsidies</w:t>
            </w:r>
            <w:r w:rsidR="000E6214">
              <w:rPr>
                <w:rFonts w:eastAsia="Times New Roman"/>
                <w:color w:val="000000" w:themeColor="text1"/>
                <w:lang w:val="en-GB"/>
              </w:rPr>
              <w:t xml:space="preserve">, which complicates the situation because </w:t>
            </w:r>
            <w:r w:rsidR="003E37FA">
              <w:rPr>
                <w:rFonts w:eastAsia="Times New Roman"/>
                <w:color w:val="000000" w:themeColor="text1"/>
                <w:lang w:val="en-GB"/>
              </w:rPr>
              <w:t xml:space="preserve">the reliability of </w:t>
            </w:r>
            <w:r w:rsidR="00047A40">
              <w:rPr>
                <w:rFonts w:eastAsia="Times New Roman"/>
                <w:color w:val="000000" w:themeColor="text1"/>
                <w:lang w:val="en-GB"/>
              </w:rPr>
              <w:t xml:space="preserve">state </w:t>
            </w:r>
            <w:r w:rsidR="00047A40">
              <w:rPr>
                <w:rFonts w:eastAsia="Times New Roman"/>
                <w:color w:val="000000" w:themeColor="text1"/>
                <w:lang w:val="en-GB"/>
              </w:rPr>
              <w:lastRenderedPageBreak/>
              <w:t>funding programmes has not been given in the last years</w:t>
            </w:r>
            <w:r w:rsidR="004E6715">
              <w:rPr>
                <w:rFonts w:eastAsia="Times New Roman"/>
                <w:color w:val="000000" w:themeColor="text1"/>
                <w:lang w:val="en-GB"/>
              </w:rPr>
              <w:t xml:space="preserve"> and there have been reductions and </w:t>
            </w:r>
            <w:r w:rsidR="00AD5987" w:rsidRPr="00AD5987">
              <w:rPr>
                <w:rFonts w:eastAsia="Times New Roman"/>
                <w:color w:val="000000" w:themeColor="text1"/>
                <w:lang w:val="en-GB"/>
              </w:rPr>
              <w:t>the federal budget</w:t>
            </w:r>
            <w:r w:rsidR="0069078B">
              <w:rPr>
                <w:rFonts w:eastAsia="Times New Roman"/>
                <w:color w:val="000000" w:themeColor="text1"/>
                <w:lang w:val="en-GB"/>
              </w:rPr>
              <w:t xml:space="preserve"> </w:t>
            </w:r>
            <w:r w:rsidR="00280702">
              <w:rPr>
                <w:rFonts w:eastAsia="Times New Roman"/>
                <w:color w:val="000000" w:themeColor="text1"/>
                <w:lang w:val="en-GB"/>
              </w:rPr>
              <w:t>must include it also in the upcoming years</w:t>
            </w:r>
            <w:r w:rsidR="0069078B">
              <w:rPr>
                <w:rFonts w:eastAsia="Times New Roman"/>
                <w:color w:val="000000" w:themeColor="text1"/>
                <w:lang w:val="en-GB"/>
              </w:rPr>
              <w:t>.</w:t>
            </w:r>
            <w:r w:rsidR="003179FB">
              <w:rPr>
                <w:rFonts w:eastAsia="Times New Roman"/>
                <w:color w:val="000000" w:themeColor="text1"/>
                <w:lang w:val="en-GB"/>
              </w:rPr>
              <w:t xml:space="preserve"> So the importance of this change for politicians is </w:t>
            </w:r>
            <w:r w:rsidR="00EA2832">
              <w:rPr>
                <w:rFonts w:eastAsia="Times New Roman"/>
                <w:color w:val="000000" w:themeColor="text1"/>
                <w:lang w:val="en-GB"/>
              </w:rPr>
              <w:t>known</w:t>
            </w:r>
            <w:r w:rsidR="00F8267E">
              <w:rPr>
                <w:rFonts w:eastAsia="Times New Roman"/>
                <w:color w:val="000000" w:themeColor="text1"/>
                <w:lang w:val="en-GB"/>
              </w:rPr>
              <w:t xml:space="preserve">, since it was also </w:t>
            </w:r>
            <w:r w:rsidR="002B008F">
              <w:rPr>
                <w:rFonts w:eastAsia="Times New Roman"/>
                <w:color w:val="000000" w:themeColor="text1"/>
                <w:lang w:val="en-GB"/>
              </w:rPr>
              <w:t>mentioned in v</w:t>
            </w:r>
            <w:r w:rsidR="002B008F" w:rsidRPr="002B008F">
              <w:rPr>
                <w:rFonts w:eastAsia="Times New Roman"/>
                <w:color w:val="000000" w:themeColor="text1"/>
                <w:lang w:val="en-GB"/>
              </w:rPr>
              <w:t>ague wording on the partial warm rent model in the coalition agreement</w:t>
            </w:r>
            <w:r w:rsidR="002B008F">
              <w:rPr>
                <w:rFonts w:eastAsia="Times New Roman"/>
                <w:color w:val="000000" w:themeColor="text1"/>
                <w:lang w:val="en-GB"/>
              </w:rPr>
              <w:t>, but it is</w:t>
            </w:r>
            <w:r w:rsidR="002B008F" w:rsidRPr="002B008F">
              <w:rPr>
                <w:rFonts w:eastAsia="Times New Roman"/>
                <w:color w:val="000000" w:themeColor="text1"/>
                <w:lang w:val="en-GB"/>
              </w:rPr>
              <w:t xml:space="preserve"> </w:t>
            </w:r>
            <w:r w:rsidR="003179FB">
              <w:rPr>
                <w:rFonts w:eastAsia="Times New Roman"/>
                <w:color w:val="000000" w:themeColor="text1"/>
                <w:lang w:val="en-GB"/>
              </w:rPr>
              <w:t xml:space="preserve">getting deprioritised now, as energy prices are not as high as a few years back (energy crisis) and </w:t>
            </w:r>
            <w:r w:rsidR="00EA2832">
              <w:rPr>
                <w:rFonts w:eastAsia="Times New Roman"/>
                <w:color w:val="000000" w:themeColor="text1"/>
                <w:lang w:val="en-GB"/>
              </w:rPr>
              <w:t xml:space="preserve">there are no political </w:t>
            </w:r>
            <w:r w:rsidR="00280702">
              <w:rPr>
                <w:rFonts w:eastAsia="Times New Roman"/>
                <w:color w:val="000000" w:themeColor="text1"/>
                <w:lang w:val="en-GB"/>
              </w:rPr>
              <w:t>majorities</w:t>
            </w:r>
            <w:r w:rsidR="00EA2832">
              <w:rPr>
                <w:rFonts w:eastAsia="Times New Roman"/>
                <w:color w:val="000000" w:themeColor="text1"/>
                <w:lang w:val="en-GB"/>
              </w:rPr>
              <w:t xml:space="preserve"> at the moment for a </w:t>
            </w:r>
            <w:r w:rsidR="00264E99">
              <w:rPr>
                <w:rFonts w:eastAsia="Times New Roman"/>
                <w:color w:val="000000" w:themeColor="text1"/>
                <w:lang w:val="en-GB"/>
              </w:rPr>
              <w:t>fundamental change.</w:t>
            </w:r>
          </w:p>
          <w:p w14:paraId="16FC518F" w14:textId="6A1F99B9" w:rsidR="00F67D2B" w:rsidRDefault="00F67D2B" w:rsidP="00D70F6A">
            <w:pPr>
              <w:rPr>
                <w:rFonts w:eastAsia="Times New Roman"/>
                <w:color w:val="000000" w:themeColor="text1"/>
                <w:lang w:val="en-GB"/>
              </w:rPr>
            </w:pPr>
            <w:r>
              <w:rPr>
                <w:rFonts w:eastAsia="Times New Roman"/>
                <w:color w:val="000000" w:themeColor="text1"/>
                <w:lang w:val="en-GB"/>
              </w:rPr>
              <w:t xml:space="preserve">In the in-presence workshop it was highlighted that </w:t>
            </w:r>
            <w:r w:rsidR="00B273BD">
              <w:rPr>
                <w:rFonts w:eastAsia="Times New Roman"/>
                <w:color w:val="000000" w:themeColor="text1"/>
                <w:lang w:val="en-GB"/>
              </w:rPr>
              <w:t xml:space="preserve">this should not be connected to energy efficiency </w:t>
            </w:r>
            <w:r w:rsidR="001B01A9">
              <w:rPr>
                <w:rFonts w:eastAsia="Times New Roman"/>
                <w:color w:val="000000" w:themeColor="text1"/>
                <w:lang w:val="en-GB"/>
              </w:rPr>
              <w:t>standards as these are too high and not feasible to finance for landlords</w:t>
            </w:r>
            <w:r w:rsidR="00CA5E17">
              <w:rPr>
                <w:rFonts w:eastAsia="Times New Roman"/>
                <w:color w:val="000000" w:themeColor="text1"/>
                <w:lang w:val="en-GB"/>
              </w:rPr>
              <w:t>.</w:t>
            </w:r>
          </w:p>
        </w:tc>
      </w:tr>
      <w:tr w:rsidR="00D70F6A" w14:paraId="567B920B" w14:textId="77777777" w:rsidTr="00867E39">
        <w:trPr>
          <w:trHeight w:val="320"/>
          <w:jc w:val="center"/>
        </w:trPr>
        <w:tc>
          <w:tcPr>
            <w:tcW w:w="2487" w:type="dxa"/>
            <w:noWrap/>
            <w:hideMark/>
          </w:tcPr>
          <w:p w14:paraId="4C261157" w14:textId="1395539E" w:rsidR="00D70F6A" w:rsidRDefault="00D70F6A" w:rsidP="00D70F6A">
            <w:pPr>
              <w:rPr>
                <w:rFonts w:eastAsia="Times New Roman"/>
                <w:color w:val="000000" w:themeColor="text1"/>
                <w:lang w:val="en-GB"/>
              </w:rPr>
            </w:pPr>
            <w:r w:rsidRPr="00AC519D">
              <w:rPr>
                <w:rFonts w:eastAsia="Times New Roman"/>
                <w:sz w:val="20"/>
                <w:szCs w:val="20"/>
                <w:lang w:val="en-US"/>
              </w:rPr>
              <w:lastRenderedPageBreak/>
              <w:t>Tax relief, e.g., through adjustment of income tax (</w:t>
            </w:r>
            <w:r w:rsidRPr="00AC519D">
              <w:rPr>
                <w:rFonts w:eastAsia="Times New Roman"/>
                <w:sz w:val="20"/>
                <w:szCs w:val="20"/>
              </w:rPr>
              <w:t>EstG)</w:t>
            </w:r>
          </w:p>
        </w:tc>
        <w:tc>
          <w:tcPr>
            <w:tcW w:w="405" w:type="dxa"/>
            <w:shd w:val="clear" w:color="auto" w:fill="DAE9F7" w:themeFill="text2" w:themeFillTint="1A"/>
            <w:noWrap/>
            <w:hideMark/>
          </w:tcPr>
          <w:p w14:paraId="6E6DAC7D" w14:textId="4AD787EC" w:rsidR="00D70F6A" w:rsidRDefault="00D70F6A" w:rsidP="00D70F6A">
            <w:pPr>
              <w:rPr>
                <w:rFonts w:eastAsia="Times New Roman"/>
                <w:color w:val="000000" w:themeColor="text1"/>
                <w:lang w:val="en-GB"/>
              </w:rPr>
            </w:pPr>
          </w:p>
        </w:tc>
        <w:tc>
          <w:tcPr>
            <w:tcW w:w="420" w:type="dxa"/>
            <w:shd w:val="clear" w:color="auto" w:fill="DAE9F7" w:themeFill="text2" w:themeFillTint="1A"/>
            <w:noWrap/>
            <w:hideMark/>
          </w:tcPr>
          <w:p w14:paraId="18107FAB" w14:textId="597D31E9" w:rsidR="00D70F6A" w:rsidRDefault="00D338B1" w:rsidP="00D70F6A">
            <w:pPr>
              <w:rPr>
                <w:rFonts w:eastAsia="Times New Roman"/>
                <w:color w:val="000000" w:themeColor="text1"/>
                <w:lang w:val="en-GB"/>
              </w:rPr>
            </w:pPr>
            <w:r>
              <w:rPr>
                <w:rFonts w:eastAsia="Times New Roman"/>
                <w:color w:val="000000" w:themeColor="text1"/>
                <w:lang w:val="en-GB"/>
              </w:rPr>
              <w:t>x</w:t>
            </w:r>
          </w:p>
        </w:tc>
        <w:tc>
          <w:tcPr>
            <w:tcW w:w="420" w:type="dxa"/>
            <w:shd w:val="clear" w:color="auto" w:fill="DAE9F7" w:themeFill="text2" w:themeFillTint="1A"/>
            <w:noWrap/>
            <w:hideMark/>
          </w:tcPr>
          <w:p w14:paraId="4C290E97" w14:textId="49FABFDA" w:rsidR="00D70F6A" w:rsidRDefault="00D338B1" w:rsidP="00D70F6A">
            <w:pPr>
              <w:rPr>
                <w:rFonts w:eastAsia="Times New Roman"/>
                <w:color w:val="000000" w:themeColor="text1"/>
                <w:lang w:val="en-GB"/>
              </w:rPr>
            </w:pPr>
            <w:r>
              <w:rPr>
                <w:rFonts w:eastAsia="Times New Roman"/>
                <w:color w:val="000000" w:themeColor="text1"/>
                <w:lang w:val="en-GB"/>
              </w:rPr>
              <w:t>X</w:t>
            </w:r>
          </w:p>
          <w:p w14:paraId="5ECC5884" w14:textId="339EE663" w:rsidR="00D338B1" w:rsidRDefault="00D338B1" w:rsidP="00D70F6A">
            <w:pPr>
              <w:rPr>
                <w:rFonts w:eastAsia="Times New Roman"/>
                <w:color w:val="000000" w:themeColor="text1"/>
                <w:lang w:val="en-GB"/>
              </w:rPr>
            </w:pPr>
            <w:r>
              <w:rPr>
                <w:rFonts w:eastAsia="Times New Roman"/>
                <w:color w:val="000000" w:themeColor="text1"/>
                <w:lang w:val="en-GB"/>
              </w:rPr>
              <w:t>x</w:t>
            </w:r>
          </w:p>
        </w:tc>
        <w:tc>
          <w:tcPr>
            <w:tcW w:w="480" w:type="dxa"/>
            <w:shd w:val="clear" w:color="auto" w:fill="DAE9F7" w:themeFill="text2" w:themeFillTint="1A"/>
            <w:noWrap/>
            <w:hideMark/>
          </w:tcPr>
          <w:p w14:paraId="60C0D2AF" w14:textId="251845FE" w:rsidR="00D70F6A" w:rsidRDefault="0077596E" w:rsidP="00D70F6A">
            <w:pPr>
              <w:rPr>
                <w:rFonts w:eastAsia="Times New Roman"/>
                <w:color w:val="000000" w:themeColor="text1"/>
                <w:lang w:val="en-GB"/>
              </w:rPr>
            </w:pPr>
            <w:r>
              <w:rPr>
                <w:rFonts w:eastAsia="Times New Roman"/>
                <w:color w:val="000000" w:themeColor="text1"/>
                <w:lang w:val="en-GB"/>
              </w:rPr>
              <w:t>x</w:t>
            </w:r>
          </w:p>
        </w:tc>
        <w:tc>
          <w:tcPr>
            <w:tcW w:w="460" w:type="dxa"/>
            <w:shd w:val="clear" w:color="auto" w:fill="DAE9F7" w:themeFill="text2" w:themeFillTint="1A"/>
            <w:noWrap/>
            <w:hideMark/>
          </w:tcPr>
          <w:p w14:paraId="677BF6F2" w14:textId="1F220816" w:rsidR="00D70F6A" w:rsidRDefault="00D70F6A" w:rsidP="00D70F6A">
            <w:pPr>
              <w:rPr>
                <w:rFonts w:eastAsia="Times New Roman"/>
                <w:color w:val="000000" w:themeColor="text1"/>
                <w:lang w:val="en-GB"/>
              </w:rPr>
            </w:pPr>
          </w:p>
        </w:tc>
        <w:tc>
          <w:tcPr>
            <w:tcW w:w="495" w:type="dxa"/>
            <w:shd w:val="clear" w:color="auto" w:fill="D9F2D0" w:themeFill="accent6" w:themeFillTint="33"/>
            <w:noWrap/>
            <w:hideMark/>
          </w:tcPr>
          <w:p w14:paraId="26FF59BE" w14:textId="2541A2CA" w:rsidR="00D70F6A" w:rsidRDefault="00D70F6A" w:rsidP="00D70F6A">
            <w:pPr>
              <w:rPr>
                <w:rFonts w:eastAsia="Times New Roman"/>
                <w:color w:val="000000" w:themeColor="text1"/>
                <w:lang w:val="en-GB"/>
              </w:rPr>
            </w:pPr>
          </w:p>
        </w:tc>
        <w:tc>
          <w:tcPr>
            <w:tcW w:w="510" w:type="dxa"/>
            <w:shd w:val="clear" w:color="auto" w:fill="D9F2D0" w:themeFill="accent6" w:themeFillTint="33"/>
            <w:noWrap/>
            <w:hideMark/>
          </w:tcPr>
          <w:p w14:paraId="2351E169" w14:textId="2D42F579" w:rsidR="00D70F6A" w:rsidRDefault="00D70F6A" w:rsidP="00D70F6A">
            <w:pPr>
              <w:rPr>
                <w:rFonts w:eastAsia="Times New Roman"/>
                <w:color w:val="000000" w:themeColor="text1"/>
                <w:lang w:val="en-GB"/>
              </w:rPr>
            </w:pPr>
          </w:p>
        </w:tc>
        <w:tc>
          <w:tcPr>
            <w:tcW w:w="502" w:type="dxa"/>
            <w:shd w:val="clear" w:color="auto" w:fill="D9F2D0" w:themeFill="accent6" w:themeFillTint="33"/>
            <w:noWrap/>
            <w:hideMark/>
          </w:tcPr>
          <w:p w14:paraId="11FC90FB" w14:textId="7CF54204" w:rsidR="00D70F6A" w:rsidRDefault="008C163F" w:rsidP="00D70F6A">
            <w:pPr>
              <w:rPr>
                <w:rFonts w:eastAsia="Times New Roman"/>
                <w:color w:val="000000" w:themeColor="text1"/>
                <w:lang w:val="en-GB"/>
              </w:rPr>
            </w:pPr>
            <w:r>
              <w:rPr>
                <w:rFonts w:eastAsia="Times New Roman"/>
                <w:color w:val="000000" w:themeColor="text1"/>
                <w:lang w:val="en-GB"/>
              </w:rPr>
              <w:t>X</w:t>
            </w:r>
          </w:p>
          <w:p w14:paraId="1DCD2CCB" w14:textId="1F8EF3B3" w:rsidR="008C163F" w:rsidRDefault="008C163F" w:rsidP="00D70F6A">
            <w:pPr>
              <w:rPr>
                <w:rFonts w:eastAsia="Times New Roman"/>
                <w:color w:val="000000" w:themeColor="text1"/>
                <w:lang w:val="en-GB"/>
              </w:rPr>
            </w:pPr>
          </w:p>
        </w:tc>
        <w:tc>
          <w:tcPr>
            <w:tcW w:w="570" w:type="dxa"/>
            <w:shd w:val="clear" w:color="auto" w:fill="D9F2D0" w:themeFill="accent6" w:themeFillTint="33"/>
            <w:noWrap/>
            <w:hideMark/>
          </w:tcPr>
          <w:p w14:paraId="595174AB" w14:textId="7E32729B" w:rsidR="00D70F6A" w:rsidRDefault="008C163F" w:rsidP="00D70F6A">
            <w:pPr>
              <w:rPr>
                <w:rFonts w:eastAsia="Times New Roman"/>
                <w:color w:val="000000" w:themeColor="text1"/>
                <w:lang w:val="en-GB"/>
              </w:rPr>
            </w:pPr>
            <w:r>
              <w:rPr>
                <w:rFonts w:eastAsia="Times New Roman"/>
                <w:color w:val="000000" w:themeColor="text1"/>
                <w:lang w:val="en-GB"/>
              </w:rPr>
              <w:t>X</w:t>
            </w:r>
          </w:p>
          <w:p w14:paraId="7F8E73F9" w14:textId="13EF9601" w:rsidR="008C163F" w:rsidRDefault="008C163F" w:rsidP="00D70F6A">
            <w:pPr>
              <w:rPr>
                <w:rFonts w:eastAsia="Times New Roman"/>
                <w:color w:val="000000" w:themeColor="text1"/>
                <w:lang w:val="en-GB"/>
              </w:rPr>
            </w:pPr>
            <w:r>
              <w:rPr>
                <w:rFonts w:eastAsia="Times New Roman"/>
                <w:color w:val="000000" w:themeColor="text1"/>
                <w:lang w:val="en-GB"/>
              </w:rPr>
              <w:t>X</w:t>
            </w:r>
          </w:p>
          <w:p w14:paraId="7178D1C8" w14:textId="7EBB1F58" w:rsidR="008C163F" w:rsidRDefault="008C163F" w:rsidP="00D70F6A">
            <w:pPr>
              <w:rPr>
                <w:rFonts w:eastAsia="Times New Roman"/>
                <w:color w:val="000000" w:themeColor="text1"/>
                <w:lang w:val="en-GB"/>
              </w:rPr>
            </w:pPr>
            <w:r>
              <w:rPr>
                <w:rFonts w:eastAsia="Times New Roman"/>
                <w:color w:val="000000" w:themeColor="text1"/>
                <w:lang w:val="en-GB"/>
              </w:rPr>
              <w:t>X</w:t>
            </w:r>
          </w:p>
        </w:tc>
        <w:tc>
          <w:tcPr>
            <w:tcW w:w="735" w:type="dxa"/>
            <w:shd w:val="clear" w:color="auto" w:fill="D9F2D0" w:themeFill="accent6" w:themeFillTint="33"/>
            <w:noWrap/>
            <w:hideMark/>
          </w:tcPr>
          <w:p w14:paraId="6B3B7DD4" w14:textId="4DDE1F6F" w:rsidR="00D70F6A" w:rsidRDefault="00D70F6A" w:rsidP="00D70F6A">
            <w:pPr>
              <w:rPr>
                <w:rFonts w:eastAsia="Times New Roman"/>
                <w:color w:val="000000" w:themeColor="text1"/>
                <w:lang w:val="en-GB"/>
              </w:rPr>
            </w:pPr>
          </w:p>
        </w:tc>
        <w:tc>
          <w:tcPr>
            <w:tcW w:w="2324" w:type="dxa"/>
          </w:tcPr>
          <w:p w14:paraId="13C113A0" w14:textId="6A6B913B" w:rsidR="00D70F6A" w:rsidRDefault="000B1883" w:rsidP="00D70F6A">
            <w:pPr>
              <w:rPr>
                <w:rFonts w:eastAsia="Times New Roman"/>
                <w:color w:val="000000" w:themeColor="text1"/>
                <w:lang w:val="en-GB"/>
              </w:rPr>
            </w:pPr>
            <w:r w:rsidRPr="007511E8">
              <w:rPr>
                <w:rStyle w:val="Hervorhebung"/>
                <w:lang w:val="en-GB"/>
              </w:rPr>
              <w:t>short-term stabiliser</w:t>
            </w:r>
          </w:p>
        </w:tc>
        <w:tc>
          <w:tcPr>
            <w:tcW w:w="4646" w:type="dxa"/>
          </w:tcPr>
          <w:p w14:paraId="14924358" w14:textId="02A59C3E" w:rsidR="00D70F6A" w:rsidRDefault="00272079" w:rsidP="00D70F6A">
            <w:pPr>
              <w:rPr>
                <w:rFonts w:eastAsia="Times New Roman"/>
                <w:color w:val="000000" w:themeColor="text1"/>
                <w:lang w:val="en-GB"/>
              </w:rPr>
            </w:pPr>
            <w:r>
              <w:rPr>
                <w:rFonts w:eastAsia="Times New Roman"/>
                <w:color w:val="000000" w:themeColor="text1"/>
                <w:lang w:val="en-GB"/>
              </w:rPr>
              <w:t>It was discussed that it would be easily adaptable in the income tax</w:t>
            </w:r>
            <w:r w:rsidR="00FA4F12">
              <w:rPr>
                <w:rFonts w:eastAsia="Times New Roman"/>
                <w:color w:val="000000" w:themeColor="text1"/>
                <w:lang w:val="en-GB"/>
              </w:rPr>
              <w:t xml:space="preserve"> and would not cause to</w:t>
            </w:r>
            <w:r w:rsidR="00D938F9">
              <w:rPr>
                <w:rFonts w:eastAsia="Times New Roman"/>
                <w:color w:val="000000" w:themeColor="text1"/>
                <w:lang w:val="en-GB"/>
              </w:rPr>
              <w:t>o</w:t>
            </w:r>
            <w:r w:rsidR="00FA4F12">
              <w:rPr>
                <w:rFonts w:eastAsia="Times New Roman"/>
                <w:color w:val="000000" w:themeColor="text1"/>
                <w:lang w:val="en-GB"/>
              </w:rPr>
              <w:t xml:space="preserve"> much</w:t>
            </w:r>
            <w:r w:rsidR="000025CC">
              <w:rPr>
                <w:rFonts w:eastAsia="Times New Roman"/>
                <w:color w:val="000000" w:themeColor="text1"/>
                <w:lang w:val="en-GB"/>
              </w:rPr>
              <w:t xml:space="preserve"> societal/political</w:t>
            </w:r>
            <w:r w:rsidR="00FA4F12">
              <w:rPr>
                <w:rFonts w:eastAsia="Times New Roman"/>
                <w:color w:val="000000" w:themeColor="text1"/>
                <w:lang w:val="en-GB"/>
              </w:rPr>
              <w:t xml:space="preserve"> debate</w:t>
            </w:r>
            <w:r w:rsidR="0043728B">
              <w:rPr>
                <w:rFonts w:eastAsia="Times New Roman"/>
                <w:color w:val="000000" w:themeColor="text1"/>
                <w:lang w:val="en-GB"/>
              </w:rPr>
              <w:t xml:space="preserve"> -</w:t>
            </w:r>
            <w:r w:rsidR="00FA4F12">
              <w:rPr>
                <w:rFonts w:eastAsia="Times New Roman"/>
                <w:color w:val="000000" w:themeColor="text1"/>
                <w:lang w:val="en-GB"/>
              </w:rPr>
              <w:t xml:space="preserve"> so it would be worth a shot. </w:t>
            </w:r>
            <w:r w:rsidR="0043728B">
              <w:rPr>
                <w:rFonts w:eastAsia="Times New Roman"/>
                <w:color w:val="000000" w:themeColor="text1"/>
                <w:lang w:val="en-GB"/>
              </w:rPr>
              <w:t xml:space="preserve">But then it was </w:t>
            </w:r>
            <w:r w:rsidR="00094422">
              <w:rPr>
                <w:rFonts w:eastAsia="Times New Roman"/>
                <w:color w:val="000000" w:themeColor="text1"/>
                <w:lang w:val="en-GB"/>
              </w:rPr>
              <w:t>mentioned that especially private landlords are also not using the modernisation levy too often because they think it is too complicated, so this might not be adapted</w:t>
            </w:r>
            <w:r w:rsidR="006676F2">
              <w:rPr>
                <w:rFonts w:eastAsia="Times New Roman"/>
                <w:color w:val="000000" w:themeColor="text1"/>
                <w:lang w:val="en-GB"/>
              </w:rPr>
              <w:t>. K</w:t>
            </w:r>
            <w:r w:rsidR="00F1471A">
              <w:rPr>
                <w:rFonts w:eastAsia="Times New Roman"/>
                <w:color w:val="000000" w:themeColor="text1"/>
                <w:lang w:val="en-GB"/>
              </w:rPr>
              <w:t>n</w:t>
            </w:r>
            <w:r w:rsidR="006676F2">
              <w:rPr>
                <w:rFonts w:eastAsia="Times New Roman"/>
                <w:color w:val="000000" w:themeColor="text1"/>
                <w:lang w:val="en-GB"/>
              </w:rPr>
              <w:t>owledge</w:t>
            </w:r>
            <w:r w:rsidR="00F1471A">
              <w:rPr>
                <w:rFonts w:eastAsia="Times New Roman"/>
                <w:color w:val="000000" w:themeColor="text1"/>
                <w:lang w:val="en-GB"/>
              </w:rPr>
              <w:t xml:space="preserve"> about this new opportunity was also deemed a barrier</w:t>
            </w:r>
            <w:r w:rsidR="0043728B">
              <w:rPr>
                <w:rFonts w:eastAsia="Times New Roman"/>
                <w:color w:val="000000" w:themeColor="text1"/>
                <w:lang w:val="en-GB"/>
              </w:rPr>
              <w:t xml:space="preserve">, which was disputed a bit, because </w:t>
            </w:r>
            <w:r w:rsidR="009212EE">
              <w:rPr>
                <w:rFonts w:eastAsia="Times New Roman"/>
                <w:color w:val="000000" w:themeColor="text1"/>
                <w:lang w:val="en-GB"/>
              </w:rPr>
              <w:t xml:space="preserve">if you own property </w:t>
            </w:r>
            <w:r w:rsidR="001E23A5">
              <w:rPr>
                <w:rFonts w:eastAsia="Times New Roman"/>
                <w:color w:val="000000" w:themeColor="text1"/>
                <w:lang w:val="en-GB"/>
              </w:rPr>
              <w:t xml:space="preserve">in Germany you are obliged to declare your </w:t>
            </w:r>
            <w:r w:rsidR="00D23E15">
              <w:rPr>
                <w:rFonts w:eastAsia="Times New Roman"/>
                <w:color w:val="000000" w:themeColor="text1"/>
                <w:lang w:val="en-GB"/>
              </w:rPr>
              <w:t xml:space="preserve">incomes and </w:t>
            </w:r>
            <w:r w:rsidR="00536DF1">
              <w:rPr>
                <w:rFonts w:eastAsia="Times New Roman"/>
                <w:color w:val="000000" w:themeColor="text1"/>
                <w:lang w:val="en-GB"/>
              </w:rPr>
              <w:t>costs – so they or their tax officer should know.</w:t>
            </w:r>
          </w:p>
        </w:tc>
      </w:tr>
      <w:tr w:rsidR="00D70F6A" w14:paraId="502D2A5A" w14:textId="77777777" w:rsidTr="00867E39">
        <w:trPr>
          <w:trHeight w:val="320"/>
          <w:jc w:val="center"/>
        </w:trPr>
        <w:tc>
          <w:tcPr>
            <w:tcW w:w="2487" w:type="dxa"/>
            <w:noWrap/>
            <w:hideMark/>
          </w:tcPr>
          <w:p w14:paraId="62B596C8" w14:textId="77777777" w:rsidR="00D70F6A" w:rsidRPr="009B27B7" w:rsidRDefault="00D70F6A" w:rsidP="00D70F6A">
            <w:pPr>
              <w:spacing w:line="240" w:lineRule="auto"/>
              <w:rPr>
                <w:rFonts w:eastAsia="Times New Roman"/>
                <w:sz w:val="20"/>
                <w:szCs w:val="20"/>
                <w:lang w:val="en-US"/>
              </w:rPr>
            </w:pPr>
            <w:r w:rsidRPr="009B27B7">
              <w:rPr>
                <w:rFonts w:eastAsia="Times New Roman"/>
                <w:sz w:val="20"/>
                <w:szCs w:val="20"/>
                <w:lang w:val="en-US"/>
              </w:rPr>
              <w:t>CO2 levy - CO2 Cost Allocation Act (CO2KostAufG)</w:t>
            </w:r>
          </w:p>
          <w:p w14:paraId="55372BBA" w14:textId="6B66744F" w:rsidR="00D70F6A" w:rsidRDefault="00D70F6A" w:rsidP="00D70F6A">
            <w:pPr>
              <w:rPr>
                <w:rFonts w:eastAsia="Times New Roman"/>
                <w:color w:val="000000" w:themeColor="text1"/>
                <w:lang w:val="en-GB"/>
              </w:rPr>
            </w:pPr>
            <w:r w:rsidRPr="009B27B7">
              <w:rPr>
                <w:rFonts w:eastAsia="Times New Roman"/>
                <w:sz w:val="20"/>
                <w:szCs w:val="20"/>
                <w:lang w:val="en-US"/>
              </w:rPr>
              <w:t>Based on the incentive system of the Fuel Emissions Trading Act</w:t>
            </w:r>
          </w:p>
        </w:tc>
        <w:tc>
          <w:tcPr>
            <w:tcW w:w="405" w:type="dxa"/>
            <w:shd w:val="clear" w:color="auto" w:fill="DAE9F7" w:themeFill="text2" w:themeFillTint="1A"/>
            <w:noWrap/>
            <w:hideMark/>
          </w:tcPr>
          <w:p w14:paraId="46D9E7F8" w14:textId="0A0C2DAE" w:rsidR="00D70F6A" w:rsidRDefault="00D70F6A" w:rsidP="00D70F6A">
            <w:pPr>
              <w:rPr>
                <w:rFonts w:eastAsia="Times New Roman"/>
                <w:color w:val="000000" w:themeColor="text1"/>
                <w:lang w:val="en-GB"/>
              </w:rPr>
            </w:pPr>
          </w:p>
        </w:tc>
        <w:tc>
          <w:tcPr>
            <w:tcW w:w="420" w:type="dxa"/>
            <w:shd w:val="clear" w:color="auto" w:fill="DAE9F7" w:themeFill="text2" w:themeFillTint="1A"/>
            <w:noWrap/>
            <w:hideMark/>
          </w:tcPr>
          <w:p w14:paraId="168312AF" w14:textId="2A42DF44" w:rsidR="00D70F6A" w:rsidRDefault="000B43A3" w:rsidP="00D70F6A">
            <w:pPr>
              <w:rPr>
                <w:rFonts w:eastAsia="Times New Roman"/>
                <w:color w:val="000000" w:themeColor="text1"/>
                <w:lang w:val="en-GB"/>
              </w:rPr>
            </w:pPr>
            <w:r>
              <w:rPr>
                <w:rFonts w:eastAsia="Times New Roman"/>
                <w:color w:val="000000" w:themeColor="text1"/>
                <w:lang w:val="en-GB"/>
              </w:rPr>
              <w:t>x</w:t>
            </w:r>
          </w:p>
        </w:tc>
        <w:tc>
          <w:tcPr>
            <w:tcW w:w="420" w:type="dxa"/>
            <w:shd w:val="clear" w:color="auto" w:fill="DAE9F7" w:themeFill="text2" w:themeFillTint="1A"/>
            <w:noWrap/>
            <w:hideMark/>
          </w:tcPr>
          <w:p w14:paraId="50D627BA" w14:textId="30C05CA5" w:rsidR="00D70F6A" w:rsidRDefault="000B43A3" w:rsidP="00D70F6A">
            <w:pPr>
              <w:rPr>
                <w:rFonts w:eastAsia="Times New Roman"/>
                <w:color w:val="000000" w:themeColor="text1"/>
                <w:lang w:val="en-GB"/>
              </w:rPr>
            </w:pPr>
            <w:r>
              <w:rPr>
                <w:rFonts w:eastAsia="Times New Roman"/>
                <w:color w:val="000000" w:themeColor="text1"/>
                <w:lang w:val="en-GB"/>
              </w:rPr>
              <w:t>X</w:t>
            </w:r>
          </w:p>
          <w:p w14:paraId="0ED4AE2F" w14:textId="5BDA8C8C" w:rsidR="000B43A3" w:rsidRDefault="000B43A3" w:rsidP="00D70F6A">
            <w:pPr>
              <w:rPr>
                <w:rFonts w:eastAsia="Times New Roman"/>
                <w:color w:val="000000" w:themeColor="text1"/>
                <w:lang w:val="en-GB"/>
              </w:rPr>
            </w:pPr>
            <w:r>
              <w:rPr>
                <w:rFonts w:eastAsia="Times New Roman"/>
                <w:color w:val="000000" w:themeColor="text1"/>
                <w:lang w:val="en-GB"/>
              </w:rPr>
              <w:t>X</w:t>
            </w:r>
          </w:p>
          <w:p w14:paraId="3E2DFE55" w14:textId="06748660" w:rsidR="000B43A3" w:rsidRDefault="000B43A3" w:rsidP="00D70F6A">
            <w:pPr>
              <w:rPr>
                <w:rFonts w:eastAsia="Times New Roman"/>
                <w:color w:val="000000" w:themeColor="text1"/>
                <w:lang w:val="en-GB"/>
              </w:rPr>
            </w:pPr>
            <w:r>
              <w:rPr>
                <w:rFonts w:eastAsia="Times New Roman"/>
                <w:color w:val="000000" w:themeColor="text1"/>
                <w:lang w:val="en-GB"/>
              </w:rPr>
              <w:t>X</w:t>
            </w:r>
          </w:p>
          <w:p w14:paraId="08275E3A" w14:textId="4EDD8D61" w:rsidR="000B43A3" w:rsidRDefault="000B43A3" w:rsidP="00D70F6A">
            <w:pPr>
              <w:rPr>
                <w:rFonts w:eastAsia="Times New Roman"/>
                <w:color w:val="000000" w:themeColor="text1"/>
                <w:lang w:val="en-GB"/>
              </w:rPr>
            </w:pPr>
          </w:p>
        </w:tc>
        <w:tc>
          <w:tcPr>
            <w:tcW w:w="480" w:type="dxa"/>
            <w:shd w:val="clear" w:color="auto" w:fill="DAE9F7" w:themeFill="text2" w:themeFillTint="1A"/>
            <w:noWrap/>
            <w:hideMark/>
          </w:tcPr>
          <w:p w14:paraId="3E660538" w14:textId="66F85668" w:rsidR="00D70F6A" w:rsidRDefault="00D70F6A" w:rsidP="00D70F6A">
            <w:pPr>
              <w:rPr>
                <w:rFonts w:eastAsia="Times New Roman"/>
                <w:color w:val="000000" w:themeColor="text1"/>
                <w:lang w:val="en-GB"/>
              </w:rPr>
            </w:pPr>
          </w:p>
        </w:tc>
        <w:tc>
          <w:tcPr>
            <w:tcW w:w="460" w:type="dxa"/>
            <w:shd w:val="clear" w:color="auto" w:fill="DAE9F7" w:themeFill="text2" w:themeFillTint="1A"/>
            <w:noWrap/>
            <w:hideMark/>
          </w:tcPr>
          <w:p w14:paraId="72ABFDA1" w14:textId="5059C0CC" w:rsidR="00D70F6A" w:rsidRDefault="00D70F6A" w:rsidP="00D70F6A">
            <w:pPr>
              <w:rPr>
                <w:rFonts w:eastAsia="Times New Roman"/>
                <w:color w:val="000000" w:themeColor="text1"/>
                <w:lang w:val="en-GB"/>
              </w:rPr>
            </w:pPr>
          </w:p>
        </w:tc>
        <w:tc>
          <w:tcPr>
            <w:tcW w:w="495" w:type="dxa"/>
            <w:shd w:val="clear" w:color="auto" w:fill="D9F2D0" w:themeFill="accent6" w:themeFillTint="33"/>
            <w:noWrap/>
            <w:hideMark/>
          </w:tcPr>
          <w:p w14:paraId="679C98A3" w14:textId="642D38CC" w:rsidR="00D70F6A" w:rsidRDefault="00D70F6A" w:rsidP="00D70F6A">
            <w:pPr>
              <w:rPr>
                <w:rFonts w:eastAsia="Times New Roman"/>
                <w:color w:val="000000" w:themeColor="text1"/>
                <w:lang w:val="en-GB"/>
              </w:rPr>
            </w:pPr>
          </w:p>
        </w:tc>
        <w:tc>
          <w:tcPr>
            <w:tcW w:w="510" w:type="dxa"/>
            <w:shd w:val="clear" w:color="auto" w:fill="D9F2D0" w:themeFill="accent6" w:themeFillTint="33"/>
            <w:noWrap/>
            <w:hideMark/>
          </w:tcPr>
          <w:p w14:paraId="56B2327B" w14:textId="761C4860" w:rsidR="00D70F6A" w:rsidRDefault="00D70F6A" w:rsidP="00D70F6A">
            <w:pPr>
              <w:rPr>
                <w:rFonts w:eastAsia="Times New Roman"/>
                <w:color w:val="000000" w:themeColor="text1"/>
                <w:lang w:val="en-GB"/>
              </w:rPr>
            </w:pPr>
          </w:p>
        </w:tc>
        <w:tc>
          <w:tcPr>
            <w:tcW w:w="502" w:type="dxa"/>
            <w:shd w:val="clear" w:color="auto" w:fill="D9F2D0" w:themeFill="accent6" w:themeFillTint="33"/>
            <w:noWrap/>
            <w:hideMark/>
          </w:tcPr>
          <w:p w14:paraId="1CF57189" w14:textId="67A56BAB" w:rsidR="00D70F6A" w:rsidRDefault="00D70F6A" w:rsidP="00D70F6A">
            <w:pPr>
              <w:rPr>
                <w:rFonts w:eastAsia="Times New Roman"/>
                <w:color w:val="000000" w:themeColor="text1"/>
                <w:lang w:val="en-GB"/>
              </w:rPr>
            </w:pPr>
          </w:p>
        </w:tc>
        <w:tc>
          <w:tcPr>
            <w:tcW w:w="570" w:type="dxa"/>
            <w:shd w:val="clear" w:color="auto" w:fill="D9F2D0" w:themeFill="accent6" w:themeFillTint="33"/>
            <w:noWrap/>
            <w:hideMark/>
          </w:tcPr>
          <w:p w14:paraId="04ECBEF1" w14:textId="24EE0296" w:rsidR="00D70F6A" w:rsidRDefault="00F36167" w:rsidP="00D70F6A">
            <w:pPr>
              <w:rPr>
                <w:rFonts w:eastAsia="Times New Roman"/>
                <w:color w:val="000000" w:themeColor="text1"/>
                <w:lang w:val="en-GB"/>
              </w:rPr>
            </w:pPr>
            <w:r>
              <w:rPr>
                <w:rFonts w:eastAsia="Times New Roman"/>
                <w:color w:val="000000" w:themeColor="text1"/>
                <w:lang w:val="en-GB"/>
              </w:rPr>
              <w:t>X</w:t>
            </w:r>
          </w:p>
          <w:p w14:paraId="5A4FE5FC" w14:textId="434D12F6" w:rsidR="00F36167" w:rsidRDefault="00F36167" w:rsidP="00D70F6A">
            <w:pPr>
              <w:rPr>
                <w:rFonts w:eastAsia="Times New Roman"/>
                <w:color w:val="000000" w:themeColor="text1"/>
                <w:lang w:val="en-GB"/>
              </w:rPr>
            </w:pPr>
            <w:r>
              <w:rPr>
                <w:rFonts w:eastAsia="Times New Roman"/>
                <w:color w:val="000000" w:themeColor="text1"/>
                <w:lang w:val="en-GB"/>
              </w:rPr>
              <w:t>X</w:t>
            </w:r>
          </w:p>
          <w:p w14:paraId="51524271" w14:textId="319926AB" w:rsidR="00F36167" w:rsidRDefault="00F36167" w:rsidP="00D70F6A">
            <w:pPr>
              <w:rPr>
                <w:rFonts w:eastAsia="Times New Roman"/>
                <w:color w:val="000000" w:themeColor="text1"/>
                <w:lang w:val="en-GB"/>
              </w:rPr>
            </w:pPr>
            <w:r>
              <w:rPr>
                <w:rFonts w:eastAsia="Times New Roman"/>
                <w:color w:val="000000" w:themeColor="text1"/>
                <w:lang w:val="en-GB"/>
              </w:rPr>
              <w:t>X</w:t>
            </w:r>
          </w:p>
          <w:p w14:paraId="7F0EFDB6" w14:textId="08647D48" w:rsidR="00F36167" w:rsidRDefault="00F36167" w:rsidP="00D70F6A">
            <w:pPr>
              <w:rPr>
                <w:rFonts w:eastAsia="Times New Roman"/>
                <w:color w:val="000000" w:themeColor="text1"/>
                <w:lang w:val="en-GB"/>
              </w:rPr>
            </w:pPr>
            <w:r>
              <w:rPr>
                <w:rFonts w:eastAsia="Times New Roman"/>
                <w:color w:val="000000" w:themeColor="text1"/>
                <w:lang w:val="en-GB"/>
              </w:rPr>
              <w:t>X</w:t>
            </w:r>
          </w:p>
          <w:p w14:paraId="2FE07AAF" w14:textId="6E37A2BC" w:rsidR="00F36167" w:rsidRDefault="00F36167" w:rsidP="00D70F6A">
            <w:pPr>
              <w:rPr>
                <w:rFonts w:eastAsia="Times New Roman"/>
                <w:color w:val="000000" w:themeColor="text1"/>
                <w:lang w:val="en-GB"/>
              </w:rPr>
            </w:pPr>
          </w:p>
        </w:tc>
        <w:tc>
          <w:tcPr>
            <w:tcW w:w="735" w:type="dxa"/>
            <w:shd w:val="clear" w:color="auto" w:fill="D9F2D0" w:themeFill="accent6" w:themeFillTint="33"/>
            <w:noWrap/>
            <w:hideMark/>
          </w:tcPr>
          <w:p w14:paraId="357E8BA4" w14:textId="2843AD94" w:rsidR="00D70F6A" w:rsidRDefault="00D70F6A" w:rsidP="00D70F6A">
            <w:pPr>
              <w:rPr>
                <w:rFonts w:eastAsia="Times New Roman"/>
                <w:color w:val="000000" w:themeColor="text1"/>
                <w:lang w:val="en-GB"/>
              </w:rPr>
            </w:pPr>
          </w:p>
        </w:tc>
        <w:tc>
          <w:tcPr>
            <w:tcW w:w="2324" w:type="dxa"/>
          </w:tcPr>
          <w:p w14:paraId="409A9C6B" w14:textId="530B0FD7" w:rsidR="00D70F6A" w:rsidRDefault="00B61878" w:rsidP="00D70F6A">
            <w:pPr>
              <w:rPr>
                <w:rFonts w:eastAsia="Times New Roman"/>
                <w:color w:val="000000" w:themeColor="text1"/>
                <w:lang w:val="en-GB"/>
              </w:rPr>
            </w:pPr>
            <w:r w:rsidRPr="007511E8">
              <w:rPr>
                <w:rStyle w:val="Hervorhebung"/>
                <w:lang w:val="en-GB"/>
              </w:rPr>
              <w:t>short-term stabiliser</w:t>
            </w:r>
          </w:p>
        </w:tc>
        <w:tc>
          <w:tcPr>
            <w:tcW w:w="4646" w:type="dxa"/>
          </w:tcPr>
          <w:p w14:paraId="38DA1CA9" w14:textId="4A4FF7CB" w:rsidR="00D70F6A" w:rsidRDefault="0044455B" w:rsidP="00D70F6A">
            <w:pPr>
              <w:rPr>
                <w:rFonts w:eastAsia="Times New Roman"/>
                <w:color w:val="000000" w:themeColor="text1"/>
                <w:lang w:val="en-GB"/>
              </w:rPr>
            </w:pPr>
            <w:r>
              <w:rPr>
                <w:rFonts w:eastAsia="Times New Roman"/>
                <w:color w:val="000000" w:themeColor="text1"/>
                <w:lang w:val="en-GB"/>
              </w:rPr>
              <w:t>It was argued to let the landlords cover the CO2 levy fully as tenants do not have decision-making power over investment choices</w:t>
            </w:r>
            <w:r w:rsidR="005317BD">
              <w:rPr>
                <w:rFonts w:eastAsia="Times New Roman"/>
                <w:color w:val="000000" w:themeColor="text1"/>
                <w:lang w:val="en-GB"/>
              </w:rPr>
              <w:t xml:space="preserve"> and</w:t>
            </w:r>
            <w:r w:rsidR="000328A6">
              <w:rPr>
                <w:rFonts w:eastAsia="Times New Roman"/>
                <w:color w:val="000000" w:themeColor="text1"/>
                <w:lang w:val="en-GB"/>
              </w:rPr>
              <w:t xml:space="preserve"> </w:t>
            </w:r>
            <w:r w:rsidR="008B55EB">
              <w:rPr>
                <w:rFonts w:eastAsia="Times New Roman"/>
                <w:color w:val="000000" w:themeColor="text1"/>
                <w:lang w:val="en-GB"/>
              </w:rPr>
              <w:t>the potential for energy saving through behaviour is minimal compared to the efficiency of the housing</w:t>
            </w:r>
            <w:r>
              <w:rPr>
                <w:rFonts w:eastAsia="Times New Roman"/>
                <w:color w:val="000000" w:themeColor="text1"/>
                <w:lang w:val="en-GB"/>
              </w:rPr>
              <w:t>.</w:t>
            </w:r>
            <w:r w:rsidR="00E8786B">
              <w:rPr>
                <w:rFonts w:eastAsia="Times New Roman"/>
                <w:color w:val="000000" w:themeColor="text1"/>
                <w:lang w:val="en-GB"/>
              </w:rPr>
              <w:t xml:space="preserve"> </w:t>
            </w:r>
            <w:r w:rsidR="00E8786B">
              <w:rPr>
                <w:rFonts w:eastAsia="Times New Roman"/>
                <w:color w:val="000000" w:themeColor="text1"/>
                <w:lang w:val="en-GB"/>
              </w:rPr>
              <w:lastRenderedPageBreak/>
              <w:t xml:space="preserve">However, politically the </w:t>
            </w:r>
            <w:r w:rsidR="006A0F23">
              <w:rPr>
                <w:rFonts w:eastAsia="Times New Roman"/>
                <w:color w:val="000000" w:themeColor="text1"/>
                <w:lang w:val="en-GB"/>
              </w:rPr>
              <w:t>step system was chosen, which currently causes a higher burden on tenants</w:t>
            </w:r>
            <w:r w:rsidR="008755C8">
              <w:rPr>
                <w:rFonts w:eastAsia="Times New Roman"/>
                <w:color w:val="000000" w:themeColor="text1"/>
                <w:lang w:val="en-GB"/>
              </w:rPr>
              <w:t xml:space="preserve"> “</w:t>
            </w:r>
            <w:r w:rsidR="008755C8" w:rsidRPr="008755C8">
              <w:rPr>
                <w:rFonts w:eastAsia="Times New Roman"/>
                <w:color w:val="000000" w:themeColor="text1"/>
                <w:lang w:val="en-GB"/>
              </w:rPr>
              <w:t>Tenants bear around 73% of CO₂ costs, landlords only 27% – too little to stimulate sustainable investment.</w:t>
            </w:r>
            <w:r w:rsidR="008755C8">
              <w:rPr>
                <w:rFonts w:eastAsia="Times New Roman"/>
                <w:color w:val="000000" w:themeColor="text1"/>
                <w:lang w:val="en-GB"/>
              </w:rPr>
              <w:t>”</w:t>
            </w:r>
            <w:r w:rsidR="004D2D81">
              <w:rPr>
                <w:rFonts w:eastAsia="Times New Roman"/>
                <w:color w:val="000000" w:themeColor="text1"/>
                <w:lang w:val="en-GB"/>
              </w:rPr>
              <w:t xml:space="preserve"> </w:t>
            </w:r>
            <w:r w:rsidR="004D2D81" w:rsidRPr="008755C8">
              <w:rPr>
                <w:rFonts w:eastAsia="Times New Roman"/>
                <w:color w:val="000000" w:themeColor="text1"/>
                <w:lang w:val="en-GB"/>
              </w:rPr>
              <w:t>(</w:t>
            </w:r>
            <w:hyperlink r:id="rId21" w:history="1">
              <w:r w:rsidR="004D2D81" w:rsidRPr="00763297">
                <w:rPr>
                  <w:rStyle w:val="Hyperlink"/>
                  <w:rFonts w:eastAsia="Times New Roman"/>
                  <w:lang w:val="en-GB"/>
                </w:rPr>
                <w:t>T</w:t>
              </w:r>
              <w:r w:rsidR="008755C8" w:rsidRPr="00763297">
                <w:rPr>
                  <w:rStyle w:val="Hyperlink"/>
                  <w:rFonts w:eastAsia="Times New Roman"/>
                  <w:lang w:val="en-GB"/>
                </w:rPr>
                <w:t>echem Atlas, 2025</w:t>
              </w:r>
            </w:hyperlink>
            <w:r w:rsidR="004D2D81">
              <w:rPr>
                <w:rFonts w:eastAsia="Times New Roman"/>
                <w:color w:val="000000" w:themeColor="text1"/>
                <w:lang w:val="en-GB"/>
              </w:rPr>
              <w:t>)</w:t>
            </w:r>
            <w:r w:rsidR="006A0F23">
              <w:rPr>
                <w:rFonts w:eastAsia="Times New Roman"/>
                <w:color w:val="000000" w:themeColor="text1"/>
                <w:lang w:val="en-GB"/>
              </w:rPr>
              <w:t>.</w:t>
            </w:r>
            <w:r>
              <w:rPr>
                <w:rFonts w:eastAsia="Times New Roman"/>
                <w:color w:val="000000" w:themeColor="text1"/>
                <w:lang w:val="en-GB"/>
              </w:rPr>
              <w:t xml:space="preserve"> </w:t>
            </w:r>
            <w:r w:rsidR="009B10D3">
              <w:rPr>
                <w:rFonts w:eastAsia="Times New Roman"/>
                <w:color w:val="000000" w:themeColor="text1"/>
                <w:lang w:val="en-GB"/>
              </w:rPr>
              <w:t xml:space="preserve">Currently the system is based on CO2 consumption, but it was also discussed whether it should not be tied to the buildings </w:t>
            </w:r>
            <w:r w:rsidR="009B10D3" w:rsidRPr="006B6653">
              <w:rPr>
                <w:rFonts w:eastAsia="Times New Roman"/>
                <w:color w:val="000000" w:themeColor="text1"/>
                <w:lang w:val="en-GB"/>
              </w:rPr>
              <w:t>energy performance certificate</w:t>
            </w:r>
            <w:r w:rsidR="009B10D3">
              <w:rPr>
                <w:rFonts w:eastAsia="Times New Roman"/>
                <w:color w:val="000000" w:themeColor="text1"/>
                <w:lang w:val="en-GB"/>
              </w:rPr>
              <w:t xml:space="preserve"> – which not all houses have unfortunately – but would change the perspective on responsibility. </w:t>
            </w:r>
            <w:r w:rsidR="00FC387D">
              <w:rPr>
                <w:rFonts w:eastAsia="Times New Roman"/>
                <w:color w:val="000000" w:themeColor="text1"/>
                <w:lang w:val="en-GB"/>
              </w:rPr>
              <w:t xml:space="preserve">But it was also </w:t>
            </w:r>
            <w:r w:rsidR="00C210F6">
              <w:rPr>
                <w:rFonts w:eastAsia="Times New Roman"/>
                <w:color w:val="000000" w:themeColor="text1"/>
                <w:lang w:val="en-GB"/>
              </w:rPr>
              <w:t xml:space="preserve">highlighted that </w:t>
            </w:r>
            <w:r w:rsidR="00712EBB" w:rsidRPr="00712EBB">
              <w:rPr>
                <w:rFonts w:eastAsia="Times New Roman"/>
                <w:color w:val="000000" w:themeColor="text1"/>
                <w:lang w:val="en-GB"/>
              </w:rPr>
              <w:t>the leverage</w:t>
            </w:r>
            <w:r w:rsidR="009B10D3">
              <w:rPr>
                <w:rFonts w:eastAsia="Times New Roman"/>
                <w:color w:val="000000" w:themeColor="text1"/>
                <w:lang w:val="en-GB"/>
              </w:rPr>
              <w:t xml:space="preserve"> point of this policy recommendation</w:t>
            </w:r>
            <w:r w:rsidR="00712EBB" w:rsidRPr="00712EBB">
              <w:rPr>
                <w:rFonts w:eastAsia="Times New Roman"/>
                <w:color w:val="000000" w:themeColor="text1"/>
                <w:lang w:val="en-GB"/>
              </w:rPr>
              <w:t xml:space="preserve"> is not particularly high</w:t>
            </w:r>
            <w:r w:rsidR="00712EBB">
              <w:rPr>
                <w:rFonts w:eastAsia="Times New Roman"/>
                <w:color w:val="000000" w:themeColor="text1"/>
                <w:lang w:val="en-GB"/>
              </w:rPr>
              <w:t xml:space="preserve"> as the system will drastically change after </w:t>
            </w:r>
            <w:r w:rsidR="00A269A3">
              <w:rPr>
                <w:rFonts w:eastAsia="Times New Roman"/>
                <w:color w:val="000000" w:themeColor="text1"/>
                <w:lang w:val="en-GB"/>
              </w:rPr>
              <w:t>2027</w:t>
            </w:r>
            <w:r w:rsidR="00662FE3">
              <w:rPr>
                <w:rFonts w:eastAsia="Times New Roman"/>
                <w:color w:val="000000" w:themeColor="text1"/>
                <w:lang w:val="en-GB"/>
              </w:rPr>
              <w:t xml:space="preserve">, when ETS2 will be </w:t>
            </w:r>
            <w:r w:rsidR="00190299">
              <w:rPr>
                <w:rFonts w:eastAsia="Times New Roman"/>
                <w:color w:val="000000" w:themeColor="text1"/>
                <w:lang w:val="en-GB"/>
              </w:rPr>
              <w:t xml:space="preserve">launched and </w:t>
            </w:r>
            <w:r w:rsidR="00FF1537">
              <w:rPr>
                <w:rFonts w:eastAsia="Times New Roman"/>
                <w:color w:val="000000" w:themeColor="text1"/>
                <w:lang w:val="en-GB"/>
              </w:rPr>
              <w:t xml:space="preserve">the </w:t>
            </w:r>
            <w:r w:rsidR="00FF1537" w:rsidRPr="00945D28">
              <w:rPr>
                <w:rFonts w:eastAsia="Times New Roman"/>
                <w:color w:val="000000" w:themeColor="text1"/>
                <w:lang w:val="en-GB"/>
              </w:rPr>
              <w:t>CO2 Cost Allocation Act (CO2KostAufG) has to be adapted to it</w:t>
            </w:r>
            <w:r w:rsidR="00A269A3">
              <w:rPr>
                <w:rFonts w:eastAsia="Times New Roman"/>
                <w:color w:val="000000" w:themeColor="text1"/>
                <w:lang w:val="en-GB"/>
              </w:rPr>
              <w:t>.</w:t>
            </w:r>
            <w:r w:rsidR="002C28FA">
              <w:rPr>
                <w:rFonts w:eastAsia="Times New Roman"/>
                <w:color w:val="000000" w:themeColor="text1"/>
                <w:lang w:val="en-GB"/>
              </w:rPr>
              <w:t xml:space="preserve"> </w:t>
            </w:r>
            <w:r w:rsidR="00AC2887">
              <w:rPr>
                <w:rFonts w:eastAsia="Times New Roman"/>
                <w:color w:val="000000" w:themeColor="text1"/>
                <w:lang w:val="en-GB"/>
              </w:rPr>
              <w:t xml:space="preserve">One barrier is the uncertainty of the price </w:t>
            </w:r>
            <w:r w:rsidR="00EF50EE">
              <w:rPr>
                <w:rFonts w:eastAsia="Times New Roman"/>
                <w:color w:val="000000" w:themeColor="text1"/>
                <w:lang w:val="en-GB"/>
              </w:rPr>
              <w:t>development</w:t>
            </w:r>
            <w:r w:rsidR="00AC2887">
              <w:rPr>
                <w:rFonts w:eastAsia="Times New Roman"/>
                <w:color w:val="000000" w:themeColor="text1"/>
                <w:lang w:val="en-GB"/>
              </w:rPr>
              <w:t xml:space="preserve"> of CO2 </w:t>
            </w:r>
            <w:r w:rsidR="00C746CC">
              <w:rPr>
                <w:rFonts w:eastAsia="Times New Roman"/>
                <w:color w:val="000000" w:themeColor="text1"/>
                <w:lang w:val="en-GB"/>
              </w:rPr>
              <w:t xml:space="preserve">in the future when it becomes a full market instrument </w:t>
            </w:r>
            <w:r w:rsidR="000A44D7">
              <w:rPr>
                <w:rFonts w:eastAsia="Times New Roman"/>
                <w:color w:val="000000" w:themeColor="text1"/>
                <w:lang w:val="en-GB"/>
              </w:rPr>
              <w:t>–</w:t>
            </w:r>
            <w:r w:rsidR="00C746CC">
              <w:rPr>
                <w:rFonts w:eastAsia="Times New Roman"/>
                <w:color w:val="000000" w:themeColor="text1"/>
                <w:lang w:val="en-GB"/>
              </w:rPr>
              <w:t xml:space="preserve"> </w:t>
            </w:r>
            <w:r w:rsidR="00897F36">
              <w:rPr>
                <w:rFonts w:eastAsia="Times New Roman"/>
                <w:color w:val="000000" w:themeColor="text1"/>
                <w:lang w:val="en-GB"/>
              </w:rPr>
              <w:t xml:space="preserve">it is foreseen that the price for the housing sector will be relatively low, so the </w:t>
            </w:r>
            <w:r w:rsidR="00B92738">
              <w:rPr>
                <w:rFonts w:eastAsia="Times New Roman"/>
                <w:color w:val="000000" w:themeColor="text1"/>
                <w:lang w:val="en-GB"/>
              </w:rPr>
              <w:t xml:space="preserve">“green transformation effect” might be relatively low as well, unless Germany decides to </w:t>
            </w:r>
            <w:r w:rsidR="0090536A">
              <w:rPr>
                <w:rFonts w:eastAsia="Times New Roman"/>
                <w:color w:val="000000" w:themeColor="text1"/>
                <w:lang w:val="en-GB"/>
              </w:rPr>
              <w:t xml:space="preserve">nationally but a minimum price </w:t>
            </w:r>
            <w:r w:rsidR="001E7345">
              <w:rPr>
                <w:rFonts w:eastAsia="Times New Roman"/>
                <w:color w:val="000000" w:themeColor="text1"/>
                <w:lang w:val="en-GB"/>
              </w:rPr>
              <w:t>tag</w:t>
            </w:r>
            <w:r w:rsidR="0090536A">
              <w:rPr>
                <w:rFonts w:eastAsia="Times New Roman"/>
                <w:color w:val="000000" w:themeColor="text1"/>
                <w:lang w:val="en-GB"/>
              </w:rPr>
              <w:t>.</w:t>
            </w:r>
            <w:r w:rsidR="004A260E">
              <w:rPr>
                <w:rFonts w:eastAsia="Times New Roman"/>
                <w:color w:val="000000" w:themeColor="text1"/>
                <w:lang w:val="en-GB"/>
              </w:rPr>
              <w:t xml:space="preserve"> So an adaption could mean more social justice, but </w:t>
            </w:r>
            <w:r w:rsidR="00EB0F3E">
              <w:rPr>
                <w:rFonts w:eastAsia="Times New Roman"/>
                <w:color w:val="000000" w:themeColor="text1"/>
                <w:lang w:val="en-GB"/>
              </w:rPr>
              <w:t>it will have</w:t>
            </w:r>
            <w:r w:rsidR="004A260E">
              <w:rPr>
                <w:rFonts w:eastAsia="Times New Roman"/>
                <w:color w:val="000000" w:themeColor="text1"/>
                <w:lang w:val="en-GB"/>
              </w:rPr>
              <w:t xml:space="preserve"> less ecological </w:t>
            </w:r>
            <w:r w:rsidR="00994890">
              <w:rPr>
                <w:rFonts w:eastAsia="Times New Roman"/>
                <w:color w:val="000000" w:themeColor="text1"/>
                <w:lang w:val="en-GB"/>
              </w:rPr>
              <w:t>benefit</w:t>
            </w:r>
            <w:r w:rsidR="004A260E">
              <w:rPr>
                <w:rFonts w:eastAsia="Times New Roman"/>
                <w:color w:val="000000" w:themeColor="text1"/>
                <w:lang w:val="en-GB"/>
              </w:rPr>
              <w:t>.</w:t>
            </w:r>
            <w:r w:rsidR="001E7345">
              <w:rPr>
                <w:rFonts w:eastAsia="Times New Roman"/>
                <w:color w:val="000000" w:themeColor="text1"/>
                <w:lang w:val="en-GB"/>
              </w:rPr>
              <w:t xml:space="preserve"> </w:t>
            </w:r>
          </w:p>
        </w:tc>
      </w:tr>
      <w:tr w:rsidR="00D70F6A" w14:paraId="595EBE45" w14:textId="77777777" w:rsidTr="00867E39">
        <w:trPr>
          <w:trHeight w:val="320"/>
          <w:jc w:val="center"/>
        </w:trPr>
        <w:tc>
          <w:tcPr>
            <w:tcW w:w="2487" w:type="dxa"/>
            <w:noWrap/>
            <w:hideMark/>
          </w:tcPr>
          <w:p w14:paraId="7C828557" w14:textId="5488EBFD" w:rsidR="00D70F6A" w:rsidRDefault="00D70F6A" w:rsidP="00D70F6A">
            <w:pPr>
              <w:rPr>
                <w:rFonts w:eastAsia="Times New Roman"/>
                <w:color w:val="000000" w:themeColor="text1"/>
                <w:lang w:val="en-GB"/>
              </w:rPr>
            </w:pPr>
            <w:r w:rsidRPr="00704F4F">
              <w:rPr>
                <w:rFonts w:eastAsia="Times New Roman"/>
                <w:sz w:val="20"/>
                <w:szCs w:val="20"/>
                <w:lang w:val="en-US"/>
              </w:rPr>
              <w:lastRenderedPageBreak/>
              <w:t>German Civil Code</w:t>
            </w:r>
            <w:r>
              <w:rPr>
                <w:rFonts w:eastAsia="Times New Roman"/>
                <w:sz w:val="20"/>
                <w:szCs w:val="20"/>
                <w:lang w:val="en-US"/>
              </w:rPr>
              <w:t xml:space="preserve">; </w:t>
            </w:r>
            <w:r w:rsidRPr="00704F4F">
              <w:rPr>
                <w:rFonts w:eastAsia="Times New Roman"/>
                <w:sz w:val="20"/>
                <w:szCs w:val="20"/>
                <w:lang w:val="en-US"/>
              </w:rPr>
              <w:t>Costs of heat supply as operating costs, regulatory authority</w:t>
            </w:r>
            <w:r>
              <w:rPr>
                <w:rFonts w:eastAsia="Times New Roman"/>
                <w:sz w:val="20"/>
                <w:szCs w:val="20"/>
                <w:lang w:val="en-US"/>
              </w:rPr>
              <w:t xml:space="preserve"> (BGB </w:t>
            </w:r>
            <w:r w:rsidRPr="00704F4F">
              <w:rPr>
                <w:rFonts w:eastAsia="Times New Roman"/>
                <w:sz w:val="20"/>
                <w:szCs w:val="20"/>
                <w:lang w:val="en-US"/>
              </w:rPr>
              <w:t>§ 556c</w:t>
            </w:r>
            <w:r>
              <w:rPr>
                <w:rFonts w:eastAsia="Times New Roman"/>
                <w:sz w:val="20"/>
                <w:szCs w:val="20"/>
                <w:lang w:val="en-US"/>
              </w:rPr>
              <w:t>)</w:t>
            </w:r>
          </w:p>
        </w:tc>
        <w:tc>
          <w:tcPr>
            <w:tcW w:w="405" w:type="dxa"/>
            <w:shd w:val="clear" w:color="auto" w:fill="DAE9F7" w:themeFill="text2" w:themeFillTint="1A"/>
            <w:noWrap/>
            <w:hideMark/>
          </w:tcPr>
          <w:p w14:paraId="2643580A" w14:textId="08EF9942" w:rsidR="00D70F6A" w:rsidRDefault="00D70F6A" w:rsidP="00D70F6A">
            <w:pPr>
              <w:rPr>
                <w:rFonts w:eastAsia="Times New Roman"/>
                <w:color w:val="000000" w:themeColor="text1"/>
                <w:lang w:val="en-GB"/>
              </w:rPr>
            </w:pPr>
          </w:p>
        </w:tc>
        <w:tc>
          <w:tcPr>
            <w:tcW w:w="420" w:type="dxa"/>
            <w:shd w:val="clear" w:color="auto" w:fill="DAE9F7" w:themeFill="text2" w:themeFillTint="1A"/>
            <w:noWrap/>
            <w:hideMark/>
          </w:tcPr>
          <w:p w14:paraId="0A249678" w14:textId="3D36401C" w:rsidR="00D70F6A" w:rsidRDefault="00D70F6A" w:rsidP="00D70F6A">
            <w:pPr>
              <w:rPr>
                <w:rFonts w:eastAsia="Times New Roman"/>
                <w:color w:val="000000" w:themeColor="text1"/>
                <w:lang w:val="en-GB"/>
              </w:rPr>
            </w:pPr>
          </w:p>
        </w:tc>
        <w:tc>
          <w:tcPr>
            <w:tcW w:w="420" w:type="dxa"/>
            <w:shd w:val="clear" w:color="auto" w:fill="DAE9F7" w:themeFill="text2" w:themeFillTint="1A"/>
            <w:noWrap/>
            <w:hideMark/>
          </w:tcPr>
          <w:p w14:paraId="082F8F35" w14:textId="3DD38821" w:rsidR="00D70F6A" w:rsidRDefault="00C36F76" w:rsidP="00D70F6A">
            <w:pPr>
              <w:rPr>
                <w:rFonts w:eastAsia="Times New Roman"/>
                <w:color w:val="000000" w:themeColor="text1"/>
                <w:lang w:val="en-GB"/>
              </w:rPr>
            </w:pPr>
            <w:r>
              <w:rPr>
                <w:rFonts w:eastAsia="Times New Roman"/>
                <w:color w:val="000000" w:themeColor="text1"/>
                <w:lang w:val="en-GB"/>
              </w:rPr>
              <w:t>X</w:t>
            </w:r>
          </w:p>
          <w:p w14:paraId="53459054" w14:textId="68B4FFE8" w:rsidR="00C36F76" w:rsidRDefault="00C36F76" w:rsidP="00D70F6A">
            <w:pPr>
              <w:rPr>
                <w:rFonts w:eastAsia="Times New Roman"/>
                <w:color w:val="000000" w:themeColor="text1"/>
                <w:lang w:val="en-GB"/>
              </w:rPr>
            </w:pPr>
            <w:r>
              <w:rPr>
                <w:rFonts w:eastAsia="Times New Roman"/>
                <w:color w:val="000000" w:themeColor="text1"/>
                <w:lang w:val="en-GB"/>
              </w:rPr>
              <w:t>X</w:t>
            </w:r>
          </w:p>
          <w:p w14:paraId="46DF2726" w14:textId="771A3ED7" w:rsidR="00C36F76" w:rsidRDefault="00C36F76" w:rsidP="00D70F6A">
            <w:pPr>
              <w:rPr>
                <w:rFonts w:eastAsia="Times New Roman"/>
                <w:color w:val="000000" w:themeColor="text1"/>
                <w:lang w:val="en-GB"/>
              </w:rPr>
            </w:pPr>
          </w:p>
        </w:tc>
        <w:tc>
          <w:tcPr>
            <w:tcW w:w="480" w:type="dxa"/>
            <w:shd w:val="clear" w:color="auto" w:fill="DAE9F7" w:themeFill="text2" w:themeFillTint="1A"/>
            <w:noWrap/>
            <w:hideMark/>
          </w:tcPr>
          <w:p w14:paraId="1985DF58" w14:textId="0C2A32C3" w:rsidR="00D70F6A" w:rsidRDefault="000D659F" w:rsidP="00D70F6A">
            <w:pPr>
              <w:rPr>
                <w:rFonts w:eastAsia="Times New Roman"/>
                <w:color w:val="000000" w:themeColor="text1"/>
                <w:lang w:val="en-GB"/>
              </w:rPr>
            </w:pPr>
            <w:r>
              <w:rPr>
                <w:rFonts w:eastAsia="Times New Roman"/>
                <w:color w:val="000000" w:themeColor="text1"/>
                <w:lang w:val="en-GB"/>
              </w:rPr>
              <w:t>X</w:t>
            </w:r>
          </w:p>
          <w:p w14:paraId="7C3C7468" w14:textId="6BA2AC28" w:rsidR="000D659F" w:rsidRDefault="000D659F" w:rsidP="00D70F6A">
            <w:pPr>
              <w:rPr>
                <w:rFonts w:eastAsia="Times New Roman"/>
                <w:color w:val="000000" w:themeColor="text1"/>
                <w:lang w:val="en-GB"/>
              </w:rPr>
            </w:pPr>
            <w:r>
              <w:rPr>
                <w:rFonts w:eastAsia="Times New Roman"/>
                <w:color w:val="000000" w:themeColor="text1"/>
                <w:lang w:val="en-GB"/>
              </w:rPr>
              <w:t>X</w:t>
            </w:r>
          </w:p>
          <w:p w14:paraId="716140DA" w14:textId="4092802C" w:rsidR="000D659F" w:rsidRDefault="000D659F" w:rsidP="00D70F6A">
            <w:pPr>
              <w:rPr>
                <w:rFonts w:eastAsia="Times New Roman"/>
                <w:color w:val="000000" w:themeColor="text1"/>
                <w:lang w:val="en-GB"/>
              </w:rPr>
            </w:pPr>
          </w:p>
        </w:tc>
        <w:tc>
          <w:tcPr>
            <w:tcW w:w="460" w:type="dxa"/>
            <w:shd w:val="clear" w:color="auto" w:fill="DAE9F7" w:themeFill="text2" w:themeFillTint="1A"/>
            <w:noWrap/>
            <w:hideMark/>
          </w:tcPr>
          <w:p w14:paraId="49A7BCF1" w14:textId="020EB775" w:rsidR="00D70F6A" w:rsidRDefault="00D70F6A" w:rsidP="00D70F6A">
            <w:pPr>
              <w:rPr>
                <w:rFonts w:eastAsia="Times New Roman"/>
                <w:color w:val="000000" w:themeColor="text1"/>
                <w:lang w:val="en-GB"/>
              </w:rPr>
            </w:pPr>
          </w:p>
        </w:tc>
        <w:tc>
          <w:tcPr>
            <w:tcW w:w="495" w:type="dxa"/>
            <w:shd w:val="clear" w:color="auto" w:fill="D9F2D0" w:themeFill="accent6" w:themeFillTint="33"/>
            <w:noWrap/>
            <w:hideMark/>
          </w:tcPr>
          <w:p w14:paraId="4B0B043D" w14:textId="1127751C" w:rsidR="00D70F6A" w:rsidRDefault="00D70F6A" w:rsidP="00D70F6A">
            <w:pPr>
              <w:rPr>
                <w:rFonts w:eastAsia="Times New Roman"/>
                <w:color w:val="000000" w:themeColor="text1"/>
                <w:lang w:val="en-GB"/>
              </w:rPr>
            </w:pPr>
          </w:p>
        </w:tc>
        <w:tc>
          <w:tcPr>
            <w:tcW w:w="510" w:type="dxa"/>
            <w:shd w:val="clear" w:color="auto" w:fill="D9F2D0" w:themeFill="accent6" w:themeFillTint="33"/>
            <w:noWrap/>
            <w:hideMark/>
          </w:tcPr>
          <w:p w14:paraId="453161F4" w14:textId="72D096ED" w:rsidR="00D70F6A" w:rsidRDefault="00D70F6A" w:rsidP="00D70F6A">
            <w:pPr>
              <w:rPr>
                <w:rFonts w:eastAsia="Times New Roman"/>
                <w:color w:val="000000" w:themeColor="text1"/>
                <w:lang w:val="en-GB"/>
              </w:rPr>
            </w:pPr>
          </w:p>
        </w:tc>
        <w:tc>
          <w:tcPr>
            <w:tcW w:w="502" w:type="dxa"/>
            <w:shd w:val="clear" w:color="auto" w:fill="D9F2D0" w:themeFill="accent6" w:themeFillTint="33"/>
            <w:noWrap/>
            <w:hideMark/>
          </w:tcPr>
          <w:p w14:paraId="4912CDFF" w14:textId="482FFC13" w:rsidR="00D70F6A" w:rsidRDefault="00095B31" w:rsidP="00D70F6A">
            <w:pPr>
              <w:rPr>
                <w:rFonts w:eastAsia="Times New Roman"/>
                <w:color w:val="000000" w:themeColor="text1"/>
                <w:lang w:val="en-GB"/>
              </w:rPr>
            </w:pPr>
            <w:r>
              <w:rPr>
                <w:rFonts w:eastAsia="Times New Roman"/>
                <w:color w:val="000000" w:themeColor="text1"/>
                <w:lang w:val="en-GB"/>
              </w:rPr>
              <w:t>X</w:t>
            </w:r>
          </w:p>
          <w:p w14:paraId="0A6B3EB3" w14:textId="0FE134F2" w:rsidR="00095B31" w:rsidRDefault="00095B31" w:rsidP="00D70F6A">
            <w:pPr>
              <w:rPr>
                <w:rFonts w:eastAsia="Times New Roman"/>
                <w:color w:val="000000" w:themeColor="text1"/>
                <w:lang w:val="en-GB"/>
              </w:rPr>
            </w:pPr>
          </w:p>
        </w:tc>
        <w:tc>
          <w:tcPr>
            <w:tcW w:w="570" w:type="dxa"/>
            <w:shd w:val="clear" w:color="auto" w:fill="D9F2D0" w:themeFill="accent6" w:themeFillTint="33"/>
            <w:noWrap/>
            <w:hideMark/>
          </w:tcPr>
          <w:p w14:paraId="657CC713" w14:textId="10D212A6" w:rsidR="00D70F6A" w:rsidRDefault="00095B31" w:rsidP="00D70F6A">
            <w:pPr>
              <w:rPr>
                <w:rFonts w:eastAsia="Times New Roman"/>
                <w:color w:val="000000" w:themeColor="text1"/>
                <w:lang w:val="en-GB"/>
              </w:rPr>
            </w:pPr>
            <w:r>
              <w:rPr>
                <w:rFonts w:eastAsia="Times New Roman"/>
                <w:color w:val="000000" w:themeColor="text1"/>
                <w:lang w:val="en-GB"/>
              </w:rPr>
              <w:t>X</w:t>
            </w:r>
          </w:p>
          <w:p w14:paraId="5CC57D4F" w14:textId="075794DD" w:rsidR="00095B31" w:rsidRDefault="00095B31" w:rsidP="00D70F6A">
            <w:pPr>
              <w:rPr>
                <w:rFonts w:eastAsia="Times New Roman"/>
                <w:color w:val="000000" w:themeColor="text1"/>
                <w:lang w:val="en-GB"/>
              </w:rPr>
            </w:pPr>
            <w:r>
              <w:rPr>
                <w:rFonts w:eastAsia="Times New Roman"/>
                <w:color w:val="000000" w:themeColor="text1"/>
                <w:lang w:val="en-GB"/>
              </w:rPr>
              <w:t>X</w:t>
            </w:r>
          </w:p>
          <w:p w14:paraId="79097060" w14:textId="1D2606A3" w:rsidR="00095B31" w:rsidRDefault="00095B31" w:rsidP="00D70F6A">
            <w:pPr>
              <w:rPr>
                <w:rFonts w:eastAsia="Times New Roman"/>
                <w:color w:val="000000" w:themeColor="text1"/>
                <w:lang w:val="en-GB"/>
              </w:rPr>
            </w:pPr>
            <w:r>
              <w:rPr>
                <w:rFonts w:eastAsia="Times New Roman"/>
                <w:color w:val="000000" w:themeColor="text1"/>
                <w:lang w:val="en-GB"/>
              </w:rPr>
              <w:t>X</w:t>
            </w:r>
          </w:p>
        </w:tc>
        <w:tc>
          <w:tcPr>
            <w:tcW w:w="735" w:type="dxa"/>
            <w:shd w:val="clear" w:color="auto" w:fill="D9F2D0" w:themeFill="accent6" w:themeFillTint="33"/>
            <w:noWrap/>
            <w:hideMark/>
          </w:tcPr>
          <w:p w14:paraId="03DA1405" w14:textId="3F746140" w:rsidR="00D70F6A" w:rsidRDefault="00D70F6A" w:rsidP="00D70F6A">
            <w:pPr>
              <w:rPr>
                <w:rFonts w:eastAsia="Times New Roman"/>
                <w:color w:val="000000" w:themeColor="text1"/>
                <w:lang w:val="en-GB"/>
              </w:rPr>
            </w:pPr>
          </w:p>
        </w:tc>
        <w:tc>
          <w:tcPr>
            <w:tcW w:w="2324" w:type="dxa"/>
          </w:tcPr>
          <w:p w14:paraId="5667F21A" w14:textId="50FCF22F" w:rsidR="00D70F6A" w:rsidRPr="008F1D64" w:rsidRDefault="008F1D64" w:rsidP="00D70F6A">
            <w:pPr>
              <w:rPr>
                <w:rFonts w:eastAsia="Times New Roman"/>
                <w:i/>
                <w:iCs/>
                <w:color w:val="000000" w:themeColor="text1"/>
                <w:lang w:val="en-GB"/>
              </w:rPr>
            </w:pPr>
            <w:r w:rsidRPr="008F1D64">
              <w:rPr>
                <w:rFonts w:eastAsia="Times New Roman"/>
                <w:i/>
                <w:iCs/>
                <w:color w:val="000000" w:themeColor="text1"/>
              </w:rPr>
              <w:t>t</w:t>
            </w:r>
            <w:r w:rsidR="000F5D27" w:rsidRPr="008F1D64">
              <w:rPr>
                <w:rFonts w:eastAsia="Times New Roman"/>
                <w:i/>
                <w:iCs/>
                <w:color w:val="000000" w:themeColor="text1"/>
              </w:rPr>
              <w:t>ransformative bet/ quick win</w:t>
            </w:r>
          </w:p>
        </w:tc>
        <w:tc>
          <w:tcPr>
            <w:tcW w:w="4646" w:type="dxa"/>
          </w:tcPr>
          <w:p w14:paraId="4A5C07B6" w14:textId="14DB9BE8" w:rsidR="00D90E25" w:rsidRDefault="0007358A" w:rsidP="00D70F6A">
            <w:pPr>
              <w:rPr>
                <w:rFonts w:eastAsia="Times New Roman"/>
                <w:color w:val="000000" w:themeColor="text1"/>
                <w:lang w:val="en-GB"/>
              </w:rPr>
            </w:pPr>
            <w:r>
              <w:rPr>
                <w:rFonts w:eastAsia="Times New Roman"/>
                <w:color w:val="000000" w:themeColor="text1"/>
                <w:lang w:val="en-GB"/>
              </w:rPr>
              <w:t>This was deemed as a very interesting idea</w:t>
            </w:r>
            <w:r w:rsidR="005A6F7D">
              <w:rPr>
                <w:rFonts w:eastAsia="Times New Roman"/>
                <w:color w:val="000000" w:themeColor="text1"/>
                <w:lang w:val="en-GB"/>
              </w:rPr>
              <w:t xml:space="preserve"> </w:t>
            </w:r>
            <w:r>
              <w:rPr>
                <w:rFonts w:eastAsia="Times New Roman"/>
                <w:color w:val="000000" w:themeColor="text1"/>
                <w:lang w:val="en-GB"/>
              </w:rPr>
              <w:t xml:space="preserve">however </w:t>
            </w:r>
            <w:r w:rsidR="00454F78">
              <w:rPr>
                <w:rFonts w:eastAsia="Times New Roman"/>
                <w:color w:val="000000" w:themeColor="text1"/>
                <w:lang w:val="en-GB"/>
              </w:rPr>
              <w:t xml:space="preserve">a very contested one as well. </w:t>
            </w:r>
            <w:r w:rsidR="00337323">
              <w:rPr>
                <w:rFonts w:eastAsia="Times New Roman"/>
                <w:color w:val="000000" w:themeColor="text1"/>
                <w:lang w:val="en-GB"/>
              </w:rPr>
              <w:t>One of the mayor concerns that was voice</w:t>
            </w:r>
            <w:r w:rsidR="004618BA">
              <w:rPr>
                <w:rFonts w:eastAsia="Times New Roman"/>
                <w:color w:val="000000" w:themeColor="text1"/>
                <w:lang w:val="en-GB"/>
              </w:rPr>
              <w:t>d</w:t>
            </w:r>
            <w:r w:rsidR="00337323">
              <w:rPr>
                <w:rFonts w:eastAsia="Times New Roman"/>
                <w:color w:val="000000" w:themeColor="text1"/>
                <w:lang w:val="en-GB"/>
              </w:rPr>
              <w:t xml:space="preserve">, was that the paragraph also structures </w:t>
            </w:r>
            <w:r w:rsidR="009C08F5">
              <w:rPr>
                <w:rFonts w:eastAsia="Times New Roman"/>
                <w:color w:val="000000" w:themeColor="text1"/>
                <w:lang w:val="en-GB"/>
              </w:rPr>
              <w:t>all sorts of contracting</w:t>
            </w:r>
            <w:r w:rsidR="00F4123E">
              <w:rPr>
                <w:rFonts w:eastAsia="Times New Roman"/>
                <w:color w:val="000000" w:themeColor="text1"/>
                <w:lang w:val="en-GB"/>
              </w:rPr>
              <w:t xml:space="preserve">, e.g. heat contracting that a lot of </w:t>
            </w:r>
            <w:r w:rsidR="005326A2">
              <w:rPr>
                <w:rFonts w:eastAsia="Times New Roman"/>
                <w:color w:val="000000" w:themeColor="text1"/>
                <w:lang w:val="en-GB"/>
              </w:rPr>
              <w:t xml:space="preserve">(private sector) landlords use </w:t>
            </w:r>
            <w:r w:rsidR="00D2211D">
              <w:rPr>
                <w:rFonts w:eastAsia="Times New Roman"/>
                <w:color w:val="000000" w:themeColor="text1"/>
                <w:lang w:val="en-GB"/>
              </w:rPr>
              <w:t xml:space="preserve">100% </w:t>
            </w:r>
            <w:r w:rsidR="00A96E5D">
              <w:rPr>
                <w:rFonts w:eastAsia="Times New Roman"/>
                <w:color w:val="000000" w:themeColor="text1"/>
                <w:lang w:val="en-GB"/>
              </w:rPr>
              <w:t>subsidiary companies</w:t>
            </w:r>
            <w:r w:rsidR="00D2211D">
              <w:rPr>
                <w:rFonts w:eastAsia="Times New Roman"/>
                <w:color w:val="000000" w:themeColor="text1"/>
                <w:lang w:val="en-GB"/>
              </w:rPr>
              <w:t xml:space="preserve"> for to sell heat to their tenants</w:t>
            </w:r>
            <w:r w:rsidR="00150279">
              <w:rPr>
                <w:rFonts w:eastAsia="Times New Roman"/>
                <w:color w:val="000000" w:themeColor="text1"/>
                <w:lang w:val="en-GB"/>
              </w:rPr>
              <w:t xml:space="preserve"> (a lot of potential </w:t>
            </w:r>
            <w:r w:rsidR="00150279">
              <w:rPr>
                <w:rFonts w:eastAsia="Times New Roman"/>
                <w:color w:val="000000" w:themeColor="text1"/>
                <w:lang w:val="en-GB"/>
              </w:rPr>
              <w:lastRenderedPageBreak/>
              <w:t>abuse</w:t>
            </w:r>
            <w:r w:rsidR="00A95F4C">
              <w:rPr>
                <w:rFonts w:eastAsia="Times New Roman"/>
                <w:color w:val="000000" w:themeColor="text1"/>
                <w:lang w:val="en-GB"/>
              </w:rPr>
              <w:t>)</w:t>
            </w:r>
            <w:r w:rsidR="00AD64F7">
              <w:rPr>
                <w:rFonts w:eastAsia="Times New Roman"/>
                <w:color w:val="000000" w:themeColor="text1"/>
                <w:lang w:val="en-GB"/>
              </w:rPr>
              <w:t xml:space="preserve">. </w:t>
            </w:r>
            <w:r w:rsidR="00273ABF">
              <w:rPr>
                <w:rFonts w:eastAsia="Times New Roman"/>
                <w:color w:val="000000" w:themeColor="text1"/>
                <w:lang w:val="en-GB"/>
              </w:rPr>
              <w:t>A</w:t>
            </w:r>
            <w:r w:rsidR="002B04BB">
              <w:rPr>
                <w:rFonts w:eastAsia="Times New Roman"/>
                <w:color w:val="000000" w:themeColor="text1"/>
                <w:lang w:val="en-GB"/>
              </w:rPr>
              <w:t xml:space="preserve"> sustainability </w:t>
            </w:r>
            <w:r w:rsidR="00273ABF">
              <w:rPr>
                <w:rFonts w:eastAsia="Times New Roman"/>
                <w:color w:val="000000" w:themeColor="text1"/>
                <w:lang w:val="en-GB"/>
              </w:rPr>
              <w:t>concern</w:t>
            </w:r>
            <w:r w:rsidR="00DE5F45">
              <w:rPr>
                <w:rFonts w:eastAsia="Times New Roman"/>
                <w:color w:val="000000" w:themeColor="text1"/>
                <w:lang w:val="en-GB"/>
              </w:rPr>
              <w:t xml:space="preserve"> </w:t>
            </w:r>
            <w:r w:rsidR="00161F36">
              <w:rPr>
                <w:rFonts w:eastAsia="Times New Roman"/>
                <w:color w:val="000000" w:themeColor="text1"/>
                <w:lang w:val="en-GB"/>
              </w:rPr>
              <w:t xml:space="preserve">here is that district heating is currently not renewable but </w:t>
            </w:r>
            <w:r w:rsidR="00932B34">
              <w:rPr>
                <w:rFonts w:eastAsia="Times New Roman"/>
                <w:color w:val="000000" w:themeColor="text1"/>
                <w:lang w:val="en-GB"/>
              </w:rPr>
              <w:t>dominated</w:t>
            </w:r>
            <w:r w:rsidR="002B04BB">
              <w:rPr>
                <w:rFonts w:eastAsia="Times New Roman"/>
                <w:color w:val="000000" w:themeColor="text1"/>
                <w:lang w:val="en-GB"/>
              </w:rPr>
              <w:t xml:space="preserve"> to 2/3</w:t>
            </w:r>
            <w:r w:rsidR="00932B34">
              <w:rPr>
                <w:rFonts w:eastAsia="Times New Roman"/>
                <w:color w:val="000000" w:themeColor="text1"/>
                <w:lang w:val="en-GB"/>
              </w:rPr>
              <w:t xml:space="preserve"> by fossil fuels</w:t>
            </w:r>
            <w:r w:rsidR="002B04BB">
              <w:rPr>
                <w:rFonts w:eastAsia="Times New Roman"/>
                <w:color w:val="000000" w:themeColor="text1"/>
                <w:lang w:val="en-GB"/>
              </w:rPr>
              <w:t>, in most cases</w:t>
            </w:r>
            <w:r w:rsidR="00FB457C">
              <w:rPr>
                <w:rFonts w:eastAsia="Times New Roman"/>
                <w:color w:val="000000" w:themeColor="text1"/>
                <w:lang w:val="en-GB"/>
              </w:rPr>
              <w:t xml:space="preserve"> monopolised</w:t>
            </w:r>
            <w:r w:rsidR="002B04BB">
              <w:rPr>
                <w:rFonts w:eastAsia="Times New Roman"/>
                <w:color w:val="000000" w:themeColor="text1"/>
                <w:lang w:val="en-GB"/>
              </w:rPr>
              <w:t xml:space="preserve"> by one energy supplier and that the </w:t>
            </w:r>
            <w:r w:rsidR="002B04BB" w:rsidRPr="002B04BB">
              <w:rPr>
                <w:rFonts w:eastAsia="Times New Roman"/>
                <w:color w:val="000000" w:themeColor="text1"/>
                <w:lang w:val="en-GB"/>
              </w:rPr>
              <w:t>legal framework in the Ordinance on General Conditions for the Supply of District Heating (AVBFernwärmeV) is insufficient</w:t>
            </w:r>
            <w:r w:rsidR="00DF7A90">
              <w:rPr>
                <w:rFonts w:eastAsia="Times New Roman"/>
                <w:color w:val="000000" w:themeColor="text1"/>
                <w:lang w:val="en-GB"/>
              </w:rPr>
              <w:t>, especially in regard to pri</w:t>
            </w:r>
            <w:r w:rsidR="00AE383E">
              <w:rPr>
                <w:rFonts w:eastAsia="Times New Roman"/>
                <w:color w:val="000000" w:themeColor="text1"/>
                <w:lang w:val="en-GB"/>
              </w:rPr>
              <w:t xml:space="preserve">cing transparency and </w:t>
            </w:r>
            <w:r w:rsidR="00682111">
              <w:rPr>
                <w:rFonts w:eastAsia="Times New Roman"/>
                <w:color w:val="000000" w:themeColor="text1"/>
                <w:lang w:val="en-GB"/>
              </w:rPr>
              <w:t xml:space="preserve">control (e.g. </w:t>
            </w:r>
            <w:r w:rsidR="000549ED">
              <w:rPr>
                <w:rFonts w:eastAsia="Times New Roman"/>
                <w:color w:val="000000" w:themeColor="text1"/>
                <w:lang w:val="en-GB"/>
              </w:rPr>
              <w:t>no</w:t>
            </w:r>
            <w:r w:rsidR="00682111">
              <w:rPr>
                <w:rFonts w:eastAsia="Times New Roman"/>
                <w:color w:val="000000" w:themeColor="text1"/>
                <w:lang w:val="en-GB"/>
              </w:rPr>
              <w:t xml:space="preserve"> pric</w:t>
            </w:r>
            <w:r w:rsidR="00523609">
              <w:rPr>
                <w:rFonts w:eastAsia="Times New Roman"/>
                <w:color w:val="000000" w:themeColor="text1"/>
                <w:lang w:val="en-GB"/>
              </w:rPr>
              <w:t>e cap), because currently there exist</w:t>
            </w:r>
            <w:r w:rsidR="00D90E25">
              <w:rPr>
                <w:rFonts w:eastAsia="Times New Roman"/>
                <w:color w:val="000000" w:themeColor="text1"/>
                <w:lang w:val="en-GB"/>
              </w:rPr>
              <w:t xml:space="preserve"> </w:t>
            </w:r>
            <w:r w:rsidR="00D90E25" w:rsidRPr="00D90E25">
              <w:rPr>
                <w:rFonts w:eastAsia="Times New Roman"/>
                <w:color w:val="000000" w:themeColor="text1"/>
                <w:lang w:val="en-GB"/>
              </w:rPr>
              <w:t>options for designing price adjustment clauses</w:t>
            </w:r>
            <w:r w:rsidR="005739AF">
              <w:rPr>
                <w:rFonts w:eastAsia="Times New Roman"/>
                <w:color w:val="000000" w:themeColor="text1"/>
                <w:lang w:val="en-GB"/>
              </w:rPr>
              <w:t xml:space="preserve"> (which at some point were justified as the district heating market needs to take high investments</w:t>
            </w:r>
            <w:r w:rsidR="006C3D71">
              <w:rPr>
                <w:rFonts w:eastAsia="Times New Roman"/>
                <w:color w:val="000000" w:themeColor="text1"/>
                <w:lang w:val="en-GB"/>
              </w:rPr>
              <w:t xml:space="preserve"> and therefore needs planning</w:t>
            </w:r>
            <w:r w:rsidR="00B610C7">
              <w:rPr>
                <w:rFonts w:eastAsia="Times New Roman"/>
                <w:color w:val="000000" w:themeColor="text1"/>
                <w:lang w:val="en-GB"/>
              </w:rPr>
              <w:t xml:space="preserve"> security</w:t>
            </w:r>
            <w:r w:rsidR="00E614D9">
              <w:rPr>
                <w:rFonts w:eastAsia="Times New Roman"/>
                <w:color w:val="000000" w:themeColor="text1"/>
                <w:lang w:val="en-GB"/>
              </w:rPr>
              <w:t>, but they are not at all controlled at the moment).</w:t>
            </w:r>
          </w:p>
          <w:p w14:paraId="37AEF3AB" w14:textId="77777777" w:rsidR="00072691" w:rsidRDefault="00120FD4" w:rsidP="00D70F6A">
            <w:pPr>
              <w:rPr>
                <w:rFonts w:eastAsia="Times New Roman"/>
                <w:color w:val="000000" w:themeColor="text1"/>
                <w:lang w:val="en-GB"/>
              </w:rPr>
            </w:pPr>
            <w:r>
              <w:rPr>
                <w:rFonts w:eastAsia="Times New Roman"/>
                <w:color w:val="000000" w:themeColor="text1"/>
                <w:lang w:val="en-GB"/>
              </w:rPr>
              <w:t xml:space="preserve">Especially the idea of VAT exemption for end consumer was new to participants and deemed very interesting (a similar case has happened for gas supply, which was </w:t>
            </w:r>
            <w:r w:rsidR="0074470B">
              <w:rPr>
                <w:rFonts w:eastAsia="Times New Roman"/>
                <w:color w:val="000000" w:themeColor="text1"/>
                <w:lang w:val="en-GB"/>
              </w:rPr>
              <w:t>criticized</w:t>
            </w:r>
            <w:r>
              <w:rPr>
                <w:rFonts w:eastAsia="Times New Roman"/>
                <w:color w:val="000000" w:themeColor="text1"/>
                <w:lang w:val="en-GB"/>
              </w:rPr>
              <w:t xml:space="preserve"> for ecological reasons but </w:t>
            </w:r>
            <w:r w:rsidR="0074470B">
              <w:rPr>
                <w:rFonts w:eastAsia="Times New Roman"/>
                <w:color w:val="000000" w:themeColor="text1"/>
                <w:lang w:val="en-GB"/>
              </w:rPr>
              <w:t>made a huge price difference for consumers)</w:t>
            </w:r>
            <w:r w:rsidR="00B5360B">
              <w:rPr>
                <w:rFonts w:eastAsia="Times New Roman"/>
                <w:color w:val="000000" w:themeColor="text1"/>
                <w:lang w:val="en-GB"/>
              </w:rPr>
              <w:t>.</w:t>
            </w:r>
            <w:r w:rsidR="00AD4063">
              <w:rPr>
                <w:rFonts w:eastAsia="Times New Roman"/>
                <w:color w:val="000000" w:themeColor="text1"/>
                <w:lang w:val="en-GB"/>
              </w:rPr>
              <w:t xml:space="preserve"> </w:t>
            </w:r>
          </w:p>
          <w:p w14:paraId="0FA52C85" w14:textId="14C159DC" w:rsidR="00AD4063" w:rsidRDefault="00AD4063" w:rsidP="00D70F6A">
            <w:pPr>
              <w:rPr>
                <w:rFonts w:eastAsia="Times New Roman"/>
                <w:color w:val="000000" w:themeColor="text1"/>
                <w:lang w:val="en-GB"/>
              </w:rPr>
            </w:pPr>
            <w:r>
              <w:rPr>
                <w:rFonts w:eastAsia="Times New Roman"/>
                <w:color w:val="000000" w:themeColor="text1"/>
                <w:lang w:val="en-GB"/>
              </w:rPr>
              <w:t>Especially consumer and tenant protection must play a key role to make it a quick win. BEW (</w:t>
            </w:r>
            <w:r w:rsidRPr="00706E2E">
              <w:rPr>
                <w:rFonts w:eastAsia="Times New Roman"/>
                <w:color w:val="000000" w:themeColor="text1"/>
                <w:lang w:val="en-GB"/>
              </w:rPr>
              <w:t>Federal funding for efficient heating networks</w:t>
            </w:r>
            <w:r>
              <w:rPr>
                <w:rFonts w:eastAsia="Times New Roman"/>
                <w:color w:val="000000" w:themeColor="text1"/>
                <w:lang w:val="en-GB"/>
              </w:rPr>
              <w:t xml:space="preserve">) funding scheme has potential to be enlarged and support the change to renewable district heating, which make sense </w:t>
            </w:r>
            <w:r w:rsidR="00702103">
              <w:rPr>
                <w:rFonts w:eastAsia="Times New Roman"/>
                <w:color w:val="000000" w:themeColor="text1"/>
                <w:lang w:val="en-GB"/>
              </w:rPr>
              <w:t xml:space="preserve">to already have a lot of consumers </w:t>
            </w:r>
            <w:r w:rsidR="00D05DC5">
              <w:rPr>
                <w:rFonts w:eastAsia="Times New Roman"/>
                <w:color w:val="000000" w:themeColor="text1"/>
                <w:lang w:val="en-GB"/>
              </w:rPr>
              <w:t xml:space="preserve">connected to the necessary infrastructure, because those that in a few years will still be </w:t>
            </w:r>
            <w:r w:rsidR="00DF6B42">
              <w:rPr>
                <w:rFonts w:eastAsia="Times New Roman"/>
                <w:color w:val="000000" w:themeColor="text1"/>
                <w:lang w:val="en-GB"/>
              </w:rPr>
              <w:t>on the gas</w:t>
            </w:r>
            <w:r w:rsidR="006A6A99">
              <w:rPr>
                <w:rFonts w:eastAsia="Times New Roman"/>
                <w:color w:val="000000" w:themeColor="text1"/>
                <w:lang w:val="en-GB"/>
              </w:rPr>
              <w:t xml:space="preserve"> grid, will have exponential price increases as they need to divide the </w:t>
            </w:r>
            <w:r w:rsidR="00F90537">
              <w:rPr>
                <w:rFonts w:eastAsia="Times New Roman"/>
                <w:color w:val="000000" w:themeColor="text1"/>
                <w:lang w:val="en-GB"/>
              </w:rPr>
              <w:t>grid fees etc. between less people</w:t>
            </w:r>
            <w:r w:rsidR="00F75CD1">
              <w:rPr>
                <w:rFonts w:eastAsia="Times New Roman"/>
                <w:color w:val="000000" w:themeColor="text1"/>
                <w:lang w:val="en-GB"/>
              </w:rPr>
              <w:t xml:space="preserve"> (lock-in)</w:t>
            </w:r>
            <w:r w:rsidR="00E35E68">
              <w:rPr>
                <w:rFonts w:eastAsia="Times New Roman"/>
                <w:color w:val="000000" w:themeColor="text1"/>
                <w:lang w:val="en-GB"/>
              </w:rPr>
              <w:t xml:space="preserve"> – which is maybe more </w:t>
            </w:r>
            <w:r w:rsidR="009B5267">
              <w:rPr>
                <w:rFonts w:eastAsia="Times New Roman"/>
                <w:color w:val="000000" w:themeColor="text1"/>
                <w:lang w:val="en-GB"/>
              </w:rPr>
              <w:t>of a risk that the CO2 prices.</w:t>
            </w:r>
          </w:p>
        </w:tc>
      </w:tr>
      <w:tr w:rsidR="00D70F6A" w:rsidRPr="007511E8" w14:paraId="53E5D217" w14:textId="77777777" w:rsidTr="00867E39">
        <w:trPr>
          <w:trHeight w:val="320"/>
          <w:jc w:val="center"/>
        </w:trPr>
        <w:tc>
          <w:tcPr>
            <w:tcW w:w="2487" w:type="dxa"/>
            <w:noWrap/>
            <w:hideMark/>
          </w:tcPr>
          <w:p w14:paraId="1E0B9F66" w14:textId="4AA94385" w:rsidR="00D70F6A" w:rsidRPr="007511E8" w:rsidRDefault="00D70F6A" w:rsidP="00D70F6A">
            <w:pPr>
              <w:rPr>
                <w:rFonts w:eastAsia="Times New Roman"/>
                <w:color w:val="000000"/>
                <w:lang w:val="en-GB"/>
              </w:rPr>
            </w:pPr>
            <w:r w:rsidRPr="00AC519D">
              <w:rPr>
                <w:sz w:val="21"/>
                <w:szCs w:val="21"/>
                <w:lang w:val="en-US" w:eastAsia="en-GB"/>
              </w:rPr>
              <w:lastRenderedPageBreak/>
              <w:t>Social and financial responsibility – a joint task</w:t>
            </w:r>
          </w:p>
        </w:tc>
        <w:tc>
          <w:tcPr>
            <w:tcW w:w="405" w:type="dxa"/>
            <w:shd w:val="clear" w:color="auto" w:fill="DAE9F7" w:themeFill="text2" w:themeFillTint="1A"/>
            <w:noWrap/>
            <w:hideMark/>
          </w:tcPr>
          <w:p w14:paraId="3EEEBD48" w14:textId="77777777" w:rsidR="00D70F6A" w:rsidRPr="007511E8" w:rsidRDefault="00D70F6A" w:rsidP="00D70F6A">
            <w:pPr>
              <w:rPr>
                <w:rFonts w:eastAsia="Times New Roman"/>
                <w:color w:val="000000"/>
                <w:lang w:val="en-GB"/>
              </w:rPr>
            </w:pPr>
            <w:r w:rsidRPr="007511E8">
              <w:rPr>
                <w:rFonts w:eastAsia="Times New Roman"/>
                <w:color w:val="000000"/>
                <w:lang w:val="en-GB"/>
              </w:rPr>
              <w:t> </w:t>
            </w:r>
          </w:p>
        </w:tc>
        <w:tc>
          <w:tcPr>
            <w:tcW w:w="420" w:type="dxa"/>
            <w:shd w:val="clear" w:color="auto" w:fill="DAE9F7" w:themeFill="text2" w:themeFillTint="1A"/>
            <w:noWrap/>
            <w:hideMark/>
          </w:tcPr>
          <w:p w14:paraId="7CBD621C" w14:textId="5A34BA43" w:rsidR="00D70F6A" w:rsidRDefault="00D70F6A" w:rsidP="00D70F6A">
            <w:pPr>
              <w:rPr>
                <w:rFonts w:eastAsia="Times New Roman"/>
                <w:color w:val="000000"/>
                <w:lang w:val="en-GB"/>
              </w:rPr>
            </w:pPr>
            <w:r w:rsidRPr="007511E8">
              <w:rPr>
                <w:rFonts w:eastAsia="Times New Roman"/>
                <w:color w:val="000000"/>
                <w:lang w:val="en-GB"/>
              </w:rPr>
              <w:t> </w:t>
            </w:r>
            <w:r w:rsidR="009B1FC0">
              <w:rPr>
                <w:rFonts w:eastAsia="Times New Roman"/>
                <w:color w:val="000000"/>
                <w:lang w:val="en-GB"/>
              </w:rPr>
              <w:t>X</w:t>
            </w:r>
          </w:p>
          <w:p w14:paraId="78EC3475" w14:textId="1A628EDF" w:rsidR="009B1FC0" w:rsidRDefault="009B1FC0" w:rsidP="00D70F6A">
            <w:pPr>
              <w:rPr>
                <w:rFonts w:eastAsia="Times New Roman"/>
                <w:color w:val="000000"/>
                <w:lang w:val="en-GB"/>
              </w:rPr>
            </w:pPr>
            <w:r>
              <w:rPr>
                <w:rFonts w:eastAsia="Times New Roman"/>
                <w:color w:val="000000"/>
                <w:lang w:val="en-GB"/>
              </w:rPr>
              <w:t>X</w:t>
            </w:r>
          </w:p>
          <w:p w14:paraId="0C722479" w14:textId="6FD350FA" w:rsidR="009B1FC0" w:rsidRDefault="009B1FC0" w:rsidP="00D70F6A">
            <w:pPr>
              <w:rPr>
                <w:rFonts w:eastAsia="Times New Roman"/>
                <w:color w:val="000000"/>
                <w:lang w:val="en-GB"/>
              </w:rPr>
            </w:pPr>
            <w:r>
              <w:rPr>
                <w:rFonts w:eastAsia="Times New Roman"/>
                <w:color w:val="000000"/>
                <w:lang w:val="en-GB"/>
              </w:rPr>
              <w:t>X</w:t>
            </w:r>
          </w:p>
          <w:p w14:paraId="67E059F5" w14:textId="520FB011" w:rsidR="009B1FC0" w:rsidRPr="007511E8" w:rsidRDefault="009B1FC0" w:rsidP="00D70F6A">
            <w:pPr>
              <w:rPr>
                <w:rFonts w:eastAsia="Times New Roman"/>
                <w:color w:val="000000"/>
                <w:lang w:val="en-GB"/>
              </w:rPr>
            </w:pPr>
          </w:p>
        </w:tc>
        <w:tc>
          <w:tcPr>
            <w:tcW w:w="420" w:type="dxa"/>
            <w:shd w:val="clear" w:color="auto" w:fill="DAE9F7" w:themeFill="text2" w:themeFillTint="1A"/>
            <w:noWrap/>
            <w:hideMark/>
          </w:tcPr>
          <w:p w14:paraId="24E7EDF0" w14:textId="77777777" w:rsidR="00D70F6A" w:rsidRPr="007511E8" w:rsidRDefault="00D70F6A" w:rsidP="00D70F6A">
            <w:pPr>
              <w:rPr>
                <w:rFonts w:eastAsia="Times New Roman"/>
                <w:color w:val="000000"/>
                <w:lang w:val="en-GB"/>
              </w:rPr>
            </w:pPr>
            <w:r w:rsidRPr="007511E8">
              <w:rPr>
                <w:rFonts w:eastAsia="Times New Roman"/>
                <w:color w:val="000000"/>
                <w:lang w:val="en-GB"/>
              </w:rPr>
              <w:t> </w:t>
            </w:r>
          </w:p>
        </w:tc>
        <w:tc>
          <w:tcPr>
            <w:tcW w:w="480" w:type="dxa"/>
            <w:shd w:val="clear" w:color="auto" w:fill="DAE9F7" w:themeFill="text2" w:themeFillTint="1A"/>
            <w:noWrap/>
            <w:hideMark/>
          </w:tcPr>
          <w:p w14:paraId="64D29411" w14:textId="46BC9D9B" w:rsidR="00D70F6A" w:rsidRDefault="00D70F6A" w:rsidP="00D70F6A">
            <w:pPr>
              <w:rPr>
                <w:rFonts w:eastAsia="Times New Roman"/>
                <w:color w:val="000000"/>
                <w:lang w:val="en-GB"/>
              </w:rPr>
            </w:pPr>
            <w:r w:rsidRPr="007511E8">
              <w:rPr>
                <w:rFonts w:eastAsia="Times New Roman"/>
                <w:color w:val="000000"/>
                <w:lang w:val="en-GB"/>
              </w:rPr>
              <w:t> </w:t>
            </w:r>
            <w:r w:rsidR="009B1FC0">
              <w:rPr>
                <w:rFonts w:eastAsia="Times New Roman"/>
                <w:color w:val="000000"/>
                <w:lang w:val="en-GB"/>
              </w:rPr>
              <w:t>X</w:t>
            </w:r>
          </w:p>
          <w:p w14:paraId="709FD32C" w14:textId="18D66D40" w:rsidR="009B1FC0" w:rsidRPr="007511E8" w:rsidRDefault="009B1FC0" w:rsidP="00D70F6A">
            <w:pPr>
              <w:rPr>
                <w:rFonts w:eastAsia="Times New Roman"/>
                <w:color w:val="000000"/>
                <w:lang w:val="en-GB"/>
              </w:rPr>
            </w:pPr>
          </w:p>
        </w:tc>
        <w:tc>
          <w:tcPr>
            <w:tcW w:w="460" w:type="dxa"/>
            <w:shd w:val="clear" w:color="auto" w:fill="DAE9F7" w:themeFill="text2" w:themeFillTint="1A"/>
            <w:noWrap/>
            <w:hideMark/>
          </w:tcPr>
          <w:p w14:paraId="3E7527A9" w14:textId="77777777" w:rsidR="00D70F6A" w:rsidRPr="007511E8" w:rsidRDefault="00D70F6A" w:rsidP="00D70F6A">
            <w:pPr>
              <w:rPr>
                <w:rFonts w:eastAsia="Times New Roman"/>
                <w:color w:val="000000"/>
                <w:lang w:val="en-GB"/>
              </w:rPr>
            </w:pPr>
            <w:r w:rsidRPr="007511E8">
              <w:rPr>
                <w:rFonts w:eastAsia="Times New Roman"/>
                <w:color w:val="000000"/>
                <w:lang w:val="en-GB"/>
              </w:rPr>
              <w:t> </w:t>
            </w:r>
          </w:p>
        </w:tc>
        <w:tc>
          <w:tcPr>
            <w:tcW w:w="495" w:type="dxa"/>
            <w:shd w:val="clear" w:color="auto" w:fill="D9F2D0" w:themeFill="accent6" w:themeFillTint="33"/>
            <w:noWrap/>
            <w:hideMark/>
          </w:tcPr>
          <w:p w14:paraId="2F7F4ECB" w14:textId="77777777" w:rsidR="00D70F6A" w:rsidRPr="007511E8" w:rsidRDefault="00D70F6A" w:rsidP="00D70F6A">
            <w:pPr>
              <w:rPr>
                <w:rFonts w:eastAsia="Times New Roman"/>
                <w:color w:val="000000"/>
                <w:lang w:val="en-GB"/>
              </w:rPr>
            </w:pPr>
            <w:r w:rsidRPr="007511E8">
              <w:rPr>
                <w:rFonts w:eastAsia="Times New Roman"/>
                <w:color w:val="000000"/>
                <w:lang w:val="en-GB"/>
              </w:rPr>
              <w:t> </w:t>
            </w:r>
          </w:p>
        </w:tc>
        <w:tc>
          <w:tcPr>
            <w:tcW w:w="510" w:type="dxa"/>
            <w:shd w:val="clear" w:color="auto" w:fill="D9F2D0" w:themeFill="accent6" w:themeFillTint="33"/>
            <w:noWrap/>
            <w:hideMark/>
          </w:tcPr>
          <w:p w14:paraId="6BEB91E3" w14:textId="4AD4BEDE" w:rsidR="00D70F6A" w:rsidRDefault="00D70F6A" w:rsidP="00D70F6A">
            <w:pPr>
              <w:rPr>
                <w:rFonts w:eastAsia="Times New Roman"/>
                <w:color w:val="000000"/>
                <w:lang w:val="en-GB"/>
              </w:rPr>
            </w:pPr>
            <w:r w:rsidRPr="007511E8">
              <w:rPr>
                <w:rFonts w:eastAsia="Times New Roman"/>
                <w:color w:val="000000"/>
                <w:lang w:val="en-GB"/>
              </w:rPr>
              <w:t> </w:t>
            </w:r>
            <w:r w:rsidR="00AF1389">
              <w:rPr>
                <w:rFonts w:eastAsia="Times New Roman"/>
                <w:color w:val="000000"/>
                <w:lang w:val="en-GB"/>
              </w:rPr>
              <w:t>X</w:t>
            </w:r>
          </w:p>
          <w:p w14:paraId="28557882" w14:textId="0C8494DB" w:rsidR="00AF1389" w:rsidRDefault="00AF1389" w:rsidP="00D70F6A">
            <w:pPr>
              <w:rPr>
                <w:rFonts w:eastAsia="Times New Roman"/>
                <w:color w:val="000000"/>
                <w:lang w:val="en-GB"/>
              </w:rPr>
            </w:pPr>
            <w:r>
              <w:rPr>
                <w:rFonts w:eastAsia="Times New Roman"/>
                <w:color w:val="000000"/>
                <w:lang w:val="en-GB"/>
              </w:rPr>
              <w:t>X</w:t>
            </w:r>
          </w:p>
          <w:p w14:paraId="109D56C1" w14:textId="066C89D0" w:rsidR="00AF1389" w:rsidRDefault="00AF1389" w:rsidP="00D70F6A">
            <w:pPr>
              <w:rPr>
                <w:rFonts w:eastAsia="Times New Roman"/>
                <w:color w:val="000000"/>
                <w:lang w:val="en-GB"/>
              </w:rPr>
            </w:pPr>
            <w:r>
              <w:rPr>
                <w:rFonts w:eastAsia="Times New Roman"/>
                <w:color w:val="000000"/>
                <w:lang w:val="en-GB"/>
              </w:rPr>
              <w:t>X</w:t>
            </w:r>
          </w:p>
          <w:p w14:paraId="41FE97C4" w14:textId="554F45BD" w:rsidR="00AF1389" w:rsidRPr="007511E8" w:rsidRDefault="00AF1389" w:rsidP="00D70F6A">
            <w:pPr>
              <w:rPr>
                <w:rFonts w:eastAsia="Times New Roman"/>
                <w:color w:val="000000"/>
                <w:lang w:val="en-GB"/>
              </w:rPr>
            </w:pPr>
          </w:p>
        </w:tc>
        <w:tc>
          <w:tcPr>
            <w:tcW w:w="502" w:type="dxa"/>
            <w:shd w:val="clear" w:color="auto" w:fill="D9F2D0" w:themeFill="accent6" w:themeFillTint="33"/>
            <w:noWrap/>
            <w:hideMark/>
          </w:tcPr>
          <w:p w14:paraId="592C9B02" w14:textId="7BFBF695" w:rsidR="00D70F6A" w:rsidRDefault="00D70F6A" w:rsidP="00D70F6A">
            <w:pPr>
              <w:rPr>
                <w:rFonts w:eastAsia="Times New Roman"/>
                <w:color w:val="000000"/>
                <w:lang w:val="en-GB"/>
              </w:rPr>
            </w:pPr>
            <w:r w:rsidRPr="007511E8">
              <w:rPr>
                <w:rFonts w:eastAsia="Times New Roman"/>
                <w:color w:val="000000"/>
                <w:lang w:val="en-GB"/>
              </w:rPr>
              <w:t> </w:t>
            </w:r>
            <w:r w:rsidR="00AF1389">
              <w:rPr>
                <w:rFonts w:eastAsia="Times New Roman"/>
                <w:color w:val="000000"/>
                <w:lang w:val="en-GB"/>
              </w:rPr>
              <w:t>X</w:t>
            </w:r>
          </w:p>
          <w:p w14:paraId="5F1101C2" w14:textId="27D1EDF2" w:rsidR="00AF1389" w:rsidRPr="007511E8" w:rsidRDefault="00AF1389" w:rsidP="00D70F6A">
            <w:pPr>
              <w:rPr>
                <w:rFonts w:eastAsia="Times New Roman"/>
                <w:color w:val="000000"/>
                <w:lang w:val="en-GB"/>
              </w:rPr>
            </w:pPr>
          </w:p>
        </w:tc>
        <w:tc>
          <w:tcPr>
            <w:tcW w:w="570" w:type="dxa"/>
            <w:shd w:val="clear" w:color="auto" w:fill="D9F2D0" w:themeFill="accent6" w:themeFillTint="33"/>
            <w:noWrap/>
            <w:hideMark/>
          </w:tcPr>
          <w:p w14:paraId="2A7D5B3A" w14:textId="77777777" w:rsidR="00D70F6A" w:rsidRPr="007511E8" w:rsidRDefault="00D70F6A" w:rsidP="00D70F6A">
            <w:pPr>
              <w:rPr>
                <w:rFonts w:eastAsia="Times New Roman"/>
                <w:color w:val="000000"/>
                <w:lang w:val="en-GB"/>
              </w:rPr>
            </w:pPr>
            <w:r w:rsidRPr="007511E8">
              <w:rPr>
                <w:rFonts w:eastAsia="Times New Roman"/>
                <w:color w:val="000000"/>
                <w:lang w:val="en-GB"/>
              </w:rPr>
              <w:t> </w:t>
            </w:r>
          </w:p>
        </w:tc>
        <w:tc>
          <w:tcPr>
            <w:tcW w:w="735" w:type="dxa"/>
            <w:shd w:val="clear" w:color="auto" w:fill="D9F2D0" w:themeFill="accent6" w:themeFillTint="33"/>
            <w:noWrap/>
            <w:hideMark/>
          </w:tcPr>
          <w:p w14:paraId="26217B31" w14:textId="77777777" w:rsidR="00D70F6A" w:rsidRPr="007511E8" w:rsidRDefault="00D70F6A" w:rsidP="00D70F6A">
            <w:pPr>
              <w:rPr>
                <w:rFonts w:eastAsia="Times New Roman"/>
                <w:color w:val="000000"/>
                <w:lang w:val="en-GB"/>
              </w:rPr>
            </w:pPr>
            <w:r w:rsidRPr="007511E8">
              <w:rPr>
                <w:rFonts w:eastAsia="Times New Roman"/>
                <w:color w:val="000000"/>
                <w:lang w:val="en-GB"/>
              </w:rPr>
              <w:t> </w:t>
            </w:r>
          </w:p>
        </w:tc>
        <w:tc>
          <w:tcPr>
            <w:tcW w:w="2324" w:type="dxa"/>
          </w:tcPr>
          <w:p w14:paraId="6D7FC656" w14:textId="422E2DD8" w:rsidR="00D70F6A" w:rsidRPr="007511E8" w:rsidRDefault="00AF7BAD" w:rsidP="00D70F6A">
            <w:pPr>
              <w:rPr>
                <w:rFonts w:eastAsia="Times New Roman"/>
                <w:color w:val="000000"/>
                <w:lang w:val="en-GB"/>
              </w:rPr>
            </w:pPr>
            <w:r w:rsidRPr="007511E8">
              <w:rPr>
                <w:rStyle w:val="Hervorhebung"/>
                <w:lang w:val="en-GB"/>
              </w:rPr>
              <w:t>non-starter</w:t>
            </w:r>
          </w:p>
        </w:tc>
        <w:tc>
          <w:tcPr>
            <w:tcW w:w="4646" w:type="dxa"/>
          </w:tcPr>
          <w:p w14:paraId="59E8D2A4" w14:textId="687997E6" w:rsidR="00D70F6A" w:rsidRPr="007511E8" w:rsidRDefault="00AB31A2" w:rsidP="00D70F6A">
            <w:pPr>
              <w:rPr>
                <w:rFonts w:eastAsia="Times New Roman"/>
                <w:color w:val="000000"/>
                <w:lang w:val="en-GB"/>
              </w:rPr>
            </w:pPr>
            <w:r>
              <w:rPr>
                <w:rFonts w:eastAsia="Times New Roman"/>
                <w:color w:val="000000"/>
                <w:lang w:val="en-GB"/>
              </w:rPr>
              <w:t>There w</w:t>
            </w:r>
            <w:r w:rsidR="00881C05">
              <w:rPr>
                <w:rFonts w:eastAsia="Times New Roman"/>
                <w:color w:val="000000"/>
                <w:lang w:val="en-GB"/>
              </w:rPr>
              <w:t xml:space="preserve">as the concern shared by participants that this is a hot topic politically and socially and could quickly lead to two separate </w:t>
            </w:r>
            <w:r w:rsidR="00B66788">
              <w:rPr>
                <w:rFonts w:eastAsia="Times New Roman"/>
                <w:color w:val="000000"/>
                <w:lang w:val="en-GB"/>
              </w:rPr>
              <w:t>fractions</w:t>
            </w:r>
            <w:r w:rsidR="00B854B4">
              <w:rPr>
                <w:rFonts w:eastAsia="Times New Roman"/>
                <w:color w:val="000000"/>
                <w:lang w:val="en-GB"/>
              </w:rPr>
              <w:t>. It would be better to implement it through the tax system</w:t>
            </w:r>
            <w:r w:rsidR="005E5D9D">
              <w:rPr>
                <w:rFonts w:eastAsia="Times New Roman"/>
                <w:color w:val="000000"/>
                <w:lang w:val="en-GB"/>
              </w:rPr>
              <w:t>, e.g. through w</w:t>
            </w:r>
            <w:r w:rsidR="005E5D9D" w:rsidRPr="005E5D9D">
              <w:rPr>
                <w:rFonts w:eastAsia="Times New Roman"/>
                <w:color w:val="000000"/>
                <w:lang w:val="en-GB"/>
              </w:rPr>
              <w:t>ealth tax and inheritance tax</w:t>
            </w:r>
            <w:r w:rsidR="00017576">
              <w:rPr>
                <w:rFonts w:eastAsia="Times New Roman"/>
                <w:color w:val="000000"/>
                <w:lang w:val="en-GB"/>
              </w:rPr>
              <w:t xml:space="preserve"> – with the former having more resistance than the latter at the moment</w:t>
            </w:r>
            <w:r w:rsidR="00424A03">
              <w:rPr>
                <w:rFonts w:eastAsia="Times New Roman"/>
                <w:color w:val="000000"/>
                <w:lang w:val="en-GB"/>
              </w:rPr>
              <w:t xml:space="preserve"> – so being more realistic </w:t>
            </w:r>
            <w:r w:rsidR="00A94373">
              <w:rPr>
                <w:rFonts w:eastAsia="Times New Roman"/>
                <w:color w:val="000000"/>
                <w:lang w:val="en-GB"/>
              </w:rPr>
              <w:t>in the upcoming years</w:t>
            </w:r>
            <w:r w:rsidR="005E5D9D">
              <w:rPr>
                <w:rFonts w:eastAsia="Times New Roman"/>
                <w:color w:val="000000"/>
                <w:lang w:val="en-GB"/>
              </w:rPr>
              <w:t>.</w:t>
            </w:r>
            <w:r w:rsidR="003C7BBE">
              <w:rPr>
                <w:rFonts w:eastAsia="Times New Roman"/>
                <w:color w:val="000000"/>
                <w:lang w:val="en-GB"/>
              </w:rPr>
              <w:t xml:space="preserve"> </w:t>
            </w:r>
            <w:r w:rsidR="005E5D9D">
              <w:rPr>
                <w:rFonts w:eastAsia="Times New Roman"/>
                <w:color w:val="000000"/>
                <w:lang w:val="en-GB"/>
              </w:rPr>
              <w:t>T</w:t>
            </w:r>
            <w:r w:rsidR="003C7BBE">
              <w:rPr>
                <w:rFonts w:eastAsia="Times New Roman"/>
                <w:color w:val="000000"/>
                <w:lang w:val="en-GB"/>
              </w:rPr>
              <w:t xml:space="preserve">his would </w:t>
            </w:r>
            <w:r w:rsidR="00920A71">
              <w:rPr>
                <w:rFonts w:eastAsia="Times New Roman"/>
                <w:color w:val="000000"/>
                <w:lang w:val="en-GB"/>
              </w:rPr>
              <w:t>decentre</w:t>
            </w:r>
            <w:r w:rsidR="003C7BBE">
              <w:rPr>
                <w:rFonts w:eastAsia="Times New Roman"/>
                <w:color w:val="000000"/>
                <w:lang w:val="en-GB"/>
              </w:rPr>
              <w:t xml:space="preserve"> the idea of “climate protection as an elite project” as people</w:t>
            </w:r>
            <w:r w:rsidR="00920A71">
              <w:rPr>
                <w:rFonts w:eastAsia="Times New Roman"/>
                <w:color w:val="000000"/>
                <w:lang w:val="en-GB"/>
              </w:rPr>
              <w:t xml:space="preserve"> would be</w:t>
            </w:r>
            <w:r w:rsidR="003C7BBE">
              <w:rPr>
                <w:rFonts w:eastAsia="Times New Roman"/>
                <w:color w:val="000000"/>
                <w:lang w:val="en-GB"/>
              </w:rPr>
              <w:t xml:space="preserve"> proportionally paying for it and </w:t>
            </w:r>
            <w:r w:rsidR="009F588C">
              <w:rPr>
                <w:rFonts w:eastAsia="Times New Roman"/>
                <w:color w:val="000000"/>
                <w:lang w:val="en-GB"/>
              </w:rPr>
              <w:t>people with less financial means will have a chance to participate from the benefits. Especially in terms of</w:t>
            </w:r>
            <w:r w:rsidR="00B34A99">
              <w:rPr>
                <w:rFonts w:eastAsia="Times New Roman"/>
                <w:color w:val="000000"/>
                <w:lang w:val="en-GB"/>
              </w:rPr>
              <w:t xml:space="preserve"> who is paying for the necessary</w:t>
            </w:r>
            <w:r w:rsidR="009F588C">
              <w:rPr>
                <w:rFonts w:eastAsia="Times New Roman"/>
                <w:color w:val="000000"/>
                <w:lang w:val="en-GB"/>
              </w:rPr>
              <w:t xml:space="preserve"> infrastructure, e.g. </w:t>
            </w:r>
            <w:r w:rsidR="00B34A99">
              <w:rPr>
                <w:rFonts w:eastAsia="Times New Roman"/>
                <w:color w:val="000000"/>
                <w:lang w:val="en-GB"/>
              </w:rPr>
              <w:t>heat networks.</w:t>
            </w:r>
            <w:r w:rsidR="00920A71">
              <w:rPr>
                <w:rFonts w:eastAsia="Times New Roman"/>
                <w:color w:val="000000"/>
                <w:lang w:val="en-GB"/>
              </w:rPr>
              <w:t xml:space="preserve"> However, this would be a broader approach to socio-ecological </w:t>
            </w:r>
            <w:r w:rsidR="00510A83">
              <w:rPr>
                <w:rFonts w:eastAsia="Times New Roman"/>
                <w:color w:val="000000"/>
                <w:lang w:val="en-GB"/>
              </w:rPr>
              <w:t>justice not only in the building sector.</w:t>
            </w:r>
            <w:r w:rsidR="00A94373">
              <w:rPr>
                <w:rFonts w:eastAsia="Times New Roman"/>
                <w:color w:val="000000"/>
                <w:lang w:val="en-GB"/>
              </w:rPr>
              <w:t xml:space="preserve"> Participants deemed the idea of a voluntary fund </w:t>
            </w:r>
            <w:r w:rsidR="006756F6">
              <w:rPr>
                <w:rFonts w:eastAsia="Times New Roman"/>
                <w:color w:val="000000"/>
                <w:lang w:val="en-GB"/>
              </w:rPr>
              <w:t>through donations as not target-oriented and also not just.</w:t>
            </w:r>
          </w:p>
        </w:tc>
      </w:tr>
      <w:tr w:rsidR="00D70F6A" w:rsidRPr="00982402" w14:paraId="4B817428" w14:textId="77777777" w:rsidTr="00867E39">
        <w:trPr>
          <w:trHeight w:val="320"/>
          <w:jc w:val="center"/>
        </w:trPr>
        <w:tc>
          <w:tcPr>
            <w:tcW w:w="2487" w:type="dxa"/>
            <w:noWrap/>
          </w:tcPr>
          <w:p w14:paraId="2C7C25AE" w14:textId="405212E3" w:rsidR="00D70F6A" w:rsidRPr="00AC519D" w:rsidRDefault="00D70F6A" w:rsidP="00D70F6A">
            <w:pPr>
              <w:rPr>
                <w:sz w:val="21"/>
                <w:szCs w:val="21"/>
                <w:lang w:val="en-US" w:eastAsia="en-GB"/>
              </w:rPr>
            </w:pPr>
            <w:r w:rsidRPr="001571C0">
              <w:rPr>
                <w:sz w:val="21"/>
                <w:szCs w:val="21"/>
                <w:lang w:val="en-GB" w:eastAsia="en-GB"/>
              </w:rPr>
              <w:t>Educational work on the topic of CO2 levies, etc.</w:t>
            </w:r>
          </w:p>
        </w:tc>
        <w:tc>
          <w:tcPr>
            <w:tcW w:w="405" w:type="dxa"/>
            <w:shd w:val="clear" w:color="auto" w:fill="DAE9F7" w:themeFill="text2" w:themeFillTint="1A"/>
            <w:noWrap/>
          </w:tcPr>
          <w:p w14:paraId="31BE6039" w14:textId="4CF7210B" w:rsidR="00D70F6A" w:rsidRPr="007511E8" w:rsidRDefault="009B1FC0" w:rsidP="00D70F6A">
            <w:pPr>
              <w:rPr>
                <w:rFonts w:eastAsia="Times New Roman"/>
                <w:color w:val="000000"/>
                <w:lang w:val="en-GB"/>
              </w:rPr>
            </w:pPr>
            <w:r>
              <w:rPr>
                <w:rFonts w:eastAsia="Times New Roman"/>
                <w:color w:val="000000"/>
                <w:lang w:val="en-GB"/>
              </w:rPr>
              <w:t>x</w:t>
            </w:r>
          </w:p>
        </w:tc>
        <w:tc>
          <w:tcPr>
            <w:tcW w:w="420" w:type="dxa"/>
            <w:shd w:val="clear" w:color="auto" w:fill="DAE9F7" w:themeFill="text2" w:themeFillTint="1A"/>
            <w:noWrap/>
          </w:tcPr>
          <w:p w14:paraId="5F98C7E2" w14:textId="42237052" w:rsidR="00D70F6A" w:rsidRDefault="009B1FC0" w:rsidP="00D70F6A">
            <w:pPr>
              <w:rPr>
                <w:rFonts w:eastAsia="Times New Roman"/>
                <w:color w:val="000000"/>
                <w:lang w:val="en-GB"/>
              </w:rPr>
            </w:pPr>
            <w:r>
              <w:rPr>
                <w:rFonts w:eastAsia="Times New Roman"/>
                <w:color w:val="000000"/>
                <w:lang w:val="en-GB"/>
              </w:rPr>
              <w:t>X</w:t>
            </w:r>
          </w:p>
          <w:p w14:paraId="32E5672B" w14:textId="7B7132C4" w:rsidR="009B1FC0" w:rsidRDefault="00713BC7" w:rsidP="00D70F6A">
            <w:pPr>
              <w:rPr>
                <w:rFonts w:eastAsia="Times New Roman"/>
                <w:color w:val="000000"/>
                <w:lang w:val="en-GB"/>
              </w:rPr>
            </w:pPr>
            <w:r>
              <w:rPr>
                <w:rFonts w:eastAsia="Times New Roman"/>
                <w:color w:val="000000"/>
                <w:lang w:val="en-GB"/>
              </w:rPr>
              <w:t>X</w:t>
            </w:r>
          </w:p>
          <w:p w14:paraId="6F7E46A4" w14:textId="423235AD" w:rsidR="00713BC7" w:rsidRPr="007511E8" w:rsidRDefault="00713BC7" w:rsidP="00D70F6A">
            <w:pPr>
              <w:rPr>
                <w:rFonts w:eastAsia="Times New Roman"/>
                <w:color w:val="000000"/>
                <w:lang w:val="en-GB"/>
              </w:rPr>
            </w:pPr>
            <w:r>
              <w:rPr>
                <w:rFonts w:eastAsia="Times New Roman"/>
                <w:color w:val="000000"/>
                <w:lang w:val="en-GB"/>
              </w:rPr>
              <w:t>X</w:t>
            </w:r>
          </w:p>
        </w:tc>
        <w:tc>
          <w:tcPr>
            <w:tcW w:w="420" w:type="dxa"/>
            <w:shd w:val="clear" w:color="auto" w:fill="DAE9F7" w:themeFill="text2" w:themeFillTint="1A"/>
            <w:noWrap/>
          </w:tcPr>
          <w:p w14:paraId="5A68FCE9" w14:textId="77777777" w:rsidR="00D70F6A" w:rsidRPr="007511E8" w:rsidRDefault="00D70F6A" w:rsidP="00D70F6A">
            <w:pPr>
              <w:rPr>
                <w:rFonts w:eastAsia="Times New Roman"/>
                <w:color w:val="000000"/>
                <w:lang w:val="en-GB"/>
              </w:rPr>
            </w:pPr>
          </w:p>
        </w:tc>
        <w:tc>
          <w:tcPr>
            <w:tcW w:w="480" w:type="dxa"/>
            <w:shd w:val="clear" w:color="auto" w:fill="DAE9F7" w:themeFill="text2" w:themeFillTint="1A"/>
            <w:noWrap/>
          </w:tcPr>
          <w:p w14:paraId="08BB4FE3" w14:textId="77777777" w:rsidR="00D70F6A" w:rsidRPr="007511E8" w:rsidRDefault="00D70F6A" w:rsidP="00D70F6A">
            <w:pPr>
              <w:rPr>
                <w:rFonts w:eastAsia="Times New Roman"/>
                <w:color w:val="000000"/>
                <w:lang w:val="en-GB"/>
              </w:rPr>
            </w:pPr>
          </w:p>
        </w:tc>
        <w:tc>
          <w:tcPr>
            <w:tcW w:w="460" w:type="dxa"/>
            <w:shd w:val="clear" w:color="auto" w:fill="DAE9F7" w:themeFill="text2" w:themeFillTint="1A"/>
            <w:noWrap/>
          </w:tcPr>
          <w:p w14:paraId="14F477C2" w14:textId="77777777" w:rsidR="00D70F6A" w:rsidRPr="007511E8" w:rsidRDefault="00D70F6A" w:rsidP="00D70F6A">
            <w:pPr>
              <w:rPr>
                <w:rFonts w:eastAsia="Times New Roman"/>
                <w:color w:val="000000"/>
                <w:lang w:val="en-GB"/>
              </w:rPr>
            </w:pPr>
          </w:p>
        </w:tc>
        <w:tc>
          <w:tcPr>
            <w:tcW w:w="495" w:type="dxa"/>
            <w:shd w:val="clear" w:color="auto" w:fill="D9F2D0" w:themeFill="accent6" w:themeFillTint="33"/>
            <w:noWrap/>
          </w:tcPr>
          <w:p w14:paraId="01A2FB1D" w14:textId="77777777" w:rsidR="00D70F6A" w:rsidRPr="007511E8" w:rsidRDefault="00D70F6A" w:rsidP="00D70F6A">
            <w:pPr>
              <w:rPr>
                <w:rFonts w:eastAsia="Times New Roman"/>
                <w:color w:val="000000"/>
                <w:lang w:val="en-GB"/>
              </w:rPr>
            </w:pPr>
          </w:p>
        </w:tc>
        <w:tc>
          <w:tcPr>
            <w:tcW w:w="510" w:type="dxa"/>
            <w:shd w:val="clear" w:color="auto" w:fill="D9F2D0" w:themeFill="accent6" w:themeFillTint="33"/>
            <w:noWrap/>
          </w:tcPr>
          <w:p w14:paraId="32A7E349" w14:textId="1128CC54" w:rsidR="00D70F6A" w:rsidRDefault="00C57AFD" w:rsidP="00D70F6A">
            <w:pPr>
              <w:rPr>
                <w:rFonts w:eastAsia="Times New Roman"/>
                <w:color w:val="000000"/>
                <w:lang w:val="en-GB"/>
              </w:rPr>
            </w:pPr>
            <w:r>
              <w:rPr>
                <w:rFonts w:eastAsia="Times New Roman"/>
                <w:color w:val="000000"/>
                <w:lang w:val="en-GB"/>
              </w:rPr>
              <w:t>X</w:t>
            </w:r>
          </w:p>
          <w:p w14:paraId="2E3FA747" w14:textId="55305B28" w:rsidR="00C57AFD" w:rsidRDefault="00C57AFD" w:rsidP="00D70F6A">
            <w:pPr>
              <w:rPr>
                <w:rFonts w:eastAsia="Times New Roman"/>
                <w:color w:val="000000"/>
                <w:lang w:val="en-GB"/>
              </w:rPr>
            </w:pPr>
            <w:r>
              <w:rPr>
                <w:rFonts w:eastAsia="Times New Roman"/>
                <w:color w:val="000000"/>
                <w:lang w:val="en-GB"/>
              </w:rPr>
              <w:t>X</w:t>
            </w:r>
          </w:p>
          <w:p w14:paraId="64882C66" w14:textId="77777777" w:rsidR="00C57AFD" w:rsidRPr="007511E8" w:rsidRDefault="00C57AFD" w:rsidP="00D70F6A">
            <w:pPr>
              <w:rPr>
                <w:rFonts w:eastAsia="Times New Roman"/>
                <w:color w:val="000000"/>
                <w:lang w:val="en-GB"/>
              </w:rPr>
            </w:pPr>
          </w:p>
        </w:tc>
        <w:tc>
          <w:tcPr>
            <w:tcW w:w="502" w:type="dxa"/>
            <w:shd w:val="clear" w:color="auto" w:fill="D9F2D0" w:themeFill="accent6" w:themeFillTint="33"/>
            <w:noWrap/>
          </w:tcPr>
          <w:p w14:paraId="571C2CFB" w14:textId="77777777" w:rsidR="00D70F6A" w:rsidRPr="007511E8" w:rsidRDefault="00D70F6A" w:rsidP="00D70F6A">
            <w:pPr>
              <w:rPr>
                <w:rFonts w:eastAsia="Times New Roman"/>
                <w:color w:val="000000"/>
                <w:lang w:val="en-GB"/>
              </w:rPr>
            </w:pPr>
          </w:p>
        </w:tc>
        <w:tc>
          <w:tcPr>
            <w:tcW w:w="570" w:type="dxa"/>
            <w:shd w:val="clear" w:color="auto" w:fill="D9F2D0" w:themeFill="accent6" w:themeFillTint="33"/>
            <w:noWrap/>
          </w:tcPr>
          <w:p w14:paraId="62C286DA" w14:textId="604357D1" w:rsidR="00D70F6A" w:rsidRDefault="00C57AFD" w:rsidP="00D70F6A">
            <w:pPr>
              <w:rPr>
                <w:rFonts w:eastAsia="Times New Roman"/>
                <w:color w:val="000000"/>
                <w:lang w:val="en-GB"/>
              </w:rPr>
            </w:pPr>
            <w:r>
              <w:rPr>
                <w:rFonts w:eastAsia="Times New Roman"/>
                <w:color w:val="000000"/>
                <w:lang w:val="en-GB"/>
              </w:rPr>
              <w:t>X</w:t>
            </w:r>
          </w:p>
          <w:p w14:paraId="360C8895" w14:textId="58B7F353" w:rsidR="00C57AFD" w:rsidRDefault="00C57AFD" w:rsidP="00D70F6A">
            <w:pPr>
              <w:rPr>
                <w:rFonts w:eastAsia="Times New Roman"/>
                <w:color w:val="000000"/>
                <w:lang w:val="en-GB"/>
              </w:rPr>
            </w:pPr>
            <w:r>
              <w:rPr>
                <w:rFonts w:eastAsia="Times New Roman"/>
                <w:color w:val="000000"/>
                <w:lang w:val="en-GB"/>
              </w:rPr>
              <w:t>X</w:t>
            </w:r>
          </w:p>
          <w:p w14:paraId="6EF67C03" w14:textId="77777777" w:rsidR="00C57AFD" w:rsidRPr="007511E8" w:rsidRDefault="00C57AFD" w:rsidP="00D70F6A">
            <w:pPr>
              <w:rPr>
                <w:rFonts w:eastAsia="Times New Roman"/>
                <w:color w:val="000000"/>
                <w:lang w:val="en-GB"/>
              </w:rPr>
            </w:pPr>
          </w:p>
        </w:tc>
        <w:tc>
          <w:tcPr>
            <w:tcW w:w="735" w:type="dxa"/>
            <w:shd w:val="clear" w:color="auto" w:fill="D9F2D0" w:themeFill="accent6" w:themeFillTint="33"/>
            <w:noWrap/>
          </w:tcPr>
          <w:p w14:paraId="01006F56" w14:textId="77777777" w:rsidR="00D70F6A" w:rsidRPr="007511E8" w:rsidRDefault="00D70F6A" w:rsidP="00D70F6A">
            <w:pPr>
              <w:rPr>
                <w:rFonts w:eastAsia="Times New Roman"/>
                <w:color w:val="000000"/>
                <w:lang w:val="en-GB"/>
              </w:rPr>
            </w:pPr>
          </w:p>
        </w:tc>
        <w:tc>
          <w:tcPr>
            <w:tcW w:w="2324" w:type="dxa"/>
          </w:tcPr>
          <w:p w14:paraId="08BBED9E" w14:textId="00A19CDA" w:rsidR="00D70F6A" w:rsidRPr="007511E8" w:rsidRDefault="00AF7BAD" w:rsidP="00D70F6A">
            <w:pPr>
              <w:rPr>
                <w:rFonts w:eastAsia="Times New Roman"/>
                <w:color w:val="000000"/>
                <w:lang w:val="en-GB"/>
              </w:rPr>
            </w:pPr>
            <w:r w:rsidRPr="007511E8">
              <w:rPr>
                <w:rStyle w:val="Hervorhebung"/>
                <w:lang w:val="en-GB"/>
              </w:rPr>
              <w:t>non-starter</w:t>
            </w:r>
          </w:p>
        </w:tc>
        <w:tc>
          <w:tcPr>
            <w:tcW w:w="4646" w:type="dxa"/>
          </w:tcPr>
          <w:p w14:paraId="2C9782CB" w14:textId="0EB252DC" w:rsidR="00734393" w:rsidRPr="00982402" w:rsidRDefault="00734393" w:rsidP="00210960">
            <w:pPr>
              <w:rPr>
                <w:rFonts w:eastAsia="Times New Roman"/>
                <w:color w:val="000000"/>
                <w:lang w:val="en-US"/>
              </w:rPr>
            </w:pPr>
            <w:r>
              <w:rPr>
                <w:rFonts w:eastAsia="Times New Roman"/>
                <w:color w:val="000000"/>
                <w:lang w:val="en-US"/>
              </w:rPr>
              <w:t>Basic/small c</w:t>
            </w:r>
            <w:r w:rsidR="00982402">
              <w:rPr>
                <w:rFonts w:eastAsia="Times New Roman"/>
                <w:color w:val="000000"/>
                <w:lang w:val="en-US"/>
              </w:rPr>
              <w:t>ommunication</w:t>
            </w:r>
            <w:r>
              <w:rPr>
                <w:rFonts w:eastAsia="Times New Roman"/>
                <w:color w:val="000000"/>
                <w:lang w:val="en-US"/>
              </w:rPr>
              <w:t xml:space="preserve"> campaigns</w:t>
            </w:r>
            <w:r w:rsidR="00982402">
              <w:rPr>
                <w:rFonts w:eastAsia="Times New Roman"/>
                <w:color w:val="000000"/>
                <w:lang w:val="en-US"/>
              </w:rPr>
              <w:t xml:space="preserve"> oftentimes </w:t>
            </w:r>
            <w:r>
              <w:rPr>
                <w:rFonts w:eastAsia="Times New Roman"/>
                <w:color w:val="000000"/>
                <w:lang w:val="en-US"/>
              </w:rPr>
              <w:t>are</w:t>
            </w:r>
            <w:r w:rsidR="00982402">
              <w:rPr>
                <w:rFonts w:eastAsia="Times New Roman"/>
                <w:color w:val="000000"/>
                <w:lang w:val="en-US"/>
              </w:rPr>
              <w:t xml:space="preserve"> not affective, e.g.:</w:t>
            </w:r>
            <w:r w:rsidR="00195BCD" w:rsidRPr="00982402">
              <w:rPr>
                <w:rFonts w:eastAsia="Times New Roman"/>
                <w:color w:val="000000"/>
                <w:lang w:val="en-US"/>
              </w:rPr>
              <w:t xml:space="preserve"> </w:t>
            </w:r>
            <w:r w:rsidR="00982402" w:rsidRPr="00982402">
              <w:rPr>
                <w:rFonts w:eastAsia="Times New Roman"/>
                <w:color w:val="000000"/>
                <w:lang w:val="en-US"/>
              </w:rPr>
              <w:t>In residential units with gas floor heating, the fee must be paid via the gas supplier, i.e. by the tenants, and the portion to be paid by the landlord must be recovered by the tenants themselves. Several stakeholders did inform tenants about this when the change was made, but many tenants do not recover the money.</w:t>
            </w:r>
            <w:r w:rsidR="00210960">
              <w:rPr>
                <w:rFonts w:eastAsia="Times New Roman"/>
                <w:color w:val="000000"/>
                <w:lang w:val="en-US"/>
              </w:rPr>
              <w:t xml:space="preserve"> </w:t>
            </w:r>
            <w:r>
              <w:rPr>
                <w:rFonts w:eastAsia="Times New Roman"/>
                <w:color w:val="000000"/>
                <w:lang w:val="en-GB"/>
              </w:rPr>
              <w:t xml:space="preserve">Since the topic CO2 levy, as discussed above, was deemed a topic more relevant for social justice, rather than environmental change, participants were hesitant to deem the measure transformative, </w:t>
            </w:r>
            <w:r>
              <w:rPr>
                <w:rFonts w:eastAsia="Times New Roman"/>
                <w:color w:val="000000"/>
                <w:lang w:val="en-GB"/>
              </w:rPr>
              <w:lastRenderedPageBreak/>
              <w:t xml:space="preserve">but rather said it would need a broader approach of informing citizen about the </w:t>
            </w:r>
            <w:r w:rsidR="00E66060">
              <w:rPr>
                <w:rFonts w:eastAsia="Times New Roman"/>
                <w:color w:val="000000"/>
                <w:lang w:val="en-GB"/>
              </w:rPr>
              <w:t>c</w:t>
            </w:r>
            <w:r w:rsidR="00E66060" w:rsidRPr="00E66060">
              <w:rPr>
                <w:rFonts w:eastAsia="Times New Roman"/>
                <w:color w:val="000000"/>
                <w:lang w:val="en-GB"/>
              </w:rPr>
              <w:t>ost-benefit analysis of different heating systems</w:t>
            </w:r>
            <w:r w:rsidR="00EC5BAC">
              <w:rPr>
                <w:rFonts w:eastAsia="Times New Roman"/>
                <w:color w:val="000000"/>
                <w:lang w:val="en-GB"/>
              </w:rPr>
              <w:t xml:space="preserve"> – calculating the rising costs of fossil fuel technologies versus the </w:t>
            </w:r>
            <w:r w:rsidR="008E7E95">
              <w:rPr>
                <w:rFonts w:eastAsia="Times New Roman"/>
                <w:color w:val="000000"/>
                <w:lang w:val="en-GB"/>
              </w:rPr>
              <w:t xml:space="preserve">cost-efficiency of renewables. In the cultural/societal mindset “gas is very affordable”, but this will change in the </w:t>
            </w:r>
            <w:r w:rsidR="00210960">
              <w:rPr>
                <w:rFonts w:eastAsia="Times New Roman"/>
                <w:color w:val="000000"/>
                <w:lang w:val="en-GB"/>
              </w:rPr>
              <w:t>future.</w:t>
            </w:r>
          </w:p>
        </w:tc>
      </w:tr>
    </w:tbl>
    <w:p w14:paraId="32B9A781" w14:textId="0DD2D34D" w:rsidR="00D83E97" w:rsidRPr="007511E8" w:rsidRDefault="00D83E97" w:rsidP="00D83E97">
      <w:pPr>
        <w:pStyle w:val="Beschriftung"/>
        <w:jc w:val="center"/>
        <w:rPr>
          <w:lang w:val="en-GB"/>
        </w:rPr>
      </w:pPr>
      <w:bookmarkStart w:id="11" w:name="_Ref211968518"/>
      <w:r w:rsidRPr="007511E8">
        <w:rPr>
          <w:lang w:val="en-GB"/>
        </w:rPr>
        <w:lastRenderedPageBreak/>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4</w:t>
      </w:r>
      <w:r w:rsidRPr="007511E8">
        <w:rPr>
          <w:noProof/>
          <w:lang w:val="en-GB"/>
        </w:rPr>
        <w:fldChar w:fldCharType="end"/>
      </w:r>
      <w:bookmarkEnd w:id="11"/>
      <w:r w:rsidRPr="007511E8">
        <w:rPr>
          <w:lang w:val="en-GB"/>
        </w:rPr>
        <w:t>: Scoring of policy proposals according to their transformative potential</w:t>
      </w:r>
    </w:p>
    <w:p w14:paraId="175BCFF7" w14:textId="77777777" w:rsidR="00D83E97" w:rsidRPr="007511E8" w:rsidRDefault="00D83E97" w:rsidP="00D83E97">
      <w:pPr>
        <w:rPr>
          <w:lang w:val="en-GB"/>
        </w:rPr>
        <w:sectPr w:rsidR="00D83E97" w:rsidRPr="007511E8" w:rsidSect="00A9689B">
          <w:pgSz w:w="16838" w:h="11906" w:orient="landscape"/>
          <w:pgMar w:top="1196" w:right="1417" w:bottom="1260" w:left="1417" w:header="708" w:footer="708" w:gutter="0"/>
          <w:cols w:space="720"/>
          <w:titlePg/>
          <w:docGrid w:linePitch="299"/>
        </w:sectPr>
      </w:pPr>
    </w:p>
    <w:p w14:paraId="3845F0E0" w14:textId="77777777" w:rsidR="00D83E97" w:rsidRPr="007511E8" w:rsidRDefault="00D83E97" w:rsidP="006317E8">
      <w:pPr>
        <w:pStyle w:val="berschrift1"/>
      </w:pPr>
      <w:r w:rsidRPr="007511E8">
        <w:lastRenderedPageBreak/>
        <w:t>Feedback on the co-creation methodology</w:t>
      </w:r>
    </w:p>
    <w:p w14:paraId="6E36996A" w14:textId="10BB69DE" w:rsidR="00D83E97" w:rsidRPr="007511E8" w:rsidRDefault="00D83E97" w:rsidP="00D83E97">
      <w:pPr>
        <w:rPr>
          <w:lang w:val="en-GB"/>
        </w:rPr>
      </w:pPr>
      <w:r w:rsidRPr="007511E8">
        <w:rPr>
          <w:lang w:val="en-GB"/>
        </w:rPr>
        <w:t>Please reply to the following questions, providing as many details as possible</w:t>
      </w:r>
      <w:r w:rsidR="000573DD" w:rsidRPr="007511E8">
        <w:rPr>
          <w:lang w:val="en-GB"/>
        </w:rPr>
        <w:t xml:space="preserve"> and making references to the specific lab sessions</w:t>
      </w:r>
      <w:r w:rsidRPr="007511E8">
        <w:rPr>
          <w:lang w:val="en-GB"/>
        </w:rPr>
        <w:t>:</w:t>
      </w:r>
    </w:p>
    <w:p w14:paraId="3FA861C2" w14:textId="77777777" w:rsidR="00D83E97" w:rsidRPr="007511E8" w:rsidRDefault="00D83E97" w:rsidP="00D83E97">
      <w:pPr>
        <w:rPr>
          <w:i/>
          <w:iCs/>
          <w:lang w:val="en-GB"/>
        </w:rPr>
      </w:pPr>
      <w:r w:rsidRPr="007511E8">
        <w:rPr>
          <w:i/>
          <w:iCs/>
          <w:lang w:val="en-GB"/>
        </w:rPr>
        <w:t>Regarding stakeholder engagement:</w:t>
      </w:r>
    </w:p>
    <w:p w14:paraId="39BB18AF" w14:textId="77777777" w:rsidR="00D83E97" w:rsidRPr="007511E8" w:rsidRDefault="00D83E97" w:rsidP="009B782A">
      <w:pPr>
        <w:pStyle w:val="Listenabsatz"/>
        <w:numPr>
          <w:ilvl w:val="0"/>
          <w:numId w:val="7"/>
        </w:numPr>
        <w:rPr>
          <w:lang w:val="en-GB"/>
        </w:rPr>
      </w:pPr>
      <w:r w:rsidRPr="007511E8">
        <w:rPr>
          <w:lang w:val="en-GB"/>
        </w:rPr>
        <w:t>What was the most challenging aspects of the labs in terms of stakeholder engagement?</w:t>
      </w:r>
    </w:p>
    <w:p w14:paraId="6253FA8B" w14:textId="66BE053F" w:rsidR="30729F31" w:rsidRDefault="4388CEEC" w:rsidP="009B782A">
      <w:pPr>
        <w:pStyle w:val="Listenabsatz"/>
        <w:numPr>
          <w:ilvl w:val="1"/>
          <w:numId w:val="7"/>
        </w:numPr>
        <w:rPr>
          <w:lang w:val="en-GB"/>
        </w:rPr>
      </w:pPr>
      <w:r w:rsidRPr="5EDD52E0">
        <w:rPr>
          <w:lang w:val="en-GB"/>
        </w:rPr>
        <w:t xml:space="preserve">WECF Germany is based in Munich, not in Berlin. This is challenging against the fact that most of the policy makers </w:t>
      </w:r>
      <w:r w:rsidR="00AE76B2">
        <w:rPr>
          <w:lang w:val="en-GB"/>
        </w:rPr>
        <w:t xml:space="preserve">and national experts </w:t>
      </w:r>
      <w:r w:rsidRPr="5EDD52E0">
        <w:rPr>
          <w:lang w:val="en-GB"/>
        </w:rPr>
        <w:t xml:space="preserve">are situated in Berlin, hence the expertise of for example parliament members </w:t>
      </w:r>
      <w:r w:rsidR="342D0320" w:rsidRPr="5EDD52E0">
        <w:rPr>
          <w:lang w:val="en-GB"/>
        </w:rPr>
        <w:t>or consultants was missed in the in-presence lab</w:t>
      </w:r>
      <w:r w:rsidR="00864BFA">
        <w:rPr>
          <w:lang w:val="en-GB"/>
        </w:rPr>
        <w:t>s as they did not consider it relevant enough to travel to Munich.</w:t>
      </w:r>
    </w:p>
    <w:p w14:paraId="5935BB33" w14:textId="6BD04D4D" w:rsidR="30729F31" w:rsidRDefault="378A39EF" w:rsidP="009B782A">
      <w:pPr>
        <w:pStyle w:val="Listenabsatz"/>
        <w:numPr>
          <w:ilvl w:val="1"/>
          <w:numId w:val="7"/>
        </w:numPr>
        <w:rPr>
          <w:lang w:val="en-GB"/>
        </w:rPr>
      </w:pPr>
      <w:r w:rsidRPr="5EDD52E0">
        <w:rPr>
          <w:lang w:val="en-GB"/>
        </w:rPr>
        <w:t>Furthermore, the experts we had contacted, especially those representing DGs, are already involved in several processes</w:t>
      </w:r>
      <w:r w:rsidR="00E67739">
        <w:rPr>
          <w:lang w:val="en-GB"/>
        </w:rPr>
        <w:t xml:space="preserve"> and were already referencing some </w:t>
      </w:r>
      <w:r w:rsidR="00C40E79">
        <w:rPr>
          <w:lang w:val="en-GB"/>
        </w:rPr>
        <w:t xml:space="preserve">disappointments of climate initiatives not following through with their social </w:t>
      </w:r>
      <w:r w:rsidR="00BF236D">
        <w:rPr>
          <w:lang w:val="en-GB"/>
        </w:rPr>
        <w:t>claims. S</w:t>
      </w:r>
      <w:r w:rsidRPr="5EDD52E0">
        <w:rPr>
          <w:lang w:val="en-GB"/>
        </w:rPr>
        <w:t xml:space="preserve">ome are </w:t>
      </w:r>
      <w:r w:rsidR="00BF236D">
        <w:rPr>
          <w:lang w:val="en-GB"/>
        </w:rPr>
        <w:t xml:space="preserve">constantly </w:t>
      </w:r>
      <w:r w:rsidRPr="5EDD52E0">
        <w:rPr>
          <w:lang w:val="en-GB"/>
        </w:rPr>
        <w:t>overworking or working on voluntary basis</w:t>
      </w:r>
      <w:r w:rsidR="00BF236D">
        <w:rPr>
          <w:lang w:val="en-GB"/>
        </w:rPr>
        <w:t xml:space="preserve"> and for them the </w:t>
      </w:r>
      <w:r w:rsidRPr="000512A3">
        <w:rPr>
          <w:lang w:val="en-GB"/>
        </w:rPr>
        <w:t xml:space="preserve">methods </w:t>
      </w:r>
      <w:r w:rsidR="00BF236D" w:rsidRPr="000512A3">
        <w:rPr>
          <w:lang w:val="en-GB"/>
        </w:rPr>
        <w:t xml:space="preserve">(e.g. the </w:t>
      </w:r>
      <w:r w:rsidR="00225251" w:rsidRPr="000512A3">
        <w:rPr>
          <w:lang w:val="en-GB"/>
        </w:rPr>
        <w:t xml:space="preserve">pentagon) </w:t>
      </w:r>
      <w:r w:rsidRPr="000512A3">
        <w:rPr>
          <w:lang w:val="en-GB"/>
        </w:rPr>
        <w:t>seemed</w:t>
      </w:r>
      <w:r w:rsidRPr="5EDD52E0">
        <w:rPr>
          <w:lang w:val="en-GB"/>
        </w:rPr>
        <w:t xml:space="preserve"> to abs</w:t>
      </w:r>
      <w:r w:rsidR="18580F0F" w:rsidRPr="5EDD52E0">
        <w:rPr>
          <w:lang w:val="en-GB"/>
        </w:rPr>
        <w:t>tract for their daily work and not tangible enough for the</w:t>
      </w:r>
      <w:r w:rsidR="00B20B5A">
        <w:rPr>
          <w:lang w:val="en-GB"/>
        </w:rPr>
        <w:t xml:space="preserve">ir core work </w:t>
      </w:r>
      <w:r w:rsidR="005172DC">
        <w:rPr>
          <w:lang w:val="en-GB"/>
        </w:rPr>
        <w:t>and the</w:t>
      </w:r>
      <w:r w:rsidR="18580F0F" w:rsidRPr="5EDD52E0">
        <w:rPr>
          <w:lang w:val="en-GB"/>
        </w:rPr>
        <w:t xml:space="preserve"> local ground. This was one of the reasons why some of the participants from the first lab did not participate in further sessions. </w:t>
      </w:r>
    </w:p>
    <w:p w14:paraId="0A42F6EE" w14:textId="41011AEB" w:rsidR="00767F5E" w:rsidRDefault="00767F5E" w:rsidP="009B782A">
      <w:pPr>
        <w:pStyle w:val="Listenabsatz"/>
        <w:numPr>
          <w:ilvl w:val="1"/>
          <w:numId w:val="7"/>
        </w:numPr>
        <w:rPr>
          <w:lang w:val="en-GB"/>
        </w:rPr>
      </w:pPr>
      <w:r>
        <w:rPr>
          <w:lang w:val="en-GB"/>
        </w:rPr>
        <w:t xml:space="preserve">Also some participants </w:t>
      </w:r>
      <w:r w:rsidR="002F660D">
        <w:rPr>
          <w:lang w:val="en-GB"/>
        </w:rPr>
        <w:t>in</w:t>
      </w:r>
      <w:r>
        <w:rPr>
          <w:lang w:val="en-GB"/>
        </w:rPr>
        <w:t xml:space="preserve"> the first in presence labs </w:t>
      </w:r>
      <w:r w:rsidR="006C726F">
        <w:rPr>
          <w:lang w:val="en-GB"/>
        </w:rPr>
        <w:t xml:space="preserve">could not fully identify with the target </w:t>
      </w:r>
      <w:r w:rsidR="00972A0F">
        <w:rPr>
          <w:lang w:val="en-GB"/>
        </w:rPr>
        <w:t xml:space="preserve">of the project but instead were looking to </w:t>
      </w:r>
      <w:r w:rsidR="00D1651E">
        <w:rPr>
          <w:lang w:val="en-GB"/>
        </w:rPr>
        <w:t xml:space="preserve">do more </w:t>
      </w:r>
      <w:r w:rsidR="001C12F4">
        <w:rPr>
          <w:lang w:val="en-GB"/>
        </w:rPr>
        <w:t>concrete</w:t>
      </w:r>
      <w:r w:rsidR="00B52F23">
        <w:rPr>
          <w:lang w:val="en-GB"/>
        </w:rPr>
        <w:t xml:space="preserve"> </w:t>
      </w:r>
      <w:r w:rsidR="001C12F4">
        <w:rPr>
          <w:lang w:val="en-GB"/>
        </w:rPr>
        <w:t>advocacy and networking</w:t>
      </w:r>
      <w:r w:rsidR="00675BE7">
        <w:rPr>
          <w:lang w:val="en-GB"/>
        </w:rPr>
        <w:t xml:space="preserve"> and therefore </w:t>
      </w:r>
      <w:r w:rsidR="00740F69">
        <w:rPr>
          <w:lang w:val="en-GB"/>
        </w:rPr>
        <w:t xml:space="preserve">didn’t participate in any further sessions. </w:t>
      </w:r>
    </w:p>
    <w:p w14:paraId="164E5480" w14:textId="77777777" w:rsidR="00B52F23" w:rsidRDefault="00B52F23" w:rsidP="009B782A">
      <w:pPr>
        <w:pStyle w:val="Listenabsatz"/>
        <w:numPr>
          <w:ilvl w:val="1"/>
          <w:numId w:val="7"/>
        </w:numPr>
        <w:rPr>
          <w:lang w:val="en-GB"/>
        </w:rPr>
      </w:pPr>
      <w:r w:rsidRPr="5EDD52E0">
        <w:rPr>
          <w:lang w:val="en-GB"/>
        </w:rPr>
        <w:t xml:space="preserve">Some participants took part in multiple sessions – this was related to the topic of housing/tenancy, since the housing crisis in Munich is quite emergent. It was more challenging to find experts for the energy sector group. </w:t>
      </w:r>
    </w:p>
    <w:p w14:paraId="1EB8200F" w14:textId="73FC8367" w:rsidR="30729F31" w:rsidRDefault="00855859" w:rsidP="009B782A">
      <w:pPr>
        <w:pStyle w:val="Listenabsatz"/>
        <w:numPr>
          <w:ilvl w:val="1"/>
          <w:numId w:val="7"/>
        </w:numPr>
        <w:rPr>
          <w:lang w:val="en-GB"/>
        </w:rPr>
      </w:pPr>
      <w:r>
        <w:rPr>
          <w:lang w:val="en-GB"/>
        </w:rPr>
        <w:t>The interest of s</w:t>
      </w:r>
      <w:r w:rsidR="2B6D26F7" w:rsidRPr="5EDD52E0">
        <w:rPr>
          <w:lang w:val="en-GB"/>
        </w:rPr>
        <w:t>takeholders in online labs</w:t>
      </w:r>
      <w:r w:rsidR="473EC032" w:rsidRPr="5EDD52E0">
        <w:rPr>
          <w:lang w:val="en-GB"/>
        </w:rPr>
        <w:t xml:space="preserve"> was</w:t>
      </w:r>
      <w:r>
        <w:rPr>
          <w:lang w:val="en-GB"/>
        </w:rPr>
        <w:t xml:space="preserve"> more proclaimed, but</w:t>
      </w:r>
      <w:r w:rsidR="473EC032" w:rsidRPr="5EDD52E0">
        <w:rPr>
          <w:lang w:val="en-GB"/>
        </w:rPr>
        <w:t xml:space="preserve"> challenging</w:t>
      </w:r>
      <w:r>
        <w:rPr>
          <w:lang w:val="en-GB"/>
        </w:rPr>
        <w:t xml:space="preserve"> in terms of participation</w:t>
      </w:r>
      <w:r w:rsidR="2B6D26F7" w:rsidRPr="5EDD52E0">
        <w:rPr>
          <w:lang w:val="en-GB"/>
        </w:rPr>
        <w:t xml:space="preserve"> since these were validation sessions and </w:t>
      </w:r>
      <w:r w:rsidR="473EC032" w:rsidRPr="5EDD52E0">
        <w:rPr>
          <w:lang w:val="en-GB"/>
        </w:rPr>
        <w:t>the participants</w:t>
      </w:r>
      <w:r w:rsidR="2B6D26F7" w:rsidRPr="5EDD52E0">
        <w:rPr>
          <w:lang w:val="en-GB"/>
        </w:rPr>
        <w:t xml:space="preserve"> had to work with already existing results</w:t>
      </w:r>
      <w:r w:rsidR="006861AD">
        <w:rPr>
          <w:lang w:val="en-GB"/>
        </w:rPr>
        <w:t xml:space="preserve"> and merely add</w:t>
      </w:r>
      <w:r w:rsidR="2B6D26F7" w:rsidRPr="5EDD52E0">
        <w:rPr>
          <w:lang w:val="en-GB"/>
        </w:rPr>
        <w:t xml:space="preserve"> instead of coming up with </w:t>
      </w:r>
      <w:r w:rsidR="006861AD">
        <w:rPr>
          <w:lang w:val="en-GB"/>
        </w:rPr>
        <w:t>their own ideas</w:t>
      </w:r>
      <w:r w:rsidR="473EC032" w:rsidRPr="5EDD52E0">
        <w:rPr>
          <w:lang w:val="en-GB"/>
        </w:rPr>
        <w:t>. However, WECF has always sent a recap of the previous sessions and other material to prepare the sessions in advance</w:t>
      </w:r>
      <w:r w:rsidR="006861AD">
        <w:rPr>
          <w:lang w:val="en-GB"/>
        </w:rPr>
        <w:t xml:space="preserve"> and given the chance to disagree and formulate new suggestions.</w:t>
      </w:r>
    </w:p>
    <w:p w14:paraId="59AEB6CF" w14:textId="77777777" w:rsidR="00D83E97" w:rsidRPr="007511E8" w:rsidRDefault="00D83E97" w:rsidP="009B782A">
      <w:pPr>
        <w:pStyle w:val="Listenabsatz"/>
        <w:numPr>
          <w:ilvl w:val="0"/>
          <w:numId w:val="7"/>
        </w:numPr>
        <w:rPr>
          <w:lang w:val="en-GB"/>
        </w:rPr>
      </w:pPr>
      <w:r w:rsidRPr="007511E8">
        <w:rPr>
          <w:lang w:val="en-GB"/>
        </w:rPr>
        <w:t>Did your organisation implement any specific incentives for stakeholder engagement?</w:t>
      </w:r>
    </w:p>
    <w:p w14:paraId="42363A15" w14:textId="510CB99D" w:rsidR="776D8D33" w:rsidRDefault="776D8D33" w:rsidP="009B782A">
      <w:pPr>
        <w:pStyle w:val="Listenabsatz"/>
        <w:numPr>
          <w:ilvl w:val="1"/>
          <w:numId w:val="7"/>
        </w:numPr>
        <w:rPr>
          <w:lang w:val="en-GB"/>
        </w:rPr>
      </w:pPr>
      <w:r w:rsidRPr="5EDD52E0">
        <w:rPr>
          <w:lang w:val="en-GB"/>
        </w:rPr>
        <w:t xml:space="preserve">WECF has identified stakeholders in advance by using a stakeholder table and the “snowball </w:t>
      </w:r>
      <w:r w:rsidR="440E0710" w:rsidRPr="5EDD52E0">
        <w:rPr>
          <w:lang w:val="en-GB"/>
        </w:rPr>
        <w:t xml:space="preserve">principle”. So, contacts of contacts were recommended. </w:t>
      </w:r>
    </w:p>
    <w:p w14:paraId="619DBD56" w14:textId="534478EF" w:rsidR="440E0710" w:rsidRDefault="440E0710" w:rsidP="009B782A">
      <w:pPr>
        <w:pStyle w:val="Listenabsatz"/>
        <w:numPr>
          <w:ilvl w:val="1"/>
          <w:numId w:val="7"/>
        </w:numPr>
        <w:rPr>
          <w:lang w:val="en-GB"/>
        </w:rPr>
      </w:pPr>
      <w:r w:rsidRPr="5EDD52E0">
        <w:rPr>
          <w:lang w:val="en-GB"/>
        </w:rPr>
        <w:t xml:space="preserve">Furthermore, WECF employees took part in local events about housing, energy and climate to get in personal contact with stakeholders. </w:t>
      </w:r>
    </w:p>
    <w:p w14:paraId="14DBEF6D" w14:textId="77777777" w:rsidR="00F54FC9" w:rsidRDefault="01761F0C" w:rsidP="009B782A">
      <w:pPr>
        <w:pStyle w:val="Listenabsatz"/>
        <w:numPr>
          <w:ilvl w:val="1"/>
          <w:numId w:val="7"/>
        </w:numPr>
        <w:rPr>
          <w:lang w:val="en-GB"/>
        </w:rPr>
      </w:pPr>
      <w:r w:rsidRPr="5EDD52E0">
        <w:rPr>
          <w:lang w:val="en-GB"/>
        </w:rPr>
        <w:t xml:space="preserve">WECF highlighted the networking opportunities, preparing information and providing free food </w:t>
      </w:r>
      <w:r w:rsidR="00A37E17">
        <w:rPr>
          <w:lang w:val="en-GB"/>
        </w:rPr>
        <w:t xml:space="preserve">and drinks </w:t>
      </w:r>
      <w:r w:rsidRPr="5EDD52E0">
        <w:rPr>
          <w:lang w:val="en-GB"/>
        </w:rPr>
        <w:t xml:space="preserve">after the in-presence workshops. </w:t>
      </w:r>
    </w:p>
    <w:p w14:paraId="38C60326" w14:textId="547CDC13" w:rsidR="01761F0C" w:rsidRPr="00F54FC9" w:rsidRDefault="01761F0C" w:rsidP="009B782A">
      <w:pPr>
        <w:pStyle w:val="Listenabsatz"/>
        <w:numPr>
          <w:ilvl w:val="1"/>
          <w:numId w:val="7"/>
        </w:numPr>
        <w:rPr>
          <w:lang w:val="en-GB"/>
        </w:rPr>
      </w:pPr>
      <w:r w:rsidRPr="00F54FC9">
        <w:rPr>
          <w:lang w:val="en-GB"/>
        </w:rPr>
        <w:t>Also, different social media channels such as LinkedIn and Instagram were used to promote the FITTER-LAB.</w:t>
      </w:r>
    </w:p>
    <w:p w14:paraId="1EA7F6BF" w14:textId="77777777" w:rsidR="00D83E97" w:rsidRPr="007511E8" w:rsidRDefault="00D83E97" w:rsidP="00D83E97">
      <w:pPr>
        <w:rPr>
          <w:i/>
          <w:iCs/>
          <w:lang w:val="en-GB"/>
        </w:rPr>
      </w:pPr>
      <w:r w:rsidRPr="007511E8">
        <w:rPr>
          <w:i/>
          <w:iCs/>
          <w:lang w:val="en-GB"/>
        </w:rPr>
        <w:t>Regarding the methodology of the co-creation path:</w:t>
      </w:r>
    </w:p>
    <w:p w14:paraId="2CB1C52B" w14:textId="65C1BE48" w:rsidR="00D83E97" w:rsidRPr="007511E8" w:rsidRDefault="00D83E97" w:rsidP="009B782A">
      <w:pPr>
        <w:pStyle w:val="Listenabsatz"/>
        <w:numPr>
          <w:ilvl w:val="0"/>
          <w:numId w:val="7"/>
        </w:numPr>
        <w:rPr>
          <w:lang w:val="en-GB"/>
        </w:rPr>
      </w:pPr>
      <w:r w:rsidRPr="007511E8">
        <w:rPr>
          <w:lang w:val="en-GB"/>
        </w:rPr>
        <w:t>According to your perspective, what aspects of the methodology were the most suitable for achieving the expected outcomes?</w:t>
      </w:r>
      <w:r w:rsidR="000573DD" w:rsidRPr="007511E8">
        <w:rPr>
          <w:lang w:val="en-GB"/>
        </w:rPr>
        <w:t xml:space="preserve"> </w:t>
      </w:r>
    </w:p>
    <w:p w14:paraId="31F12C49" w14:textId="5F9C871B" w:rsidR="7AB512E7" w:rsidRDefault="7AB512E7" w:rsidP="009B782A">
      <w:pPr>
        <w:pStyle w:val="Listenabsatz"/>
        <w:numPr>
          <w:ilvl w:val="1"/>
          <w:numId w:val="7"/>
        </w:numPr>
        <w:rPr>
          <w:lang w:val="en-GB"/>
        </w:rPr>
      </w:pPr>
      <w:r w:rsidRPr="5EDD52E0">
        <w:rPr>
          <w:lang w:val="en-GB"/>
        </w:rPr>
        <w:t>Receiving feedback</w:t>
      </w:r>
      <w:r w:rsidR="0033754B">
        <w:rPr>
          <w:lang w:val="en-GB"/>
        </w:rPr>
        <w:t xml:space="preserve"> and criticism</w:t>
      </w:r>
      <w:r w:rsidRPr="5EDD52E0">
        <w:rPr>
          <w:lang w:val="en-GB"/>
        </w:rPr>
        <w:t xml:space="preserve"> on the</w:t>
      </w:r>
      <w:r w:rsidR="0033754B">
        <w:rPr>
          <w:lang w:val="en-GB"/>
        </w:rPr>
        <w:t xml:space="preserve"> future visions and</w:t>
      </w:r>
      <w:r w:rsidRPr="5EDD52E0">
        <w:rPr>
          <w:lang w:val="en-GB"/>
        </w:rPr>
        <w:t xml:space="preserve"> “negative impacts” by the participants was a good kick-start for the discussion and creating the policy factsheets.</w:t>
      </w:r>
    </w:p>
    <w:p w14:paraId="580D0B4E" w14:textId="72C5879A" w:rsidR="472315A1" w:rsidRDefault="472315A1" w:rsidP="009B782A">
      <w:pPr>
        <w:pStyle w:val="Listenabsatz"/>
        <w:numPr>
          <w:ilvl w:val="1"/>
          <w:numId w:val="7"/>
        </w:numPr>
        <w:rPr>
          <w:lang w:val="en-GB"/>
        </w:rPr>
      </w:pPr>
      <w:r w:rsidRPr="5EDD52E0">
        <w:rPr>
          <w:lang w:val="en-GB"/>
        </w:rPr>
        <w:t xml:space="preserve">The policy factsheets were perceived as concrete and </w:t>
      </w:r>
      <w:r w:rsidR="5FCF8929" w:rsidRPr="5EDD52E0">
        <w:rPr>
          <w:lang w:val="en-GB"/>
        </w:rPr>
        <w:t>tangible – participants could engage in t</w:t>
      </w:r>
      <w:r w:rsidR="448E0A57" w:rsidRPr="5EDD52E0">
        <w:rPr>
          <w:lang w:val="en-GB"/>
        </w:rPr>
        <w:t>his task and bring their own wishes and ideas to the table.</w:t>
      </w:r>
    </w:p>
    <w:p w14:paraId="3AE5DCE9" w14:textId="77777777" w:rsidR="00D83E97" w:rsidRPr="007511E8" w:rsidRDefault="00D83E97" w:rsidP="009B782A">
      <w:pPr>
        <w:pStyle w:val="Listenabsatz"/>
        <w:numPr>
          <w:ilvl w:val="0"/>
          <w:numId w:val="7"/>
        </w:numPr>
        <w:rPr>
          <w:sz w:val="24"/>
          <w:szCs w:val="24"/>
          <w:lang w:val="en-GB"/>
        </w:rPr>
      </w:pPr>
      <w:r w:rsidRPr="007511E8">
        <w:rPr>
          <w:lang w:val="en-GB"/>
        </w:rPr>
        <w:lastRenderedPageBreak/>
        <w:t>What was the most challenging aspects of the methodology?</w:t>
      </w:r>
    </w:p>
    <w:p w14:paraId="062F3C8F" w14:textId="4757C96B" w:rsidR="4CCE95DB" w:rsidRDefault="695D67C2" w:rsidP="009B782A">
      <w:pPr>
        <w:pStyle w:val="Listenabsatz"/>
        <w:numPr>
          <w:ilvl w:val="1"/>
          <w:numId w:val="7"/>
        </w:numPr>
        <w:rPr>
          <w:lang w:val="en-GB"/>
        </w:rPr>
      </w:pPr>
      <w:r w:rsidRPr="5EDD52E0">
        <w:rPr>
          <w:lang w:val="en-GB"/>
        </w:rPr>
        <w:t xml:space="preserve">The number of methods </w:t>
      </w:r>
      <w:r w:rsidR="00F32F96">
        <w:rPr>
          <w:lang w:val="en-GB"/>
        </w:rPr>
        <w:t xml:space="preserve">and their </w:t>
      </w:r>
      <w:r w:rsidR="00A935AA">
        <w:rPr>
          <w:lang w:val="en-GB"/>
        </w:rPr>
        <w:t xml:space="preserve">scientific detailed approach </w:t>
      </w:r>
      <w:r w:rsidRPr="5EDD52E0">
        <w:rPr>
          <w:lang w:val="en-GB"/>
        </w:rPr>
        <w:t>was the most challenging aspect</w:t>
      </w:r>
      <w:r w:rsidR="00A935AA">
        <w:rPr>
          <w:lang w:val="en-GB"/>
        </w:rPr>
        <w:t>, jumping from one task to the next</w:t>
      </w:r>
      <w:r w:rsidR="00880584">
        <w:rPr>
          <w:lang w:val="en-GB"/>
        </w:rPr>
        <w:t xml:space="preserve"> – especially with participants with really different backgrounds, perspectives and knowledge levels</w:t>
      </w:r>
      <w:r w:rsidRPr="5EDD52E0">
        <w:rPr>
          <w:lang w:val="en-GB"/>
        </w:rPr>
        <w:t xml:space="preserve">. The policy factsheets were concrete; however, they required </w:t>
      </w:r>
      <w:r w:rsidR="002007FF">
        <w:rPr>
          <w:lang w:val="en-GB"/>
        </w:rPr>
        <w:t xml:space="preserve">extended </w:t>
      </w:r>
      <w:r w:rsidRPr="5EDD52E0">
        <w:rPr>
          <w:lang w:val="en-GB"/>
        </w:rPr>
        <w:t>expertise on legal processes</w:t>
      </w:r>
      <w:r w:rsidR="002007FF">
        <w:rPr>
          <w:lang w:val="en-GB"/>
        </w:rPr>
        <w:t xml:space="preserve"> on national level</w:t>
      </w:r>
      <w:r w:rsidRPr="5EDD52E0">
        <w:rPr>
          <w:lang w:val="en-GB"/>
        </w:rPr>
        <w:t xml:space="preserve"> and on the topics themselves. </w:t>
      </w:r>
      <w:r w:rsidR="4EBD6844" w:rsidRPr="5EDD52E0">
        <w:rPr>
          <w:lang w:val="en-GB"/>
        </w:rPr>
        <w:t>Although WECF has sent material in advance, it was challenging to fill out multiple policy factsheets</w:t>
      </w:r>
      <w:r w:rsidR="005205A6">
        <w:rPr>
          <w:lang w:val="en-GB"/>
        </w:rPr>
        <w:t xml:space="preserve"> in detail and to come to agreements on focus points</w:t>
      </w:r>
      <w:r w:rsidR="4EBD6844" w:rsidRPr="5EDD52E0">
        <w:rPr>
          <w:lang w:val="en-GB"/>
        </w:rPr>
        <w:t xml:space="preserve">. </w:t>
      </w:r>
    </w:p>
    <w:p w14:paraId="407A2053" w14:textId="6D7E74CF" w:rsidR="4EBD6844" w:rsidRDefault="4EBD6844" w:rsidP="009B782A">
      <w:pPr>
        <w:pStyle w:val="Listenabsatz"/>
        <w:numPr>
          <w:ilvl w:val="1"/>
          <w:numId w:val="7"/>
        </w:numPr>
        <w:rPr>
          <w:lang w:val="en-GB"/>
        </w:rPr>
      </w:pPr>
      <w:r w:rsidRPr="5EDD52E0">
        <w:rPr>
          <w:lang w:val="en-GB"/>
        </w:rPr>
        <w:t>Also, the perspective of diverse social groups could not thoroughly be integrated into the policy factsheets due the complexity of the topics</w:t>
      </w:r>
      <w:r w:rsidR="00E51F52">
        <w:rPr>
          <w:lang w:val="en-GB"/>
        </w:rPr>
        <w:t xml:space="preserve"> a</w:t>
      </w:r>
      <w:r w:rsidR="00205DF9">
        <w:rPr>
          <w:lang w:val="en-GB"/>
        </w:rPr>
        <w:t>s</w:t>
      </w:r>
      <w:r w:rsidR="00E51F52">
        <w:rPr>
          <w:lang w:val="en-GB"/>
        </w:rPr>
        <w:t xml:space="preserve"> the focus on the energy and housing sector made the green transition the </w:t>
      </w:r>
      <w:r w:rsidR="00205DF9">
        <w:rPr>
          <w:lang w:val="en-GB"/>
        </w:rPr>
        <w:t>starting point of analysis</w:t>
      </w:r>
      <w:r w:rsidR="00F01ACC">
        <w:rPr>
          <w:lang w:val="en-GB"/>
        </w:rPr>
        <w:t xml:space="preserve"> while social policy experts were less outspoken on climate issues</w:t>
      </w:r>
      <w:r w:rsidR="00205DF9">
        <w:rPr>
          <w:lang w:val="en-GB"/>
        </w:rPr>
        <w:t xml:space="preserve">. Another core weakness of the methodology was the </w:t>
      </w:r>
      <w:r w:rsidR="00662A1C">
        <w:rPr>
          <w:lang w:val="en-GB"/>
        </w:rPr>
        <w:t xml:space="preserve">need for international comparison with a lack of </w:t>
      </w:r>
      <w:r w:rsidR="00C32C6E" w:rsidRPr="00C32C6E">
        <w:rPr>
          <w:lang w:val="en-GB"/>
        </w:rPr>
        <w:t>cultural and geographical adaptation</w:t>
      </w:r>
      <w:r w:rsidR="00C32C6E">
        <w:rPr>
          <w:lang w:val="en-GB"/>
        </w:rPr>
        <w:t xml:space="preserve">. In our case, Germany is a federal republic with a strong </w:t>
      </w:r>
      <w:r w:rsidR="00E071B7">
        <w:rPr>
          <w:lang w:val="en-GB"/>
        </w:rPr>
        <w:t>s</w:t>
      </w:r>
      <w:r w:rsidR="00E071B7" w:rsidRPr="00E071B7">
        <w:rPr>
          <w:lang w:val="en-GB"/>
        </w:rPr>
        <w:t xml:space="preserve">eparation of powers and </w:t>
      </w:r>
      <w:r w:rsidR="00E071B7">
        <w:rPr>
          <w:lang w:val="en-GB"/>
        </w:rPr>
        <w:t xml:space="preserve">distribution of different political tasks to </w:t>
      </w:r>
      <w:r w:rsidR="00D0610D">
        <w:rPr>
          <w:lang w:val="en-GB"/>
        </w:rPr>
        <w:t>different governance levels (national, regional, local/ Bund, Land, Kommune).</w:t>
      </w:r>
    </w:p>
    <w:p w14:paraId="1F58ABC4" w14:textId="206C57FC" w:rsidR="00D83E97" w:rsidRPr="007511E8" w:rsidRDefault="00D83E97" w:rsidP="009B782A">
      <w:pPr>
        <w:pStyle w:val="Listenabsatz"/>
        <w:numPr>
          <w:ilvl w:val="0"/>
          <w:numId w:val="7"/>
        </w:numPr>
        <w:rPr>
          <w:lang w:val="en-GB"/>
        </w:rPr>
      </w:pPr>
      <w:r w:rsidRPr="007511E8">
        <w:rPr>
          <w:lang w:val="en-GB"/>
        </w:rPr>
        <w:t>What aspects could have been improved in the methodology?</w:t>
      </w:r>
    </w:p>
    <w:p w14:paraId="0169AA6D" w14:textId="6DE3B8D7" w:rsidR="368B402B" w:rsidRDefault="113AC717" w:rsidP="009B782A">
      <w:pPr>
        <w:pStyle w:val="Listenabsatz"/>
        <w:numPr>
          <w:ilvl w:val="1"/>
          <w:numId w:val="7"/>
        </w:numPr>
        <w:rPr>
          <w:lang w:val="en-GB"/>
        </w:rPr>
      </w:pPr>
      <w:r w:rsidRPr="5EDD52E0">
        <w:rPr>
          <w:lang w:val="en-GB"/>
        </w:rPr>
        <w:t xml:space="preserve">Bring new aspects to the validation sessions, that experts are not only working with material that has been prepared by others in advance but that they can really comment and change something. The time was too short for explaining the results on one </w:t>
      </w:r>
      <w:r w:rsidR="5A4BF35B" w:rsidRPr="5EDD52E0">
        <w:rPr>
          <w:lang w:val="en-GB"/>
        </w:rPr>
        <w:t xml:space="preserve">hand, and for shaping new ideas on the other. </w:t>
      </w:r>
    </w:p>
    <w:p w14:paraId="613CE30F" w14:textId="6B662A5D" w:rsidR="00D83E97" w:rsidRPr="007511E8" w:rsidRDefault="00D83E97" w:rsidP="009B782A">
      <w:pPr>
        <w:pStyle w:val="Listenabsatz"/>
        <w:numPr>
          <w:ilvl w:val="0"/>
          <w:numId w:val="7"/>
        </w:numPr>
        <w:rPr>
          <w:lang w:val="en-GB"/>
        </w:rPr>
      </w:pPr>
      <w:r w:rsidRPr="007511E8">
        <w:rPr>
          <w:lang w:val="en-GB"/>
        </w:rPr>
        <w:t>Please add any additional comments or suggestions</w:t>
      </w:r>
    </w:p>
    <w:p w14:paraId="3CD8020E" w14:textId="01DCCB23" w:rsidR="7A6E45EC" w:rsidRDefault="7A6E45EC" w:rsidP="009B782A">
      <w:pPr>
        <w:pStyle w:val="Listenabsatz"/>
        <w:numPr>
          <w:ilvl w:val="1"/>
          <w:numId w:val="7"/>
        </w:numPr>
        <w:rPr>
          <w:lang w:val="en-GB"/>
        </w:rPr>
      </w:pPr>
      <w:r w:rsidRPr="5EDD52E0">
        <w:rPr>
          <w:lang w:val="en-GB"/>
        </w:rPr>
        <w:t>Thanks a lot for having prepared all the material and for guiding us! However, WECF would have appreciated</w:t>
      </w:r>
      <w:r w:rsidR="00DA235D">
        <w:rPr>
          <w:lang w:val="en-GB"/>
        </w:rPr>
        <w:t xml:space="preserve"> to contribute to the planning of the methodology as we do have a lot of experience with </w:t>
      </w:r>
      <w:r w:rsidR="00643614">
        <w:rPr>
          <w:lang w:val="en-GB"/>
        </w:rPr>
        <w:t>participation processes. Also m</w:t>
      </w:r>
      <w:r w:rsidRPr="5EDD52E0">
        <w:rPr>
          <w:lang w:val="en-GB"/>
        </w:rPr>
        <w:t>ore flexibility towards changing the methods and adapting it to the national context</w:t>
      </w:r>
      <w:r w:rsidR="00643614">
        <w:rPr>
          <w:lang w:val="en-GB"/>
        </w:rPr>
        <w:t xml:space="preserve"> and priorities of participants</w:t>
      </w:r>
      <w:r w:rsidRPr="5EDD52E0">
        <w:rPr>
          <w:lang w:val="en-GB"/>
        </w:rPr>
        <w:t>. One option is to define a clea</w:t>
      </w:r>
      <w:r w:rsidR="4E3D2405" w:rsidRPr="5EDD52E0">
        <w:rPr>
          <w:lang w:val="en-GB"/>
        </w:rPr>
        <w:t xml:space="preserve">r outcome for all consortium partners (e.g. the policy factsheets) for the whole lab, but that the sessions and methods could be further adapted. </w:t>
      </w:r>
    </w:p>
    <w:p w14:paraId="61F29B1F" w14:textId="77777777" w:rsidR="00D83E97" w:rsidRPr="007511E8" w:rsidRDefault="00D83E97" w:rsidP="00D83E97">
      <w:pPr>
        <w:rPr>
          <w:i/>
          <w:iCs/>
          <w:lang w:val="en-GB"/>
        </w:rPr>
      </w:pPr>
      <w:r w:rsidRPr="007511E8">
        <w:rPr>
          <w:i/>
          <w:iCs/>
          <w:lang w:val="en-GB"/>
        </w:rPr>
        <w:t>Feedback by participants</w:t>
      </w:r>
    </w:p>
    <w:p w14:paraId="3335D140" w14:textId="040733D0" w:rsidR="00D83E97" w:rsidRPr="007511E8" w:rsidRDefault="00D83E97" w:rsidP="009B782A">
      <w:pPr>
        <w:pStyle w:val="Listenabsatz"/>
        <w:numPr>
          <w:ilvl w:val="0"/>
          <w:numId w:val="8"/>
        </w:numPr>
        <w:rPr>
          <w:lang w:val="en-GB"/>
        </w:rPr>
      </w:pPr>
      <w:r w:rsidRPr="007511E8">
        <w:rPr>
          <w:lang w:val="en-GB"/>
        </w:rPr>
        <w:t>What were the most valued aspects by participants in the lab sessions?</w:t>
      </w:r>
      <w:r w:rsidR="000573DD" w:rsidRPr="007511E8">
        <w:rPr>
          <w:lang w:val="en-GB"/>
        </w:rPr>
        <w:t xml:space="preserve"> Make references to the feedback questionnaire.</w:t>
      </w:r>
    </w:p>
    <w:p w14:paraId="1B7901C2" w14:textId="0CB01C94" w:rsidR="008A418A" w:rsidRDefault="0DDA81C3" w:rsidP="5EDD52E0">
      <w:pPr>
        <w:rPr>
          <w:lang w:val="en-GB"/>
        </w:rPr>
      </w:pPr>
      <w:r w:rsidRPr="5EDD52E0">
        <w:rPr>
          <w:lang w:val="en-GB"/>
        </w:rPr>
        <w:t xml:space="preserve">The feedback questionnaire </w:t>
      </w:r>
      <w:r w:rsidR="00CF710E">
        <w:rPr>
          <w:lang w:val="en-GB"/>
        </w:rPr>
        <w:t>was answered by a total of 9 people. I</w:t>
      </w:r>
      <w:r w:rsidR="00B560AE">
        <w:rPr>
          <w:lang w:val="en-GB"/>
        </w:rPr>
        <w:t xml:space="preserve">t </w:t>
      </w:r>
      <w:r w:rsidRPr="5EDD52E0">
        <w:rPr>
          <w:lang w:val="en-GB"/>
        </w:rPr>
        <w:t xml:space="preserve">identified that the participants were mainly </w:t>
      </w:r>
      <w:r w:rsidR="00A8243C">
        <w:rPr>
          <w:lang w:val="en-GB"/>
        </w:rPr>
        <w:t>very</w:t>
      </w:r>
      <w:r w:rsidRPr="5EDD52E0">
        <w:rPr>
          <w:lang w:val="en-GB"/>
        </w:rPr>
        <w:t xml:space="preserve"> satisfied with the content and knowledge they gained, as well as with networking opportunities</w:t>
      </w:r>
      <w:r w:rsidR="005A05F5">
        <w:rPr>
          <w:lang w:val="en-GB"/>
        </w:rPr>
        <w:t xml:space="preserve">. </w:t>
      </w:r>
      <w:r w:rsidR="009158EB">
        <w:rPr>
          <w:lang w:val="en-GB"/>
        </w:rPr>
        <w:t>Overall satisfaction was a bit lower with the methods chosen</w:t>
      </w:r>
      <w:r w:rsidR="00610F30">
        <w:rPr>
          <w:lang w:val="en-GB"/>
        </w:rPr>
        <w:t xml:space="preserve"> </w:t>
      </w:r>
      <w:r w:rsidR="00BA5007">
        <w:rPr>
          <w:lang w:val="en-GB"/>
        </w:rPr>
        <w:t xml:space="preserve">as well as </w:t>
      </w:r>
      <w:r w:rsidR="0014069E">
        <w:rPr>
          <w:lang w:val="en-GB"/>
        </w:rPr>
        <w:t>the perceived relevance for participants’ work.</w:t>
      </w:r>
      <w:r w:rsidR="008A418A" w:rsidRPr="008A418A">
        <w:rPr>
          <w:lang w:val="en-GB"/>
        </w:rPr>
        <w:t xml:space="preserve"> </w:t>
      </w:r>
    </w:p>
    <w:p w14:paraId="10FCE126" w14:textId="362BA4AB" w:rsidR="00BA5007" w:rsidRDefault="008A418A" w:rsidP="5EDD52E0">
      <w:pPr>
        <w:rPr>
          <w:lang w:val="en-GB"/>
        </w:rPr>
      </w:pPr>
      <w:r>
        <w:rPr>
          <w:lang w:val="en-GB"/>
        </w:rPr>
        <w:t xml:space="preserve">Regarding the methodology, participants </w:t>
      </w:r>
      <w:r w:rsidRPr="30D824C8">
        <w:rPr>
          <w:lang w:val="en-GB"/>
        </w:rPr>
        <w:t>appreciated that there was enough room for interaction and participation as well as sharing their opinion about political measures</w:t>
      </w:r>
      <w:r w:rsidR="00CC7A52">
        <w:rPr>
          <w:lang w:val="en-GB"/>
        </w:rPr>
        <w:t xml:space="preserve"> and </w:t>
      </w:r>
      <w:r w:rsidRPr="30D824C8">
        <w:rPr>
          <w:lang w:val="en-GB"/>
        </w:rPr>
        <w:t>instruments</w:t>
      </w:r>
      <w:r w:rsidRPr="1C1F8208">
        <w:rPr>
          <w:lang w:val="en-GB"/>
        </w:rPr>
        <w:t>,</w:t>
      </w:r>
      <w:r>
        <w:rPr>
          <w:lang w:val="en-GB"/>
        </w:rPr>
        <w:t xml:space="preserve"> with single votes expressing the wish for better time management </w:t>
      </w:r>
      <w:r w:rsidRPr="60EF45F3">
        <w:rPr>
          <w:lang w:val="en-GB"/>
        </w:rPr>
        <w:t xml:space="preserve">and </w:t>
      </w:r>
      <w:r>
        <w:rPr>
          <w:lang w:val="en-GB"/>
        </w:rPr>
        <w:t xml:space="preserve">more </w:t>
      </w:r>
      <w:r w:rsidRPr="60EF45F3">
        <w:rPr>
          <w:lang w:val="en-GB"/>
        </w:rPr>
        <w:t>technical support.</w:t>
      </w:r>
    </w:p>
    <w:p w14:paraId="4B2362E9" w14:textId="0D0D9240" w:rsidR="0DDA81C3" w:rsidRDefault="005A05F5" w:rsidP="5EDD52E0">
      <w:pPr>
        <w:rPr>
          <w:lang w:val="en-GB"/>
        </w:rPr>
      </w:pPr>
      <w:r>
        <w:rPr>
          <w:lang w:val="en-GB"/>
        </w:rPr>
        <w:t>The moderation team received very good feedback</w:t>
      </w:r>
      <w:r w:rsidR="00E60EA8">
        <w:rPr>
          <w:lang w:val="en-GB"/>
        </w:rPr>
        <w:t xml:space="preserve">, </w:t>
      </w:r>
      <w:r w:rsidR="001B536A">
        <w:rPr>
          <w:lang w:val="en-GB"/>
        </w:rPr>
        <w:t>declin</w:t>
      </w:r>
      <w:r w:rsidR="00E60EA8">
        <w:rPr>
          <w:lang w:val="en-GB"/>
        </w:rPr>
        <w:t>ing slightly</w:t>
      </w:r>
      <w:r w:rsidR="00303800">
        <w:rPr>
          <w:lang w:val="en-GB"/>
        </w:rPr>
        <w:t xml:space="preserve"> onl</w:t>
      </w:r>
      <w:r w:rsidR="00F022AE">
        <w:rPr>
          <w:lang w:val="en-GB"/>
        </w:rPr>
        <w:t>y</w:t>
      </w:r>
      <w:r w:rsidR="001B536A">
        <w:rPr>
          <w:lang w:val="en-GB"/>
        </w:rPr>
        <w:t xml:space="preserve"> </w:t>
      </w:r>
      <w:r w:rsidR="001842AD">
        <w:rPr>
          <w:lang w:val="en-GB"/>
        </w:rPr>
        <w:t>concerning</w:t>
      </w:r>
      <w:r w:rsidR="00610F30">
        <w:rPr>
          <w:lang w:val="en-GB"/>
        </w:rPr>
        <w:t xml:space="preserve"> </w:t>
      </w:r>
      <w:r w:rsidR="00627802">
        <w:rPr>
          <w:lang w:val="en-GB"/>
        </w:rPr>
        <w:t xml:space="preserve">thematic </w:t>
      </w:r>
      <w:r w:rsidR="00610F30">
        <w:rPr>
          <w:lang w:val="en-GB"/>
        </w:rPr>
        <w:t>knowledge</w:t>
      </w:r>
      <w:r w:rsidR="00627802">
        <w:rPr>
          <w:lang w:val="en-GB"/>
        </w:rPr>
        <w:t xml:space="preserve"> of the moderation team.</w:t>
      </w:r>
      <w:r w:rsidR="00610F30">
        <w:rPr>
          <w:lang w:val="en-GB"/>
        </w:rPr>
        <w:t xml:space="preserve"> </w:t>
      </w:r>
    </w:p>
    <w:p w14:paraId="263AAC12" w14:textId="4EAF1994" w:rsidR="001D1A1B" w:rsidRDefault="001D1A1B" w:rsidP="5EDD52E0">
      <w:pPr>
        <w:rPr>
          <w:lang w:val="en-GB"/>
        </w:rPr>
      </w:pPr>
      <w:r>
        <w:rPr>
          <w:lang w:val="en-GB"/>
        </w:rPr>
        <w:t xml:space="preserve">Furthermore, </w:t>
      </w:r>
      <w:r w:rsidR="00BF3581">
        <w:rPr>
          <w:lang w:val="en-GB"/>
        </w:rPr>
        <w:t>t</w:t>
      </w:r>
      <w:r>
        <w:rPr>
          <w:lang w:val="en-GB"/>
        </w:rPr>
        <w:t xml:space="preserve">he feedback survey showed that </w:t>
      </w:r>
      <w:r w:rsidR="00D54E0E">
        <w:rPr>
          <w:lang w:val="en-GB"/>
        </w:rPr>
        <w:t>the</w:t>
      </w:r>
      <w:r w:rsidR="007D3312">
        <w:rPr>
          <w:lang w:val="en-GB"/>
        </w:rPr>
        <w:t xml:space="preserve"> large</w:t>
      </w:r>
      <w:r w:rsidR="00D54E0E">
        <w:rPr>
          <w:lang w:val="en-GB"/>
        </w:rPr>
        <w:t xml:space="preserve"> majority </w:t>
      </w:r>
      <w:r>
        <w:rPr>
          <w:lang w:val="en-GB"/>
        </w:rPr>
        <w:t>of the labs’ participants had not been</w:t>
      </w:r>
      <w:r w:rsidR="00292D8A">
        <w:rPr>
          <w:lang w:val="en-GB"/>
        </w:rPr>
        <w:t xml:space="preserve"> participating in other FITTER-EU </w:t>
      </w:r>
      <w:r w:rsidR="00D74D19">
        <w:rPr>
          <w:lang w:val="en-GB"/>
        </w:rPr>
        <w:t>activities</w:t>
      </w:r>
      <w:r w:rsidR="00292D8A">
        <w:rPr>
          <w:lang w:val="en-GB"/>
        </w:rPr>
        <w:t xml:space="preserve"> nor were</w:t>
      </w:r>
      <w:r w:rsidR="00076A28">
        <w:rPr>
          <w:lang w:val="en-GB"/>
        </w:rPr>
        <w:t xml:space="preserve"> they</w:t>
      </w:r>
      <w:r>
        <w:rPr>
          <w:lang w:val="en-GB"/>
        </w:rPr>
        <w:t xml:space="preserve"> familiar </w:t>
      </w:r>
      <w:r w:rsidR="00292D8A">
        <w:rPr>
          <w:lang w:val="en-GB"/>
        </w:rPr>
        <w:t>with the C</w:t>
      </w:r>
      <w:r w:rsidR="00D74D19">
        <w:rPr>
          <w:lang w:val="en-GB"/>
        </w:rPr>
        <w:t xml:space="preserve">CGS. </w:t>
      </w:r>
    </w:p>
    <w:p w14:paraId="08C38DC1" w14:textId="27815AC3" w:rsidR="4AF3A035" w:rsidRDefault="4AF3A035" w:rsidP="5EDD52E0"/>
    <w:p w14:paraId="21E346E0" w14:textId="2A949EDB" w:rsidR="00540359" w:rsidRPr="00540359" w:rsidRDefault="00540359" w:rsidP="00C87015">
      <w:pPr>
        <w:rPr>
          <w:b/>
          <w:lang w:val="en-US"/>
        </w:rPr>
      </w:pPr>
      <w:r w:rsidRPr="7A0D34BA">
        <w:rPr>
          <w:b/>
          <w:lang w:val="en-US"/>
        </w:rPr>
        <w:lastRenderedPageBreak/>
        <w:t>Additional feedback</w:t>
      </w:r>
      <w:r w:rsidR="00CB0150">
        <w:rPr>
          <w:b/>
          <w:lang w:val="en-US"/>
        </w:rPr>
        <w:t xml:space="preserve"> from WECF</w:t>
      </w:r>
    </w:p>
    <w:p w14:paraId="399963C2" w14:textId="4F781B27" w:rsidR="001E721D" w:rsidRPr="007511E8" w:rsidRDefault="001E721D" w:rsidP="001E721D">
      <w:pPr>
        <w:rPr>
          <w:lang w:val="en-GB"/>
        </w:rPr>
      </w:pPr>
      <w:r>
        <w:t xml:space="preserve">There exists a broader discrepancy between FITTER-EU labs methodology and objectives and German federalism: According to the German constitution, many legislative decision-making processes are located and oftentimes financed on state level e.g. spatial planning and zoning and essential (social) services. This oftentimes complex cooperation between decision making levels was difficult to match with the national focus of the FITTER-EU labs and also presented further difficulties for participants to consider when formulating policy proposals. Furthermore, the focus on national levels led to difficulties in considering those topics regulated primarily on state and municipal level, such as refugees and social housing. Some participants had already been working on </w:t>
      </w:r>
      <w:r w:rsidR="00AB38B3">
        <w:t>different governance</w:t>
      </w:r>
      <w:r>
        <w:t xml:space="preserve"> level recommendations, addressing this complexity, e.g. </w:t>
      </w:r>
      <w:hyperlink r:id="rId22" w:history="1">
        <w:r w:rsidRPr="007E16D2">
          <w:rPr>
            <w:rStyle w:val="Hyperlink"/>
          </w:rPr>
          <w:t>here</w:t>
        </w:r>
      </w:hyperlink>
      <w:r>
        <w:t xml:space="preserve">. </w:t>
      </w:r>
    </w:p>
    <w:p w14:paraId="5B2C07FF" w14:textId="58925BBB" w:rsidR="006E3D71" w:rsidRPr="008C1E95" w:rsidRDefault="00580BEA" w:rsidP="006E3D71">
      <w:pPr>
        <w:spacing w:after="0"/>
        <w:rPr>
          <w:rFonts w:eastAsia="Times New Roman"/>
          <w:color w:val="000000" w:themeColor="text1"/>
          <w:lang w:val="en-US"/>
        </w:rPr>
      </w:pPr>
      <w:r>
        <w:rPr>
          <w:lang w:val="en-GB"/>
        </w:rPr>
        <w:t>To elaborate th</w:t>
      </w:r>
      <w:r w:rsidR="00450EFB">
        <w:rPr>
          <w:lang w:val="en-GB"/>
        </w:rPr>
        <w:t>e situation of refugees</w:t>
      </w:r>
      <w:r w:rsidR="00300388">
        <w:rPr>
          <w:lang w:val="en-GB"/>
        </w:rPr>
        <w:t xml:space="preserve"> as an often overlooked group</w:t>
      </w:r>
      <w:r w:rsidR="00450EFB">
        <w:rPr>
          <w:lang w:val="en-GB"/>
        </w:rPr>
        <w:t xml:space="preserve"> further</w:t>
      </w:r>
      <w:r w:rsidR="00652C5D">
        <w:rPr>
          <w:lang w:val="en-GB"/>
        </w:rPr>
        <w:t xml:space="preserve"> (</w:t>
      </w:r>
      <w:r w:rsidR="00450EFB">
        <w:rPr>
          <w:lang w:val="en-GB"/>
        </w:rPr>
        <w:t xml:space="preserve">as we were not satisfied with the results of the policy recommendations </w:t>
      </w:r>
      <w:r w:rsidR="00C957F2">
        <w:rPr>
          <w:lang w:val="en-GB"/>
        </w:rPr>
        <w:t xml:space="preserve">not including </w:t>
      </w:r>
      <w:r w:rsidR="00450EFB">
        <w:rPr>
          <w:lang w:val="en-GB"/>
        </w:rPr>
        <w:t>this target group</w:t>
      </w:r>
      <w:r w:rsidR="00652C5D">
        <w:rPr>
          <w:lang w:val="en-GB"/>
        </w:rPr>
        <w:t>)</w:t>
      </w:r>
      <w:r>
        <w:rPr>
          <w:lang w:val="en-GB"/>
        </w:rPr>
        <w:t xml:space="preserve"> we have talked to one partic</w:t>
      </w:r>
      <w:r w:rsidR="00CC6927">
        <w:rPr>
          <w:lang w:val="en-GB"/>
        </w:rPr>
        <w:t xml:space="preserve">ipant separately on the situations of refugees and housing in Munich. She </w:t>
      </w:r>
      <w:r w:rsidR="00341777">
        <w:rPr>
          <w:lang w:val="en-GB"/>
        </w:rPr>
        <w:t xml:space="preserve">explained that </w:t>
      </w:r>
      <w:r w:rsidR="00F83B26" w:rsidRPr="7A0D34BA">
        <w:rPr>
          <w:lang w:val="en-US"/>
        </w:rPr>
        <w:t>refugees</w:t>
      </w:r>
      <w:r w:rsidR="00C87015" w:rsidRPr="7A0D34BA">
        <w:rPr>
          <w:lang w:val="en-US"/>
        </w:rPr>
        <w:t xml:space="preserve"> face a lot of challenges before even having a place to (semi-) permanently live in German that is not a non-permanent accommodation. This situation is managed on the municipal level and depends on the rules of the municipality. When the administration decides you are eligible for an apartment you will get a</w:t>
      </w:r>
      <w:r w:rsidR="00F34ADD">
        <w:rPr>
          <w:lang w:val="en-US"/>
        </w:rPr>
        <w:t xml:space="preserve"> so-called</w:t>
      </w:r>
      <w:r w:rsidR="00C87015" w:rsidRPr="7A0D34BA">
        <w:rPr>
          <w:lang w:val="en-US"/>
        </w:rPr>
        <w:t xml:space="preserve"> </w:t>
      </w:r>
      <w:r w:rsidR="00F34ADD">
        <w:rPr>
          <w:lang w:val="en-US"/>
        </w:rPr>
        <w:t>“</w:t>
      </w:r>
      <w:r w:rsidR="00C87015" w:rsidRPr="7A0D34BA">
        <w:rPr>
          <w:lang w:val="en-US"/>
        </w:rPr>
        <w:t>KP Schein</w:t>
      </w:r>
      <w:r w:rsidR="00F34ADD">
        <w:rPr>
          <w:lang w:val="en-US"/>
        </w:rPr>
        <w:t>” (a</w:t>
      </w:r>
      <w:r w:rsidR="00AD270C">
        <w:rPr>
          <w:lang w:val="en-US"/>
        </w:rPr>
        <w:t>n official note)</w:t>
      </w:r>
      <w:r w:rsidR="00C87015" w:rsidRPr="7A0D34BA">
        <w:rPr>
          <w:lang w:val="en-US"/>
        </w:rPr>
        <w:t xml:space="preserve"> that details how many m² the flat can have, how much it can cost, how many people are allowed to live there. With that you can a) look for an apartment on the rental market, but are not allowed to sign the contract yourself but file an application with the administration that can take up to 6 months to be administered - a time span no landlord is waiting for. Your other chance is b) to apply for the list of social housing units through a digital platform that asked for a lot of details of private information and is not made to be used via phones but PC</w:t>
      </w:r>
      <w:r w:rsidR="000F49E1">
        <w:rPr>
          <w:lang w:val="en-US"/>
        </w:rPr>
        <w:t xml:space="preserve"> – that is often not available for refugees being new in Germany</w:t>
      </w:r>
      <w:r w:rsidR="00C87015" w:rsidRPr="7A0D34BA">
        <w:rPr>
          <w:lang w:val="en-US"/>
        </w:rPr>
        <w:t>. Depending on your characteristics (dis-ability, time waited, homelessness) you get points that determine you</w:t>
      </w:r>
      <w:r w:rsidR="00B60A38" w:rsidRPr="7A0D34BA">
        <w:rPr>
          <w:lang w:val="en-US"/>
        </w:rPr>
        <w:t>r</w:t>
      </w:r>
      <w:r w:rsidR="00C87015" w:rsidRPr="7A0D34BA">
        <w:rPr>
          <w:lang w:val="en-US"/>
        </w:rPr>
        <w:t xml:space="preserve"> chances to be chosen. But since there is the overall process of privatization of social housing - them being not owned by the city or county itself but by private or cooperative owners - there is a decrease in units and the condition of the existing buildings is in a very bad state and mostly in outside areas, isolated from the urban centers of the municipalities. Representatives of refugees have reported to us that energy efficiency is of course also a concern but mainly basic safety and health rules are not adhered to (fire alarms, rats, mold) and often justified with racist arguments saying that "these people are not able to take care of the houses anyway, so </w:t>
      </w:r>
      <w:r w:rsidR="00636122" w:rsidRPr="7A0D34BA">
        <w:rPr>
          <w:lang w:val="en-US"/>
        </w:rPr>
        <w:t>landlords</w:t>
      </w:r>
      <w:r w:rsidR="00C87015" w:rsidRPr="7A0D34BA">
        <w:rPr>
          <w:lang w:val="en-US"/>
        </w:rPr>
        <w:t xml:space="preserve"> do not bother</w:t>
      </w:r>
      <w:r w:rsidR="00636122" w:rsidRPr="7A0D34BA">
        <w:rPr>
          <w:lang w:val="en-US"/>
        </w:rPr>
        <w:t xml:space="preserve"> to renovate them for them</w:t>
      </w:r>
      <w:r w:rsidR="00C87015" w:rsidRPr="7A0D34BA">
        <w:rPr>
          <w:lang w:val="en-US"/>
        </w:rPr>
        <w:t>"</w:t>
      </w:r>
      <w:r w:rsidR="000106FE">
        <w:rPr>
          <w:lang w:val="en-US"/>
        </w:rPr>
        <w:t xml:space="preserve">. </w:t>
      </w:r>
      <w:r w:rsidR="008F3B5B">
        <w:rPr>
          <w:lang w:val="en-US"/>
        </w:rPr>
        <w:t>As mentioned in the feedback from participants in the last online workshop, incentives to renovate the social housing stock can legally not be done through the BEG programme, as this is state funded and social housing is a regional</w:t>
      </w:r>
      <w:r w:rsidR="00760F29">
        <w:rPr>
          <w:lang w:val="en-US"/>
        </w:rPr>
        <w:t xml:space="preserve"> (Länder)</w:t>
      </w:r>
      <w:r w:rsidR="008F3B5B">
        <w:rPr>
          <w:lang w:val="en-US"/>
        </w:rPr>
        <w:t xml:space="preserve"> responsibility. However, the</w:t>
      </w:r>
      <w:r w:rsidR="001356D9">
        <w:rPr>
          <w:lang w:val="en-US"/>
        </w:rPr>
        <w:t>re are ideas that could include the national level as for example the</w:t>
      </w:r>
      <w:r w:rsidR="008F3B5B">
        <w:rPr>
          <w:lang w:val="en-US"/>
        </w:rPr>
        <w:t xml:space="preserve"> state could increase the budget for</w:t>
      </w:r>
      <w:r w:rsidR="001356D9">
        <w:rPr>
          <w:lang w:val="en-US"/>
        </w:rPr>
        <w:t xml:space="preserve"> social housing in</w:t>
      </w:r>
      <w:r w:rsidR="008F3B5B">
        <w:rPr>
          <w:lang w:val="en-US"/>
        </w:rPr>
        <w:t xml:space="preserve"> the regions to </w:t>
      </w:r>
      <w:r w:rsidR="006E3D71">
        <w:rPr>
          <w:lang w:val="en-US"/>
        </w:rPr>
        <w:t xml:space="preserve">give them the opportunities to e.g. establish their own funding programme for </w:t>
      </w:r>
      <w:r w:rsidR="006E3D71" w:rsidRPr="008C1E95">
        <w:rPr>
          <w:rFonts w:eastAsia="Times New Roman"/>
          <w:color w:val="000000" w:themeColor="text1"/>
          <w:lang w:val="en-US"/>
        </w:rPr>
        <w:t xml:space="preserve">social housing energy efficiency </w:t>
      </w:r>
      <w:r w:rsidR="006E3D71">
        <w:rPr>
          <w:lang w:val="en-US"/>
        </w:rPr>
        <w:t xml:space="preserve">on regional level. </w:t>
      </w:r>
    </w:p>
    <w:p w14:paraId="22438326" w14:textId="433B982E" w:rsidR="00C87015" w:rsidRPr="006E3D71" w:rsidRDefault="00C87015" w:rsidP="00C87015">
      <w:pPr>
        <w:rPr>
          <w:lang w:val="en-US"/>
        </w:rPr>
      </w:pPr>
    </w:p>
    <w:p w14:paraId="13BC21BF" w14:textId="43EBD75F" w:rsidR="091AB7EA" w:rsidRDefault="091AB7EA" w:rsidP="091AB7EA">
      <w:pPr>
        <w:rPr>
          <w:lang w:val="en-US"/>
        </w:rPr>
      </w:pPr>
    </w:p>
    <w:p w14:paraId="5868316C" w14:textId="005CD108" w:rsidR="091AB7EA" w:rsidRDefault="091AB7EA" w:rsidP="091AB7EA">
      <w:pPr>
        <w:rPr>
          <w:lang w:val="en-US"/>
        </w:rPr>
      </w:pPr>
    </w:p>
    <w:p w14:paraId="192F6F89" w14:textId="77777777" w:rsidR="005148F7" w:rsidRDefault="005148F7" w:rsidP="091AB7EA">
      <w:pPr>
        <w:rPr>
          <w:lang w:val="en-US"/>
        </w:rPr>
      </w:pPr>
    </w:p>
    <w:p w14:paraId="00E25B26" w14:textId="77777777" w:rsidR="005148F7" w:rsidRDefault="005148F7" w:rsidP="091AB7EA">
      <w:pPr>
        <w:rPr>
          <w:lang w:val="en-US"/>
        </w:rPr>
      </w:pPr>
    </w:p>
    <w:p w14:paraId="6F8E3BBA" w14:textId="0A64505D" w:rsidR="381E90BC" w:rsidRPr="005148F7" w:rsidRDefault="381E90BC" w:rsidP="091AB7EA">
      <w:pPr>
        <w:pStyle w:val="berschrift1"/>
        <w:numPr>
          <w:ilvl w:val="0"/>
          <w:numId w:val="0"/>
        </w:numPr>
        <w:rPr>
          <w:lang w:val="de-DE"/>
        </w:rPr>
      </w:pPr>
      <w:r w:rsidRPr="005148F7">
        <w:rPr>
          <w:lang w:val="de-DE"/>
        </w:rPr>
        <w:lastRenderedPageBreak/>
        <w:t>References</w:t>
      </w:r>
    </w:p>
    <w:p w14:paraId="3E547B6B" w14:textId="7284F7ED" w:rsidR="3B454834" w:rsidRPr="005148F7" w:rsidRDefault="3B454834" w:rsidP="3B454834">
      <w:pPr>
        <w:spacing w:after="0"/>
        <w:ind w:left="480"/>
        <w:rPr>
          <w:lang w:val="de-DE"/>
        </w:rPr>
      </w:pPr>
    </w:p>
    <w:p w14:paraId="0C15C66E" w14:textId="58F95EDD" w:rsidR="3B454834" w:rsidRDefault="3B454834" w:rsidP="3B454834">
      <w:pPr>
        <w:spacing w:after="0"/>
        <w:ind w:left="480"/>
        <w:rPr>
          <w:lang w:val="de-DE"/>
        </w:rPr>
      </w:pPr>
    </w:p>
    <w:p w14:paraId="74430E7F" w14:textId="04952399" w:rsidR="7D467E71" w:rsidRDefault="7D467E71" w:rsidP="3B454834">
      <w:pPr>
        <w:spacing w:after="0"/>
        <w:ind w:left="480"/>
        <w:rPr>
          <w:rFonts w:eastAsia="Times New Roman"/>
          <w:lang w:val="de-DE"/>
        </w:rPr>
      </w:pPr>
      <w:r w:rsidRPr="3B454834">
        <w:rPr>
          <w:rFonts w:eastAsia="Times New Roman"/>
          <w:lang w:val="de-DE"/>
        </w:rPr>
        <w:t>Bundesamt für Wirtschaft und Ausfuhrkontrolle, BAFA (2025). Energie. Bundesförderung für energieeffiziente Gebäude, Förderprogramm im Überblick, https://www.bafa.de/DE/Energie/Effiziente_Gebaeude/Foerderprogramm_im_Ueberblick/foerderprogramm_im_ueberblick_node.html).</w:t>
      </w:r>
    </w:p>
    <w:p w14:paraId="5FB1AD38" w14:textId="5315848C" w:rsidR="3B454834" w:rsidRDefault="3B454834" w:rsidP="3B454834">
      <w:pPr>
        <w:spacing w:after="0"/>
        <w:ind w:left="480"/>
        <w:rPr>
          <w:lang w:val="de-DE"/>
        </w:rPr>
      </w:pPr>
    </w:p>
    <w:p w14:paraId="6280F65D" w14:textId="24ADF6D7" w:rsidR="00E3F29B" w:rsidRPr="005148F7" w:rsidRDefault="00E3F29B" w:rsidP="3B454834">
      <w:pPr>
        <w:spacing w:after="0"/>
        <w:ind w:left="480"/>
        <w:rPr>
          <w:lang w:val="de-DE"/>
        </w:rPr>
      </w:pPr>
      <w:r w:rsidRPr="3B454834">
        <w:rPr>
          <w:lang w:val="de-DE"/>
        </w:rPr>
        <w:t xml:space="preserve">Bundesverband Erneuerbare Energien, BEE (2025). BEE-Stellungnahme zum Entwurf eines Dritten Gesetzes zur Änderung des Energiesteuer- und Stromsteuergesetzes, </w:t>
      </w:r>
      <w:r w:rsidR="2F0F100B" w:rsidRPr="3B454834">
        <w:rPr>
          <w:lang w:val="de-DE"/>
        </w:rPr>
        <w:t xml:space="preserve">13.08.2025, </w:t>
      </w:r>
      <w:hyperlink r:id="rId23">
        <w:r w:rsidR="2F0F100B" w:rsidRPr="3B454834">
          <w:rPr>
            <w:rStyle w:val="Hyperlink"/>
            <w:lang w:val="de-DE"/>
          </w:rPr>
          <w:t>2025-08-13_BEE-STN_zur_AEnderung_des_EnergieStG_und_StromStG.pdf.</w:t>
        </w:r>
      </w:hyperlink>
    </w:p>
    <w:p w14:paraId="40E997DF" w14:textId="38BB98AE" w:rsidR="3B454834" w:rsidRDefault="3B454834" w:rsidP="3B454834">
      <w:pPr>
        <w:spacing w:after="0"/>
        <w:ind w:left="480"/>
        <w:rPr>
          <w:lang w:val="de-DE"/>
        </w:rPr>
      </w:pPr>
    </w:p>
    <w:p w14:paraId="4A6E32DE" w14:textId="109AA6C0" w:rsidR="3C4F9DE0" w:rsidRDefault="3C4F9DE0" w:rsidP="3B454834">
      <w:pPr>
        <w:spacing w:after="0"/>
        <w:ind w:left="480"/>
        <w:rPr>
          <w:lang w:val="de-DE"/>
        </w:rPr>
      </w:pPr>
      <w:r w:rsidRPr="3B454834">
        <w:rPr>
          <w:lang w:val="de-DE"/>
        </w:rPr>
        <w:t xml:space="preserve">Kaiser, F. &amp; Schaffert, A. (2025). Reformvorschlag für eine soziale Ausgestaltung der energetischen Sanierungsförderung. Zukunft KlimaSozial. Institut für Klimasozialpolitik, </w:t>
      </w:r>
      <w:hyperlink r:id="rId24">
        <w:r w:rsidRPr="3B454834">
          <w:rPr>
            <w:rStyle w:val="Hyperlink"/>
            <w:lang w:val="de-DE"/>
          </w:rPr>
          <w:t>Zukunft-KlimaSozial-Reformvorschlag-fuer-eine-soziale-Ausgestaltung-der-energetischen-Sanierungsfoerderung.pdf-</w:t>
        </w:r>
      </w:hyperlink>
    </w:p>
    <w:p w14:paraId="5311B2F0" w14:textId="4934D54F" w:rsidR="3B454834" w:rsidRDefault="3B454834" w:rsidP="3B454834">
      <w:pPr>
        <w:spacing w:after="0"/>
        <w:ind w:left="480"/>
        <w:rPr>
          <w:lang w:val="de-DE"/>
        </w:rPr>
      </w:pPr>
    </w:p>
    <w:p w14:paraId="485F2641" w14:textId="2118D29A" w:rsidR="0FAFB2E2" w:rsidRDefault="0FAFB2E2" w:rsidP="3B454834">
      <w:pPr>
        <w:spacing w:after="0"/>
        <w:ind w:left="480"/>
        <w:rPr>
          <w:lang w:val="de-DE"/>
        </w:rPr>
      </w:pPr>
      <w:r w:rsidRPr="3B454834">
        <w:rPr>
          <w:lang w:val="de-DE"/>
        </w:rPr>
        <w:t>Lange, V. &amp; Thesfeld, V. (2025). Novelle des Energiewirtschaftsrechts. Referentenentwurf zur Stärkung des Verbraucherschutzes im Energiebereich, zur Änderung weiterer energierechtlicher Vorschriften sowie zur rechtsförmlichen Bereinigung des Energiewirtschaftsrechts vom 10.07.2025</w:t>
      </w:r>
      <w:r w:rsidR="6BA76BF5" w:rsidRPr="3B454834">
        <w:rPr>
          <w:lang w:val="de-DE"/>
        </w:rPr>
        <w:t xml:space="preserve">. </w:t>
      </w:r>
      <w:r w:rsidRPr="3B454834">
        <w:rPr>
          <w:lang w:val="de-DE"/>
        </w:rPr>
        <w:t xml:space="preserve">Bündnis Bürgerenergie, BBEn, </w:t>
      </w:r>
      <w:hyperlink r:id="rId25">
        <w:r w:rsidRPr="3B454834">
          <w:rPr>
            <w:rStyle w:val="Hyperlink"/>
            <w:lang w:val="de-DE"/>
          </w:rPr>
          <w:t>Positionspapier_EnWG_FINAL.pdf.</w:t>
        </w:r>
      </w:hyperlink>
    </w:p>
    <w:p w14:paraId="39A916B5" w14:textId="297AEE23" w:rsidR="3B454834" w:rsidRPr="005148F7" w:rsidRDefault="3B454834" w:rsidP="3B454834">
      <w:pPr>
        <w:spacing w:after="0"/>
        <w:ind w:left="480"/>
        <w:rPr>
          <w:lang w:val="de-DE"/>
        </w:rPr>
      </w:pPr>
    </w:p>
    <w:p w14:paraId="34ED6E2D" w14:textId="390E982B" w:rsidR="30269282" w:rsidRPr="005148F7" w:rsidRDefault="30269282" w:rsidP="091AB7EA">
      <w:pPr>
        <w:spacing w:after="0"/>
        <w:ind w:left="480"/>
        <w:rPr>
          <w:lang w:val="de-DE"/>
        </w:rPr>
      </w:pPr>
      <w:r w:rsidRPr="005148F7">
        <w:rPr>
          <w:lang w:val="de-DE"/>
        </w:rPr>
        <w:t xml:space="preserve">Ortego, A. K., &amp; Steitz, J. (2024). </w:t>
      </w:r>
      <w:r w:rsidRPr="005148F7">
        <w:rPr>
          <w:i/>
          <w:iCs/>
          <w:lang w:val="de-DE"/>
        </w:rPr>
        <w:t>Kapitalengpässe lösen, Netzkosten reduzieren – Effekte staatlicher Beteiligungen auf den Stromübertragungsnetzausbau</w:t>
      </w:r>
      <w:r w:rsidRPr="005148F7">
        <w:rPr>
          <w:lang w:val="de-DE"/>
        </w:rPr>
        <w:t xml:space="preserve"> (S. 1–21). Dezernat Zukunft. </w:t>
      </w:r>
      <w:hyperlink r:id="rId26">
        <w:r w:rsidRPr="005148F7">
          <w:rPr>
            <w:rStyle w:val="Hyperlink"/>
            <w:lang w:val="de-DE"/>
          </w:rPr>
          <w:t>https://dezernatzukunft.org/effekte-staatlicher-beteiligungen-auf-den-stromnetzausbau/</w:t>
        </w:r>
      </w:hyperlink>
    </w:p>
    <w:p w14:paraId="1CAB6A4C" w14:textId="4D7D2399" w:rsidR="3B454834" w:rsidRPr="005148F7" w:rsidRDefault="3B454834" w:rsidP="3B454834">
      <w:pPr>
        <w:spacing w:after="0"/>
        <w:ind w:left="480"/>
        <w:rPr>
          <w:lang w:val="de-DE"/>
        </w:rPr>
      </w:pPr>
    </w:p>
    <w:p w14:paraId="64104091" w14:textId="08659FBC" w:rsidR="00C87015" w:rsidRPr="005148F7" w:rsidRDefault="00C87015" w:rsidP="00C87015">
      <w:pPr>
        <w:rPr>
          <w:lang w:val="de-DE"/>
        </w:rPr>
      </w:pPr>
    </w:p>
    <w:sectPr w:rsidR="00C87015" w:rsidRPr="005148F7" w:rsidSect="00D83E97">
      <w:pgSz w:w="11906" w:h="16838"/>
      <w:pgMar w:top="1417" w:right="1196" w:bottom="1417" w:left="1260" w:header="708" w:footer="708"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mart Venice Team" w:date="2026-01-19T17:45:00Z" w:initials="SVT">
    <w:p w14:paraId="4187302C" w14:textId="77777777" w:rsidR="00DE29A0" w:rsidRDefault="005630D1" w:rsidP="00DE29A0">
      <w:r>
        <w:rPr>
          <w:rStyle w:val="Kommentarzeichen"/>
        </w:rPr>
        <w:annotationRef/>
      </w:r>
      <w:r w:rsidR="00DE29A0">
        <w:rPr>
          <w:sz w:val="20"/>
          <w:szCs w:val="20"/>
        </w:rPr>
        <w:t>In this column, the idea is to include the negative effects identified in the first lab that should be addressed by the policy proposals included in columns 2 and 3 included in the "prioritised challenge addressed field". In the table, it is mentioned that these were proposed by WECF and not by the participants. Beyond the list of projet hazards currently included, were any other negative effects or intersectional challenges identified as issues to be solved or addressed by the policies? If yes, please include them.</w:t>
      </w:r>
    </w:p>
  </w:comment>
  <w:comment w:id="4" w:author="Smart Venice Team" w:date="2026-01-19T17:55:00Z" w:initials="SVT">
    <w:p w14:paraId="695BD07F" w14:textId="27F2B7D6" w:rsidR="00DE29A0" w:rsidRDefault="0041779A" w:rsidP="00DE29A0">
      <w:r>
        <w:rPr>
          <w:rStyle w:val="Kommentarzeichen"/>
        </w:rPr>
        <w:annotationRef/>
      </w:r>
      <w:r w:rsidR="00DE29A0">
        <w:rPr>
          <w:sz w:val="20"/>
          <w:szCs w:val="20"/>
        </w:rPr>
        <w:t>It is not clear to me what parts of the proposal are being included in the current amendments and what parts are new proposals? Are you reporting in the "policy factsheets to adapt existing policies" section some modifications which are actually under implementation? Please kindly highlight which ones in the feasibility field</w:t>
      </w:r>
    </w:p>
    <w:p w14:paraId="025A8204" w14:textId="77777777" w:rsidR="00DE29A0" w:rsidRDefault="00DE29A0" w:rsidP="00DE29A0"/>
    <w:p w14:paraId="498F62F4" w14:textId="77777777" w:rsidR="00DE29A0" w:rsidRDefault="00DE29A0" w:rsidP="00DE29A0">
      <w:r>
        <w:rPr>
          <w:sz w:val="20"/>
          <w:szCs w:val="20"/>
        </w:rPr>
        <w:t>This would have an impact in the time horizon and other sections about barriers, feasibility, etc</w:t>
      </w:r>
    </w:p>
  </w:comment>
  <w:comment w:id="5" w:author="Kiara Groneweg" w:date="2026-01-27T09:27:00Z" w:initials="KG">
    <w:p w14:paraId="03F7A30C" w14:textId="7C18EC7D" w:rsidR="00000000" w:rsidRDefault="00000000">
      <w:pPr>
        <w:pStyle w:val="Kommentartext"/>
      </w:pPr>
      <w:r>
        <w:rPr>
          <w:rStyle w:val="Kommentarzeichen"/>
        </w:rPr>
        <w:annotationRef/>
      </w:r>
      <w:r w:rsidRPr="3E0F0B1C">
        <w:t>We are adding towards drafts for amendments that were discussed in 2025. Several policies/acts are revised throughout different policy cycles. E.g the Renewable Energy Act (EEG), one of the main laws for RE in Germany, was enforced in the early 2000s. Due to this, different governments throughout different legislating periodes discuss these acts or laws again. We are adding towards amendments or discourse about amendments, as we see them as "windows of opportunity" for reshaping the policy. Furthermore, tho</w:t>
      </w:r>
      <w:r w:rsidRPr="3E0F0B1C">
        <w:t>se Acts are super long and one can only add to specific topics or specific paragraphs</w:t>
      </w:r>
    </w:p>
  </w:comment>
  <w:comment w:id="6" w:author="Smart Venice Team" w:date="2026-01-19T17:50:00Z" w:initials="SVT">
    <w:p w14:paraId="11FEAEA4" w14:textId="0F6020C5" w:rsidR="0041779A" w:rsidRDefault="0041779A" w:rsidP="0041779A">
      <w:r>
        <w:rPr>
          <w:rStyle w:val="Kommentarzeichen"/>
        </w:rPr>
        <w:annotationRef/>
      </w:r>
      <w:r>
        <w:rPr>
          <w:sz w:val="20"/>
          <w:szCs w:val="20"/>
        </w:rPr>
        <w:t xml:space="preserve">Is this reflected in the table at the beginning of the section? Is this the Energiewirtschaftsgesetz ?Please kindly include the name if not or make the reference in English (all policy proposals in the factsheet should be reflected in the summary tables). </w:t>
      </w:r>
    </w:p>
  </w:comment>
  <w:comment w:id="9" w:author="Smart Venice Team" w:date="2026-01-19T17:39:00Z" w:initials="SVT">
    <w:p w14:paraId="54174636" w14:textId="77777777" w:rsidR="005630D1" w:rsidRDefault="005630D1" w:rsidP="005630D1">
      <w:r>
        <w:rPr>
          <w:rStyle w:val="Kommentarzeichen"/>
        </w:rPr>
        <w:annotationRef/>
      </w:r>
      <w:r>
        <w:rPr>
          <w:sz w:val="20"/>
          <w:szCs w:val="20"/>
        </w:rPr>
        <w:t>Is this policy measure being implemented in reality? Which specific parts of the proposal? If it is not actually being currently imeplemented, would it be realistic to implement it this year?</w:t>
      </w:r>
    </w:p>
  </w:comment>
  <w:comment w:id="10" w:author="Smart Venice Team" w:date="2026-01-19T17:53:00Z" w:initials="SVT">
    <w:p w14:paraId="7365B6D9" w14:textId="77777777" w:rsidR="00DE29A0" w:rsidRDefault="0041779A" w:rsidP="00DE29A0">
      <w:r>
        <w:rPr>
          <w:rStyle w:val="Kommentarzeichen"/>
        </w:rPr>
        <w:annotationRef/>
      </w:r>
      <w:r w:rsidR="00DE29A0">
        <w:rPr>
          <w:sz w:val="20"/>
          <w:szCs w:val="20"/>
        </w:rPr>
        <w:t>What is the legislative amendment that just passed stating? Is it against this proposal?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87302C" w15:done="1"/>
  <w15:commentEx w15:paraId="498F62F4" w15:done="0"/>
  <w15:commentEx w15:paraId="03F7A30C" w15:paraIdParent="498F62F4" w15:done="0"/>
  <w15:commentEx w15:paraId="11FEAEA4" w15:done="1"/>
  <w15:commentEx w15:paraId="54174636" w15:done="1"/>
  <w15:commentEx w15:paraId="7365B6D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D0836E" w16cex:dateUtc="2026-01-19T16:45:00Z">
    <w16cex:extLst>
      <w16:ext w16:uri="{CE6994B0-6A32-4C9F-8C6B-6E91EDA988CE}">
        <cr:reactions xmlns:cr="http://schemas.microsoft.com/office/comments/2020/reactions">
          <cr:reaction reactionType="1">
            <cr:reactionInfo dateUtc="2026-01-22T12:00:05Z">
              <cr:user userId="S::franzi.wiedmann@wecf.org::5227c781-8fc3-42ed-929a-56e4a226b306" userProvider="AD" userName="Franzi Wiedmann"/>
            </cr:reactionInfo>
          </cr:reaction>
        </cr:reactions>
      </w16:ext>
    </w16cex:extLst>
  </w16cex:commentExtensible>
  <w16cex:commentExtensible w16cex:durableId="277B1437" w16cex:dateUtc="2026-01-19T16:55:00Z"/>
  <w16cex:commentExtensible w16cex:durableId="3857A3DE" w16cex:dateUtc="2026-01-27T08:27:00Z"/>
  <w16cex:commentExtensible w16cex:durableId="4D531FD3" w16cex:dateUtc="2026-01-19T16:50:00Z">
    <w16cex:extLst>
      <w16:ext w16:uri="{CE6994B0-6A32-4C9F-8C6B-6E91EDA988CE}">
        <cr:reactions xmlns:cr="http://schemas.microsoft.com/office/comments/2020/reactions">
          <cr:reaction reactionType="1">
            <cr:reactionInfo dateUtc="2026-01-22T12:02:05Z">
              <cr:user userId="S::franzi.wiedmann@wecf.org::5227c781-8fc3-42ed-929a-56e4a226b306" userProvider="AD" userName="Franzi Wiedmann"/>
            </cr:reactionInfo>
          </cr:reaction>
        </cr:reactions>
      </w16:ext>
    </w16cex:extLst>
  </w16cex:commentExtensible>
  <w16cex:commentExtensible w16cex:durableId="56CCD65B" w16cex:dateUtc="2026-01-19T16:39:00Z"/>
  <w16cex:commentExtensible w16cex:durableId="4E336DED" w16cex:dateUtc="2026-01-19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87302C" w16cid:durableId="55D0836E"/>
  <w16cid:commentId w16cid:paraId="498F62F4" w16cid:durableId="277B1437"/>
  <w16cid:commentId w16cid:paraId="03F7A30C" w16cid:durableId="3857A3DE"/>
  <w16cid:commentId w16cid:paraId="11FEAEA4" w16cid:durableId="4D531FD3"/>
  <w16cid:commentId w16cid:paraId="54174636" w16cid:durableId="56CCD65B"/>
  <w16cid:commentId w16cid:paraId="7365B6D9" w16cid:durableId="4E336D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bEwOwapYeMrg59" int2:id="3octTFA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40B"/>
    <w:multiLevelType w:val="multilevel"/>
    <w:tmpl w:val="E356F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44278"/>
    <w:multiLevelType w:val="multilevel"/>
    <w:tmpl w:val="5768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556C"/>
    <w:multiLevelType w:val="multilevel"/>
    <w:tmpl w:val="9FFE7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E0009"/>
    <w:multiLevelType w:val="multilevel"/>
    <w:tmpl w:val="26F0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61C6"/>
    <w:multiLevelType w:val="multilevel"/>
    <w:tmpl w:val="7F9C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A2B18"/>
    <w:multiLevelType w:val="multilevel"/>
    <w:tmpl w:val="E6B2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1C79"/>
    <w:multiLevelType w:val="hybridMultilevel"/>
    <w:tmpl w:val="16E6E164"/>
    <w:styleLink w:val="Style4"/>
    <w:lvl w:ilvl="0" w:tplc="30BE6652">
      <w:start w:val="1"/>
      <w:numFmt w:val="bullet"/>
      <w:lvlText w:val=""/>
      <w:lvlJc w:val="left"/>
      <w:pPr>
        <w:ind w:left="764" w:hanging="360"/>
      </w:pPr>
      <w:rPr>
        <w:rFonts w:ascii="Symbol" w:hAnsi="Symbol" w:hint="default"/>
      </w:rPr>
    </w:lvl>
    <w:lvl w:ilvl="1" w:tplc="CA20CE2A" w:tentative="1">
      <w:start w:val="1"/>
      <w:numFmt w:val="bullet"/>
      <w:lvlText w:val="o"/>
      <w:lvlJc w:val="left"/>
      <w:pPr>
        <w:ind w:left="1484" w:hanging="360"/>
      </w:pPr>
      <w:rPr>
        <w:rFonts w:ascii="Courier New" w:hAnsi="Courier New" w:hint="default"/>
      </w:rPr>
    </w:lvl>
    <w:lvl w:ilvl="2" w:tplc="A77EFA7C" w:tentative="1">
      <w:start w:val="1"/>
      <w:numFmt w:val="bullet"/>
      <w:lvlText w:val=""/>
      <w:lvlJc w:val="left"/>
      <w:pPr>
        <w:ind w:left="2204" w:hanging="360"/>
      </w:pPr>
      <w:rPr>
        <w:rFonts w:ascii="Wingdings" w:hAnsi="Wingdings" w:hint="default"/>
      </w:rPr>
    </w:lvl>
    <w:lvl w:ilvl="3" w:tplc="2960A066" w:tentative="1">
      <w:start w:val="1"/>
      <w:numFmt w:val="bullet"/>
      <w:lvlText w:val=""/>
      <w:lvlJc w:val="left"/>
      <w:pPr>
        <w:ind w:left="2924" w:hanging="360"/>
      </w:pPr>
      <w:rPr>
        <w:rFonts w:ascii="Symbol" w:hAnsi="Symbol" w:hint="default"/>
      </w:rPr>
    </w:lvl>
    <w:lvl w:ilvl="4" w:tplc="D4C4DFFE" w:tentative="1">
      <w:start w:val="1"/>
      <w:numFmt w:val="bullet"/>
      <w:lvlText w:val="o"/>
      <w:lvlJc w:val="left"/>
      <w:pPr>
        <w:ind w:left="3644" w:hanging="360"/>
      </w:pPr>
      <w:rPr>
        <w:rFonts w:ascii="Courier New" w:hAnsi="Courier New" w:hint="default"/>
      </w:rPr>
    </w:lvl>
    <w:lvl w:ilvl="5" w:tplc="9F20081A" w:tentative="1">
      <w:start w:val="1"/>
      <w:numFmt w:val="bullet"/>
      <w:lvlText w:val=""/>
      <w:lvlJc w:val="left"/>
      <w:pPr>
        <w:ind w:left="4364" w:hanging="360"/>
      </w:pPr>
      <w:rPr>
        <w:rFonts w:ascii="Wingdings" w:hAnsi="Wingdings" w:hint="default"/>
      </w:rPr>
    </w:lvl>
    <w:lvl w:ilvl="6" w:tplc="12C0C23C" w:tentative="1">
      <w:start w:val="1"/>
      <w:numFmt w:val="bullet"/>
      <w:lvlText w:val=""/>
      <w:lvlJc w:val="left"/>
      <w:pPr>
        <w:ind w:left="5084" w:hanging="360"/>
      </w:pPr>
      <w:rPr>
        <w:rFonts w:ascii="Symbol" w:hAnsi="Symbol" w:hint="default"/>
      </w:rPr>
    </w:lvl>
    <w:lvl w:ilvl="7" w:tplc="2812B56E" w:tentative="1">
      <w:start w:val="1"/>
      <w:numFmt w:val="bullet"/>
      <w:lvlText w:val="o"/>
      <w:lvlJc w:val="left"/>
      <w:pPr>
        <w:ind w:left="5804" w:hanging="360"/>
      </w:pPr>
      <w:rPr>
        <w:rFonts w:ascii="Courier New" w:hAnsi="Courier New" w:hint="default"/>
      </w:rPr>
    </w:lvl>
    <w:lvl w:ilvl="8" w:tplc="B2666678" w:tentative="1">
      <w:start w:val="1"/>
      <w:numFmt w:val="bullet"/>
      <w:lvlText w:val=""/>
      <w:lvlJc w:val="left"/>
      <w:pPr>
        <w:ind w:left="6524" w:hanging="360"/>
      </w:pPr>
      <w:rPr>
        <w:rFonts w:ascii="Wingdings" w:hAnsi="Wingdings" w:hint="default"/>
      </w:rPr>
    </w:lvl>
  </w:abstractNum>
  <w:abstractNum w:abstractNumId="7" w15:restartNumberingAfterBreak="0">
    <w:nsid w:val="13FA0733"/>
    <w:multiLevelType w:val="multilevel"/>
    <w:tmpl w:val="B6C2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415EF"/>
    <w:multiLevelType w:val="multilevel"/>
    <w:tmpl w:val="0A467F5A"/>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EE1E9B"/>
    <w:multiLevelType w:val="multilevel"/>
    <w:tmpl w:val="96DC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D51EC"/>
    <w:multiLevelType w:val="multilevel"/>
    <w:tmpl w:val="426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878B0"/>
    <w:multiLevelType w:val="multilevel"/>
    <w:tmpl w:val="9BC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0042F"/>
    <w:multiLevelType w:val="hybridMultilevel"/>
    <w:tmpl w:val="FFFFFFFF"/>
    <w:lvl w:ilvl="0" w:tplc="8F042AE8">
      <w:start w:val="1"/>
      <w:numFmt w:val="bullet"/>
      <w:lvlText w:val="-"/>
      <w:lvlJc w:val="left"/>
      <w:pPr>
        <w:ind w:left="720" w:hanging="360"/>
      </w:pPr>
      <w:rPr>
        <w:rFonts w:ascii="Aptos" w:hAnsi="Aptos" w:hint="default"/>
      </w:rPr>
    </w:lvl>
    <w:lvl w:ilvl="1" w:tplc="755E1702">
      <w:start w:val="1"/>
      <w:numFmt w:val="bullet"/>
      <w:lvlText w:val="o"/>
      <w:lvlJc w:val="left"/>
      <w:pPr>
        <w:ind w:left="1440" w:hanging="360"/>
      </w:pPr>
      <w:rPr>
        <w:rFonts w:ascii="Courier New" w:hAnsi="Courier New" w:hint="default"/>
      </w:rPr>
    </w:lvl>
    <w:lvl w:ilvl="2" w:tplc="24506644">
      <w:start w:val="1"/>
      <w:numFmt w:val="bullet"/>
      <w:lvlText w:val=""/>
      <w:lvlJc w:val="left"/>
      <w:pPr>
        <w:ind w:left="2160" w:hanging="360"/>
      </w:pPr>
      <w:rPr>
        <w:rFonts w:ascii="Wingdings" w:hAnsi="Wingdings" w:hint="default"/>
      </w:rPr>
    </w:lvl>
    <w:lvl w:ilvl="3" w:tplc="C9D48758">
      <w:start w:val="1"/>
      <w:numFmt w:val="bullet"/>
      <w:lvlText w:val=""/>
      <w:lvlJc w:val="left"/>
      <w:pPr>
        <w:ind w:left="2880" w:hanging="360"/>
      </w:pPr>
      <w:rPr>
        <w:rFonts w:ascii="Symbol" w:hAnsi="Symbol" w:hint="default"/>
      </w:rPr>
    </w:lvl>
    <w:lvl w:ilvl="4" w:tplc="DF7291CA">
      <w:start w:val="1"/>
      <w:numFmt w:val="bullet"/>
      <w:lvlText w:val="o"/>
      <w:lvlJc w:val="left"/>
      <w:pPr>
        <w:ind w:left="3600" w:hanging="360"/>
      </w:pPr>
      <w:rPr>
        <w:rFonts w:ascii="Courier New" w:hAnsi="Courier New" w:hint="default"/>
      </w:rPr>
    </w:lvl>
    <w:lvl w:ilvl="5" w:tplc="6AA84B14">
      <w:start w:val="1"/>
      <w:numFmt w:val="bullet"/>
      <w:lvlText w:val=""/>
      <w:lvlJc w:val="left"/>
      <w:pPr>
        <w:ind w:left="4320" w:hanging="360"/>
      </w:pPr>
      <w:rPr>
        <w:rFonts w:ascii="Wingdings" w:hAnsi="Wingdings" w:hint="default"/>
      </w:rPr>
    </w:lvl>
    <w:lvl w:ilvl="6" w:tplc="92380870">
      <w:start w:val="1"/>
      <w:numFmt w:val="bullet"/>
      <w:lvlText w:val=""/>
      <w:lvlJc w:val="left"/>
      <w:pPr>
        <w:ind w:left="5040" w:hanging="360"/>
      </w:pPr>
      <w:rPr>
        <w:rFonts w:ascii="Symbol" w:hAnsi="Symbol" w:hint="default"/>
      </w:rPr>
    </w:lvl>
    <w:lvl w:ilvl="7" w:tplc="00842F8A">
      <w:start w:val="1"/>
      <w:numFmt w:val="bullet"/>
      <w:lvlText w:val="o"/>
      <w:lvlJc w:val="left"/>
      <w:pPr>
        <w:ind w:left="5760" w:hanging="360"/>
      </w:pPr>
      <w:rPr>
        <w:rFonts w:ascii="Courier New" w:hAnsi="Courier New" w:hint="default"/>
      </w:rPr>
    </w:lvl>
    <w:lvl w:ilvl="8" w:tplc="21342B34">
      <w:start w:val="1"/>
      <w:numFmt w:val="bullet"/>
      <w:lvlText w:val=""/>
      <w:lvlJc w:val="left"/>
      <w:pPr>
        <w:ind w:left="6480" w:hanging="360"/>
      </w:pPr>
      <w:rPr>
        <w:rFonts w:ascii="Wingdings" w:hAnsi="Wingdings" w:hint="default"/>
      </w:rPr>
    </w:lvl>
  </w:abstractNum>
  <w:abstractNum w:abstractNumId="13" w15:restartNumberingAfterBreak="0">
    <w:nsid w:val="23225577"/>
    <w:multiLevelType w:val="hybridMultilevel"/>
    <w:tmpl w:val="0CD218BA"/>
    <w:lvl w:ilvl="0" w:tplc="178805AE">
      <w:start w:val="1"/>
      <w:numFmt w:val="bullet"/>
      <w:lvlText w:val=""/>
      <w:lvlJc w:val="left"/>
      <w:pPr>
        <w:ind w:left="720" w:hanging="360"/>
      </w:pPr>
      <w:rPr>
        <w:rFonts w:ascii="Symbol" w:hAnsi="Symbol" w:hint="default"/>
      </w:rPr>
    </w:lvl>
    <w:lvl w:ilvl="1" w:tplc="539ABC58">
      <w:start w:val="1"/>
      <w:numFmt w:val="bullet"/>
      <w:lvlText w:val="o"/>
      <w:lvlJc w:val="left"/>
      <w:pPr>
        <w:ind w:left="1440" w:hanging="360"/>
      </w:pPr>
      <w:rPr>
        <w:rFonts w:ascii="Courier New" w:hAnsi="Courier New" w:hint="default"/>
      </w:rPr>
    </w:lvl>
    <w:lvl w:ilvl="2" w:tplc="042EC57C">
      <w:start w:val="1"/>
      <w:numFmt w:val="bullet"/>
      <w:lvlText w:val=""/>
      <w:lvlJc w:val="left"/>
      <w:pPr>
        <w:ind w:left="2160" w:hanging="360"/>
      </w:pPr>
      <w:rPr>
        <w:rFonts w:ascii="Wingdings" w:hAnsi="Wingdings" w:hint="default"/>
      </w:rPr>
    </w:lvl>
    <w:lvl w:ilvl="3" w:tplc="C93EFA1C">
      <w:start w:val="1"/>
      <w:numFmt w:val="bullet"/>
      <w:lvlText w:val=""/>
      <w:lvlJc w:val="left"/>
      <w:pPr>
        <w:ind w:left="2880" w:hanging="360"/>
      </w:pPr>
      <w:rPr>
        <w:rFonts w:ascii="Symbol" w:hAnsi="Symbol" w:hint="default"/>
      </w:rPr>
    </w:lvl>
    <w:lvl w:ilvl="4" w:tplc="9CC0F8F6">
      <w:start w:val="1"/>
      <w:numFmt w:val="bullet"/>
      <w:lvlText w:val="o"/>
      <w:lvlJc w:val="left"/>
      <w:pPr>
        <w:ind w:left="3600" w:hanging="360"/>
      </w:pPr>
      <w:rPr>
        <w:rFonts w:ascii="Courier New" w:hAnsi="Courier New" w:hint="default"/>
      </w:rPr>
    </w:lvl>
    <w:lvl w:ilvl="5" w:tplc="9DF2BCE0">
      <w:start w:val="1"/>
      <w:numFmt w:val="bullet"/>
      <w:lvlText w:val=""/>
      <w:lvlJc w:val="left"/>
      <w:pPr>
        <w:ind w:left="4320" w:hanging="360"/>
      </w:pPr>
      <w:rPr>
        <w:rFonts w:ascii="Wingdings" w:hAnsi="Wingdings" w:hint="default"/>
      </w:rPr>
    </w:lvl>
    <w:lvl w:ilvl="6" w:tplc="5AA01EE8">
      <w:start w:val="1"/>
      <w:numFmt w:val="bullet"/>
      <w:lvlText w:val=""/>
      <w:lvlJc w:val="left"/>
      <w:pPr>
        <w:ind w:left="5040" w:hanging="360"/>
      </w:pPr>
      <w:rPr>
        <w:rFonts w:ascii="Symbol" w:hAnsi="Symbol" w:hint="default"/>
      </w:rPr>
    </w:lvl>
    <w:lvl w:ilvl="7" w:tplc="18A60B20">
      <w:start w:val="1"/>
      <w:numFmt w:val="bullet"/>
      <w:lvlText w:val="o"/>
      <w:lvlJc w:val="left"/>
      <w:pPr>
        <w:ind w:left="5760" w:hanging="360"/>
      </w:pPr>
      <w:rPr>
        <w:rFonts w:ascii="Courier New" w:hAnsi="Courier New" w:hint="default"/>
      </w:rPr>
    </w:lvl>
    <w:lvl w:ilvl="8" w:tplc="275E8EE0">
      <w:start w:val="1"/>
      <w:numFmt w:val="bullet"/>
      <w:lvlText w:val=""/>
      <w:lvlJc w:val="left"/>
      <w:pPr>
        <w:ind w:left="6480" w:hanging="360"/>
      </w:pPr>
      <w:rPr>
        <w:rFonts w:ascii="Wingdings" w:hAnsi="Wingdings" w:hint="default"/>
      </w:rPr>
    </w:lvl>
  </w:abstractNum>
  <w:abstractNum w:abstractNumId="14" w15:restartNumberingAfterBreak="0">
    <w:nsid w:val="251C6009"/>
    <w:multiLevelType w:val="multilevel"/>
    <w:tmpl w:val="1FF4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57F82"/>
    <w:multiLevelType w:val="multilevel"/>
    <w:tmpl w:val="C9A6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07D0B"/>
    <w:multiLevelType w:val="hybridMultilevel"/>
    <w:tmpl w:val="34A029B4"/>
    <w:lvl w:ilvl="0" w:tplc="5F74681C">
      <w:start w:val="1"/>
      <w:numFmt w:val="bullet"/>
      <w:lvlText w:val=""/>
      <w:lvlJc w:val="left"/>
      <w:pPr>
        <w:ind w:left="767" w:hanging="360"/>
      </w:pPr>
      <w:rPr>
        <w:rFonts w:ascii="Symbol" w:hAnsi="Symbol" w:hint="default"/>
      </w:rPr>
    </w:lvl>
    <w:lvl w:ilvl="1" w:tplc="95D6ACC0">
      <w:start w:val="1"/>
      <w:numFmt w:val="bullet"/>
      <w:lvlText w:val="o"/>
      <w:lvlJc w:val="left"/>
      <w:pPr>
        <w:ind w:left="1487" w:hanging="360"/>
      </w:pPr>
      <w:rPr>
        <w:rFonts w:ascii="Courier New" w:hAnsi="Courier New" w:hint="default"/>
      </w:rPr>
    </w:lvl>
    <w:lvl w:ilvl="2" w:tplc="BC989CF2" w:tentative="1">
      <w:start w:val="1"/>
      <w:numFmt w:val="bullet"/>
      <w:lvlText w:val=""/>
      <w:lvlJc w:val="left"/>
      <w:pPr>
        <w:ind w:left="2207" w:hanging="360"/>
      </w:pPr>
      <w:rPr>
        <w:rFonts w:ascii="Wingdings" w:hAnsi="Wingdings" w:hint="default"/>
      </w:rPr>
    </w:lvl>
    <w:lvl w:ilvl="3" w:tplc="81FC05D6" w:tentative="1">
      <w:start w:val="1"/>
      <w:numFmt w:val="bullet"/>
      <w:lvlText w:val=""/>
      <w:lvlJc w:val="left"/>
      <w:pPr>
        <w:ind w:left="2927" w:hanging="360"/>
      </w:pPr>
      <w:rPr>
        <w:rFonts w:ascii="Symbol" w:hAnsi="Symbol" w:hint="default"/>
      </w:rPr>
    </w:lvl>
    <w:lvl w:ilvl="4" w:tplc="3656F5AE" w:tentative="1">
      <w:start w:val="1"/>
      <w:numFmt w:val="bullet"/>
      <w:lvlText w:val="o"/>
      <w:lvlJc w:val="left"/>
      <w:pPr>
        <w:ind w:left="3647" w:hanging="360"/>
      </w:pPr>
      <w:rPr>
        <w:rFonts w:ascii="Courier New" w:hAnsi="Courier New" w:hint="default"/>
      </w:rPr>
    </w:lvl>
    <w:lvl w:ilvl="5" w:tplc="C36200CA" w:tentative="1">
      <w:start w:val="1"/>
      <w:numFmt w:val="bullet"/>
      <w:lvlText w:val=""/>
      <w:lvlJc w:val="left"/>
      <w:pPr>
        <w:ind w:left="4367" w:hanging="360"/>
      </w:pPr>
      <w:rPr>
        <w:rFonts w:ascii="Wingdings" w:hAnsi="Wingdings" w:hint="default"/>
      </w:rPr>
    </w:lvl>
    <w:lvl w:ilvl="6" w:tplc="B1B4BD3C" w:tentative="1">
      <w:start w:val="1"/>
      <w:numFmt w:val="bullet"/>
      <w:lvlText w:val=""/>
      <w:lvlJc w:val="left"/>
      <w:pPr>
        <w:ind w:left="5087" w:hanging="360"/>
      </w:pPr>
      <w:rPr>
        <w:rFonts w:ascii="Symbol" w:hAnsi="Symbol" w:hint="default"/>
      </w:rPr>
    </w:lvl>
    <w:lvl w:ilvl="7" w:tplc="1FF0C3BC" w:tentative="1">
      <w:start w:val="1"/>
      <w:numFmt w:val="bullet"/>
      <w:lvlText w:val="o"/>
      <w:lvlJc w:val="left"/>
      <w:pPr>
        <w:ind w:left="5807" w:hanging="360"/>
      </w:pPr>
      <w:rPr>
        <w:rFonts w:ascii="Courier New" w:hAnsi="Courier New" w:hint="default"/>
      </w:rPr>
    </w:lvl>
    <w:lvl w:ilvl="8" w:tplc="7A36DD00" w:tentative="1">
      <w:start w:val="1"/>
      <w:numFmt w:val="bullet"/>
      <w:lvlText w:val=""/>
      <w:lvlJc w:val="left"/>
      <w:pPr>
        <w:ind w:left="6527" w:hanging="360"/>
      </w:pPr>
      <w:rPr>
        <w:rFonts w:ascii="Wingdings" w:hAnsi="Wingdings" w:hint="default"/>
      </w:rPr>
    </w:lvl>
  </w:abstractNum>
  <w:abstractNum w:abstractNumId="17" w15:restartNumberingAfterBreak="0">
    <w:nsid w:val="298927D0"/>
    <w:multiLevelType w:val="multilevel"/>
    <w:tmpl w:val="18D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E60DF"/>
    <w:multiLevelType w:val="multilevel"/>
    <w:tmpl w:val="22A467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9693C"/>
    <w:multiLevelType w:val="multilevel"/>
    <w:tmpl w:val="ED3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D2A90"/>
    <w:multiLevelType w:val="multilevel"/>
    <w:tmpl w:val="30C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748B0"/>
    <w:multiLevelType w:val="multilevel"/>
    <w:tmpl w:val="B5F04206"/>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22" w15:restartNumberingAfterBreak="0">
    <w:nsid w:val="3E9C3122"/>
    <w:multiLevelType w:val="multilevel"/>
    <w:tmpl w:val="402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E7F3A"/>
    <w:multiLevelType w:val="multilevel"/>
    <w:tmpl w:val="405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470A9"/>
    <w:multiLevelType w:val="hybridMultilevel"/>
    <w:tmpl w:val="C374C6F4"/>
    <w:lvl w:ilvl="0" w:tplc="9C12EF30">
      <w:start w:val="1"/>
      <w:numFmt w:val="bullet"/>
      <w:lvlText w:val=""/>
      <w:lvlJc w:val="left"/>
      <w:pPr>
        <w:ind w:left="720" w:hanging="360"/>
      </w:pPr>
      <w:rPr>
        <w:rFonts w:ascii="Symbol" w:hAnsi="Symbol" w:hint="default"/>
      </w:rPr>
    </w:lvl>
    <w:lvl w:ilvl="1" w:tplc="99A0338C" w:tentative="1">
      <w:start w:val="1"/>
      <w:numFmt w:val="bullet"/>
      <w:lvlText w:val="o"/>
      <w:lvlJc w:val="left"/>
      <w:pPr>
        <w:ind w:left="1440" w:hanging="360"/>
      </w:pPr>
      <w:rPr>
        <w:rFonts w:ascii="Courier New" w:hAnsi="Courier New" w:hint="default"/>
      </w:rPr>
    </w:lvl>
    <w:lvl w:ilvl="2" w:tplc="FE50D914" w:tentative="1">
      <w:start w:val="1"/>
      <w:numFmt w:val="bullet"/>
      <w:lvlText w:val=""/>
      <w:lvlJc w:val="left"/>
      <w:pPr>
        <w:ind w:left="2160" w:hanging="360"/>
      </w:pPr>
      <w:rPr>
        <w:rFonts w:ascii="Wingdings" w:hAnsi="Wingdings" w:hint="default"/>
      </w:rPr>
    </w:lvl>
    <w:lvl w:ilvl="3" w:tplc="7CDA2650" w:tentative="1">
      <w:start w:val="1"/>
      <w:numFmt w:val="bullet"/>
      <w:lvlText w:val=""/>
      <w:lvlJc w:val="left"/>
      <w:pPr>
        <w:ind w:left="2880" w:hanging="360"/>
      </w:pPr>
      <w:rPr>
        <w:rFonts w:ascii="Symbol" w:hAnsi="Symbol" w:hint="default"/>
      </w:rPr>
    </w:lvl>
    <w:lvl w:ilvl="4" w:tplc="42005D66" w:tentative="1">
      <w:start w:val="1"/>
      <w:numFmt w:val="bullet"/>
      <w:lvlText w:val="o"/>
      <w:lvlJc w:val="left"/>
      <w:pPr>
        <w:ind w:left="3600" w:hanging="360"/>
      </w:pPr>
      <w:rPr>
        <w:rFonts w:ascii="Courier New" w:hAnsi="Courier New" w:hint="default"/>
      </w:rPr>
    </w:lvl>
    <w:lvl w:ilvl="5" w:tplc="8FC87C56" w:tentative="1">
      <w:start w:val="1"/>
      <w:numFmt w:val="bullet"/>
      <w:lvlText w:val=""/>
      <w:lvlJc w:val="left"/>
      <w:pPr>
        <w:ind w:left="4320" w:hanging="360"/>
      </w:pPr>
      <w:rPr>
        <w:rFonts w:ascii="Wingdings" w:hAnsi="Wingdings" w:hint="default"/>
      </w:rPr>
    </w:lvl>
    <w:lvl w:ilvl="6" w:tplc="60CE5B64" w:tentative="1">
      <w:start w:val="1"/>
      <w:numFmt w:val="bullet"/>
      <w:lvlText w:val=""/>
      <w:lvlJc w:val="left"/>
      <w:pPr>
        <w:ind w:left="5040" w:hanging="360"/>
      </w:pPr>
      <w:rPr>
        <w:rFonts w:ascii="Symbol" w:hAnsi="Symbol" w:hint="default"/>
      </w:rPr>
    </w:lvl>
    <w:lvl w:ilvl="7" w:tplc="71F8ABF8" w:tentative="1">
      <w:start w:val="1"/>
      <w:numFmt w:val="bullet"/>
      <w:lvlText w:val="o"/>
      <w:lvlJc w:val="left"/>
      <w:pPr>
        <w:ind w:left="5760" w:hanging="360"/>
      </w:pPr>
      <w:rPr>
        <w:rFonts w:ascii="Courier New" w:hAnsi="Courier New" w:hint="default"/>
      </w:rPr>
    </w:lvl>
    <w:lvl w:ilvl="8" w:tplc="DC8A1490" w:tentative="1">
      <w:start w:val="1"/>
      <w:numFmt w:val="bullet"/>
      <w:lvlText w:val=""/>
      <w:lvlJc w:val="left"/>
      <w:pPr>
        <w:ind w:left="6480" w:hanging="360"/>
      </w:pPr>
      <w:rPr>
        <w:rFonts w:ascii="Wingdings" w:hAnsi="Wingdings" w:hint="default"/>
      </w:rPr>
    </w:lvl>
  </w:abstractNum>
  <w:abstractNum w:abstractNumId="25" w15:restartNumberingAfterBreak="0">
    <w:nsid w:val="4052468B"/>
    <w:multiLevelType w:val="multilevel"/>
    <w:tmpl w:val="814E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52E1C"/>
    <w:multiLevelType w:val="multilevel"/>
    <w:tmpl w:val="3446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C430D"/>
    <w:multiLevelType w:val="multilevel"/>
    <w:tmpl w:val="FE7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7390D"/>
    <w:multiLevelType w:val="hybridMultilevel"/>
    <w:tmpl w:val="1FB83D84"/>
    <w:lvl w:ilvl="0" w:tplc="577A4FC2">
      <w:start w:val="1"/>
      <w:numFmt w:val="bullet"/>
      <w:lvlText w:val="-"/>
      <w:lvlJc w:val="left"/>
      <w:pPr>
        <w:ind w:left="720" w:hanging="360"/>
      </w:pPr>
      <w:rPr>
        <w:rFonts w:ascii="Aptos" w:hAnsi="Aptos" w:hint="default"/>
      </w:rPr>
    </w:lvl>
    <w:lvl w:ilvl="1" w:tplc="1BEA5FFC">
      <w:start w:val="1"/>
      <w:numFmt w:val="bullet"/>
      <w:lvlText w:val="o"/>
      <w:lvlJc w:val="left"/>
      <w:pPr>
        <w:ind w:left="1440" w:hanging="360"/>
      </w:pPr>
      <w:rPr>
        <w:rFonts w:ascii="Courier New" w:hAnsi="Courier New" w:hint="default"/>
      </w:rPr>
    </w:lvl>
    <w:lvl w:ilvl="2" w:tplc="A754B260">
      <w:start w:val="1"/>
      <w:numFmt w:val="bullet"/>
      <w:lvlText w:val=""/>
      <w:lvlJc w:val="left"/>
      <w:pPr>
        <w:ind w:left="2160" w:hanging="360"/>
      </w:pPr>
      <w:rPr>
        <w:rFonts w:ascii="Wingdings" w:hAnsi="Wingdings" w:hint="default"/>
      </w:rPr>
    </w:lvl>
    <w:lvl w:ilvl="3" w:tplc="B0924568">
      <w:start w:val="1"/>
      <w:numFmt w:val="bullet"/>
      <w:lvlText w:val=""/>
      <w:lvlJc w:val="left"/>
      <w:pPr>
        <w:ind w:left="2880" w:hanging="360"/>
      </w:pPr>
      <w:rPr>
        <w:rFonts w:ascii="Symbol" w:hAnsi="Symbol" w:hint="default"/>
      </w:rPr>
    </w:lvl>
    <w:lvl w:ilvl="4" w:tplc="25C08CC2">
      <w:start w:val="1"/>
      <w:numFmt w:val="bullet"/>
      <w:lvlText w:val="o"/>
      <w:lvlJc w:val="left"/>
      <w:pPr>
        <w:ind w:left="3600" w:hanging="360"/>
      </w:pPr>
      <w:rPr>
        <w:rFonts w:ascii="Courier New" w:hAnsi="Courier New" w:hint="default"/>
      </w:rPr>
    </w:lvl>
    <w:lvl w:ilvl="5" w:tplc="874A958A">
      <w:start w:val="1"/>
      <w:numFmt w:val="bullet"/>
      <w:lvlText w:val=""/>
      <w:lvlJc w:val="left"/>
      <w:pPr>
        <w:ind w:left="4320" w:hanging="360"/>
      </w:pPr>
      <w:rPr>
        <w:rFonts w:ascii="Wingdings" w:hAnsi="Wingdings" w:hint="default"/>
      </w:rPr>
    </w:lvl>
    <w:lvl w:ilvl="6" w:tplc="40DED02C">
      <w:start w:val="1"/>
      <w:numFmt w:val="bullet"/>
      <w:lvlText w:val=""/>
      <w:lvlJc w:val="left"/>
      <w:pPr>
        <w:ind w:left="5040" w:hanging="360"/>
      </w:pPr>
      <w:rPr>
        <w:rFonts w:ascii="Symbol" w:hAnsi="Symbol" w:hint="default"/>
      </w:rPr>
    </w:lvl>
    <w:lvl w:ilvl="7" w:tplc="9FF4EF88">
      <w:start w:val="1"/>
      <w:numFmt w:val="bullet"/>
      <w:lvlText w:val="o"/>
      <w:lvlJc w:val="left"/>
      <w:pPr>
        <w:ind w:left="5760" w:hanging="360"/>
      </w:pPr>
      <w:rPr>
        <w:rFonts w:ascii="Courier New" w:hAnsi="Courier New" w:hint="default"/>
      </w:rPr>
    </w:lvl>
    <w:lvl w:ilvl="8" w:tplc="DA3CEAB8">
      <w:start w:val="1"/>
      <w:numFmt w:val="bullet"/>
      <w:lvlText w:val=""/>
      <w:lvlJc w:val="left"/>
      <w:pPr>
        <w:ind w:left="6480" w:hanging="360"/>
      </w:pPr>
      <w:rPr>
        <w:rFonts w:ascii="Wingdings" w:hAnsi="Wingdings" w:hint="default"/>
      </w:rPr>
    </w:lvl>
  </w:abstractNum>
  <w:abstractNum w:abstractNumId="29" w15:restartNumberingAfterBreak="0">
    <w:nsid w:val="4EA14174"/>
    <w:multiLevelType w:val="multilevel"/>
    <w:tmpl w:val="7B62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9121C"/>
    <w:multiLevelType w:val="multilevel"/>
    <w:tmpl w:val="CD2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5698E"/>
    <w:multiLevelType w:val="multilevel"/>
    <w:tmpl w:val="696E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35D48"/>
    <w:multiLevelType w:val="multilevel"/>
    <w:tmpl w:val="CBF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80E32"/>
    <w:multiLevelType w:val="multilevel"/>
    <w:tmpl w:val="73C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92BCC"/>
    <w:multiLevelType w:val="multilevel"/>
    <w:tmpl w:val="FF04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B5013"/>
    <w:multiLevelType w:val="multilevel"/>
    <w:tmpl w:val="601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55628"/>
    <w:multiLevelType w:val="multilevel"/>
    <w:tmpl w:val="136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1E62E"/>
    <w:multiLevelType w:val="hybridMultilevel"/>
    <w:tmpl w:val="FFFFFFFF"/>
    <w:lvl w:ilvl="0" w:tplc="FEE651EC">
      <w:start w:val="1"/>
      <w:numFmt w:val="bullet"/>
      <w:lvlText w:val="-"/>
      <w:lvlJc w:val="left"/>
      <w:pPr>
        <w:ind w:left="720" w:hanging="360"/>
      </w:pPr>
      <w:rPr>
        <w:rFonts w:ascii="Aptos" w:hAnsi="Aptos" w:hint="default"/>
      </w:rPr>
    </w:lvl>
    <w:lvl w:ilvl="1" w:tplc="61C65E2A">
      <w:start w:val="1"/>
      <w:numFmt w:val="bullet"/>
      <w:lvlText w:val="o"/>
      <w:lvlJc w:val="left"/>
      <w:pPr>
        <w:ind w:left="1440" w:hanging="360"/>
      </w:pPr>
      <w:rPr>
        <w:rFonts w:ascii="Courier New" w:hAnsi="Courier New" w:hint="default"/>
      </w:rPr>
    </w:lvl>
    <w:lvl w:ilvl="2" w:tplc="E42AE36A">
      <w:start w:val="1"/>
      <w:numFmt w:val="bullet"/>
      <w:lvlText w:val=""/>
      <w:lvlJc w:val="left"/>
      <w:pPr>
        <w:ind w:left="2160" w:hanging="360"/>
      </w:pPr>
      <w:rPr>
        <w:rFonts w:ascii="Wingdings" w:hAnsi="Wingdings" w:hint="default"/>
      </w:rPr>
    </w:lvl>
    <w:lvl w:ilvl="3" w:tplc="025A8A48">
      <w:start w:val="1"/>
      <w:numFmt w:val="bullet"/>
      <w:lvlText w:val=""/>
      <w:lvlJc w:val="left"/>
      <w:pPr>
        <w:ind w:left="2880" w:hanging="360"/>
      </w:pPr>
      <w:rPr>
        <w:rFonts w:ascii="Symbol" w:hAnsi="Symbol" w:hint="default"/>
      </w:rPr>
    </w:lvl>
    <w:lvl w:ilvl="4" w:tplc="82A8ECC2">
      <w:start w:val="1"/>
      <w:numFmt w:val="bullet"/>
      <w:lvlText w:val="o"/>
      <w:lvlJc w:val="left"/>
      <w:pPr>
        <w:ind w:left="3600" w:hanging="360"/>
      </w:pPr>
      <w:rPr>
        <w:rFonts w:ascii="Courier New" w:hAnsi="Courier New" w:hint="default"/>
      </w:rPr>
    </w:lvl>
    <w:lvl w:ilvl="5" w:tplc="4C5257B4">
      <w:start w:val="1"/>
      <w:numFmt w:val="bullet"/>
      <w:lvlText w:val=""/>
      <w:lvlJc w:val="left"/>
      <w:pPr>
        <w:ind w:left="4320" w:hanging="360"/>
      </w:pPr>
      <w:rPr>
        <w:rFonts w:ascii="Wingdings" w:hAnsi="Wingdings" w:hint="default"/>
      </w:rPr>
    </w:lvl>
    <w:lvl w:ilvl="6" w:tplc="006479CA">
      <w:start w:val="1"/>
      <w:numFmt w:val="bullet"/>
      <w:lvlText w:val=""/>
      <w:lvlJc w:val="left"/>
      <w:pPr>
        <w:ind w:left="5040" w:hanging="360"/>
      </w:pPr>
      <w:rPr>
        <w:rFonts w:ascii="Symbol" w:hAnsi="Symbol" w:hint="default"/>
      </w:rPr>
    </w:lvl>
    <w:lvl w:ilvl="7" w:tplc="A9501264">
      <w:start w:val="1"/>
      <w:numFmt w:val="bullet"/>
      <w:lvlText w:val="o"/>
      <w:lvlJc w:val="left"/>
      <w:pPr>
        <w:ind w:left="5760" w:hanging="360"/>
      </w:pPr>
      <w:rPr>
        <w:rFonts w:ascii="Courier New" w:hAnsi="Courier New" w:hint="default"/>
      </w:rPr>
    </w:lvl>
    <w:lvl w:ilvl="8" w:tplc="C848139E">
      <w:start w:val="1"/>
      <w:numFmt w:val="bullet"/>
      <w:lvlText w:val=""/>
      <w:lvlJc w:val="left"/>
      <w:pPr>
        <w:ind w:left="6480" w:hanging="360"/>
      </w:pPr>
      <w:rPr>
        <w:rFonts w:ascii="Wingdings" w:hAnsi="Wingdings" w:hint="default"/>
      </w:rPr>
    </w:lvl>
  </w:abstractNum>
  <w:abstractNum w:abstractNumId="38" w15:restartNumberingAfterBreak="0">
    <w:nsid w:val="60C41BA6"/>
    <w:multiLevelType w:val="multilevel"/>
    <w:tmpl w:val="DA7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66C26"/>
    <w:multiLevelType w:val="multilevel"/>
    <w:tmpl w:val="629A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E0C07"/>
    <w:multiLevelType w:val="multilevel"/>
    <w:tmpl w:val="124E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C5595"/>
    <w:multiLevelType w:val="multilevel"/>
    <w:tmpl w:val="D93E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253FBC"/>
    <w:multiLevelType w:val="multilevel"/>
    <w:tmpl w:val="B456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0616D"/>
    <w:multiLevelType w:val="multilevel"/>
    <w:tmpl w:val="A6E2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6D1157"/>
    <w:multiLevelType w:val="multilevel"/>
    <w:tmpl w:val="0409001F"/>
    <w:styleLink w:val="Style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57F6B0B"/>
    <w:multiLevelType w:val="hybridMultilevel"/>
    <w:tmpl w:val="2F4830F6"/>
    <w:lvl w:ilvl="0" w:tplc="F320A8F8">
      <w:start w:val="20"/>
      <w:numFmt w:val="bullet"/>
      <w:lvlText w:val="-"/>
      <w:lvlJc w:val="left"/>
      <w:pPr>
        <w:ind w:left="720" w:hanging="360"/>
      </w:pPr>
      <w:rPr>
        <w:rFonts w:ascii="Calibri" w:hAnsi="Calibri" w:hint="default"/>
      </w:rPr>
    </w:lvl>
    <w:lvl w:ilvl="1" w:tplc="A3FEB580">
      <w:start w:val="1"/>
      <w:numFmt w:val="bullet"/>
      <w:lvlText w:val="o"/>
      <w:lvlJc w:val="left"/>
      <w:pPr>
        <w:ind w:left="1440" w:hanging="360"/>
      </w:pPr>
      <w:rPr>
        <w:rFonts w:ascii="Courier New" w:hAnsi="Courier New" w:hint="default"/>
      </w:rPr>
    </w:lvl>
    <w:lvl w:ilvl="2" w:tplc="789C940C" w:tentative="1">
      <w:start w:val="1"/>
      <w:numFmt w:val="bullet"/>
      <w:lvlText w:val=""/>
      <w:lvlJc w:val="left"/>
      <w:pPr>
        <w:ind w:left="2160" w:hanging="360"/>
      </w:pPr>
      <w:rPr>
        <w:rFonts w:ascii="Wingdings" w:hAnsi="Wingdings" w:hint="default"/>
      </w:rPr>
    </w:lvl>
    <w:lvl w:ilvl="3" w:tplc="0A4ECC46" w:tentative="1">
      <w:start w:val="1"/>
      <w:numFmt w:val="bullet"/>
      <w:lvlText w:val=""/>
      <w:lvlJc w:val="left"/>
      <w:pPr>
        <w:ind w:left="2880" w:hanging="360"/>
      </w:pPr>
      <w:rPr>
        <w:rFonts w:ascii="Symbol" w:hAnsi="Symbol" w:hint="default"/>
      </w:rPr>
    </w:lvl>
    <w:lvl w:ilvl="4" w:tplc="45F0785A" w:tentative="1">
      <w:start w:val="1"/>
      <w:numFmt w:val="bullet"/>
      <w:lvlText w:val="o"/>
      <w:lvlJc w:val="left"/>
      <w:pPr>
        <w:ind w:left="3600" w:hanging="360"/>
      </w:pPr>
      <w:rPr>
        <w:rFonts w:ascii="Courier New" w:hAnsi="Courier New" w:hint="default"/>
      </w:rPr>
    </w:lvl>
    <w:lvl w:ilvl="5" w:tplc="8DAA2CDC" w:tentative="1">
      <w:start w:val="1"/>
      <w:numFmt w:val="bullet"/>
      <w:lvlText w:val=""/>
      <w:lvlJc w:val="left"/>
      <w:pPr>
        <w:ind w:left="4320" w:hanging="360"/>
      </w:pPr>
      <w:rPr>
        <w:rFonts w:ascii="Wingdings" w:hAnsi="Wingdings" w:hint="default"/>
      </w:rPr>
    </w:lvl>
    <w:lvl w:ilvl="6" w:tplc="66903D1E" w:tentative="1">
      <w:start w:val="1"/>
      <w:numFmt w:val="bullet"/>
      <w:lvlText w:val=""/>
      <w:lvlJc w:val="left"/>
      <w:pPr>
        <w:ind w:left="5040" w:hanging="360"/>
      </w:pPr>
      <w:rPr>
        <w:rFonts w:ascii="Symbol" w:hAnsi="Symbol" w:hint="default"/>
      </w:rPr>
    </w:lvl>
    <w:lvl w:ilvl="7" w:tplc="1FF450AA" w:tentative="1">
      <w:start w:val="1"/>
      <w:numFmt w:val="bullet"/>
      <w:lvlText w:val="o"/>
      <w:lvlJc w:val="left"/>
      <w:pPr>
        <w:ind w:left="5760" w:hanging="360"/>
      </w:pPr>
      <w:rPr>
        <w:rFonts w:ascii="Courier New" w:hAnsi="Courier New" w:hint="default"/>
      </w:rPr>
    </w:lvl>
    <w:lvl w:ilvl="8" w:tplc="193A2D6C" w:tentative="1">
      <w:start w:val="1"/>
      <w:numFmt w:val="bullet"/>
      <w:lvlText w:val=""/>
      <w:lvlJc w:val="left"/>
      <w:pPr>
        <w:ind w:left="6480" w:hanging="360"/>
      </w:pPr>
      <w:rPr>
        <w:rFonts w:ascii="Wingdings" w:hAnsi="Wingdings" w:hint="default"/>
      </w:rPr>
    </w:lvl>
  </w:abstractNum>
  <w:abstractNum w:abstractNumId="46" w15:restartNumberingAfterBreak="0">
    <w:nsid w:val="75C71488"/>
    <w:multiLevelType w:val="hybridMultilevel"/>
    <w:tmpl w:val="2E302DFA"/>
    <w:lvl w:ilvl="0" w:tplc="0B6EC078">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65C7EC4"/>
    <w:multiLevelType w:val="multilevel"/>
    <w:tmpl w:val="CDCE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05DA5"/>
    <w:multiLevelType w:val="multilevel"/>
    <w:tmpl w:val="B892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3A41B0"/>
    <w:multiLevelType w:val="multilevel"/>
    <w:tmpl w:val="6FC2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6517A"/>
    <w:multiLevelType w:val="multilevel"/>
    <w:tmpl w:val="EA9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716340">
    <w:abstractNumId w:val="13"/>
  </w:num>
  <w:num w:numId="2" w16cid:durableId="274598865">
    <w:abstractNumId w:val="28"/>
  </w:num>
  <w:num w:numId="3" w16cid:durableId="951982150">
    <w:abstractNumId w:val="0"/>
  </w:num>
  <w:num w:numId="4" w16cid:durableId="1018461415">
    <w:abstractNumId w:val="21"/>
  </w:num>
  <w:num w:numId="5" w16cid:durableId="2095392888">
    <w:abstractNumId w:val="44"/>
  </w:num>
  <w:num w:numId="6" w16cid:durableId="2103379928">
    <w:abstractNumId w:val="6"/>
  </w:num>
  <w:num w:numId="7" w16cid:durableId="380061314">
    <w:abstractNumId w:val="16"/>
  </w:num>
  <w:num w:numId="8" w16cid:durableId="1605461200">
    <w:abstractNumId w:val="24"/>
  </w:num>
  <w:num w:numId="9" w16cid:durableId="59376220">
    <w:abstractNumId w:val="25"/>
  </w:num>
  <w:num w:numId="10" w16cid:durableId="1318923533">
    <w:abstractNumId w:val="8"/>
  </w:num>
  <w:num w:numId="11" w16cid:durableId="1026831600">
    <w:abstractNumId w:val="45"/>
  </w:num>
  <w:num w:numId="12" w16cid:durableId="2072579041">
    <w:abstractNumId w:val="22"/>
  </w:num>
  <w:num w:numId="13" w16cid:durableId="569341158">
    <w:abstractNumId w:val="29"/>
  </w:num>
  <w:num w:numId="14" w16cid:durableId="1132288688">
    <w:abstractNumId w:val="32"/>
  </w:num>
  <w:num w:numId="15" w16cid:durableId="1526476583">
    <w:abstractNumId w:val="26"/>
  </w:num>
  <w:num w:numId="16" w16cid:durableId="945314014">
    <w:abstractNumId w:val="20"/>
  </w:num>
  <w:num w:numId="17" w16cid:durableId="29502266">
    <w:abstractNumId w:val="14"/>
  </w:num>
  <w:num w:numId="18" w16cid:durableId="903443653">
    <w:abstractNumId w:val="19"/>
  </w:num>
  <w:num w:numId="19" w16cid:durableId="848716101">
    <w:abstractNumId w:val="2"/>
  </w:num>
  <w:num w:numId="20" w16cid:durableId="1062024111">
    <w:abstractNumId w:val="1"/>
  </w:num>
  <w:num w:numId="21" w16cid:durableId="2012948213">
    <w:abstractNumId w:val="9"/>
  </w:num>
  <w:num w:numId="22" w16cid:durableId="989595009">
    <w:abstractNumId w:val="33"/>
  </w:num>
  <w:num w:numId="23" w16cid:durableId="723018097">
    <w:abstractNumId w:val="3"/>
  </w:num>
  <w:num w:numId="24" w16cid:durableId="1709993603">
    <w:abstractNumId w:val="49"/>
  </w:num>
  <w:num w:numId="25" w16cid:durableId="1095175083">
    <w:abstractNumId w:val="4"/>
  </w:num>
  <w:num w:numId="26" w16cid:durableId="1608390069">
    <w:abstractNumId w:val="50"/>
  </w:num>
  <w:num w:numId="27" w16cid:durableId="278607627">
    <w:abstractNumId w:val="36"/>
  </w:num>
  <w:num w:numId="28" w16cid:durableId="188758309">
    <w:abstractNumId w:val="42"/>
  </w:num>
  <w:num w:numId="29" w16cid:durableId="733431083">
    <w:abstractNumId w:val="23"/>
  </w:num>
  <w:num w:numId="30" w16cid:durableId="1323193210">
    <w:abstractNumId w:val="11"/>
  </w:num>
  <w:num w:numId="31" w16cid:durableId="1825268850">
    <w:abstractNumId w:val="15"/>
  </w:num>
  <w:num w:numId="32" w16cid:durableId="663364616">
    <w:abstractNumId w:val="43"/>
  </w:num>
  <w:num w:numId="33" w16cid:durableId="691691546">
    <w:abstractNumId w:val="5"/>
  </w:num>
  <w:num w:numId="34" w16cid:durableId="4746710">
    <w:abstractNumId w:val="17"/>
  </w:num>
  <w:num w:numId="35" w16cid:durableId="882132125">
    <w:abstractNumId w:val="38"/>
  </w:num>
  <w:num w:numId="36" w16cid:durableId="735862453">
    <w:abstractNumId w:val="7"/>
  </w:num>
  <w:num w:numId="37" w16cid:durableId="422067141">
    <w:abstractNumId w:val="48"/>
  </w:num>
  <w:num w:numId="38" w16cid:durableId="1553537059">
    <w:abstractNumId w:val="27"/>
  </w:num>
  <w:num w:numId="39" w16cid:durableId="582492920">
    <w:abstractNumId w:val="35"/>
  </w:num>
  <w:num w:numId="40" w16cid:durableId="462576541">
    <w:abstractNumId w:val="30"/>
  </w:num>
  <w:num w:numId="41" w16cid:durableId="337847296">
    <w:abstractNumId w:val="18"/>
  </w:num>
  <w:num w:numId="42" w16cid:durableId="1723598341">
    <w:abstractNumId w:val="47"/>
  </w:num>
  <w:num w:numId="43" w16cid:durableId="420101885">
    <w:abstractNumId w:val="31"/>
  </w:num>
  <w:num w:numId="44" w16cid:durableId="1856455995">
    <w:abstractNumId w:val="41"/>
  </w:num>
  <w:num w:numId="45" w16cid:durableId="167448446">
    <w:abstractNumId w:val="46"/>
  </w:num>
  <w:num w:numId="46" w16cid:durableId="96215943">
    <w:abstractNumId w:val="12"/>
  </w:num>
  <w:num w:numId="47" w16cid:durableId="379208032">
    <w:abstractNumId w:val="37"/>
  </w:num>
  <w:num w:numId="48" w16cid:durableId="52429979">
    <w:abstractNumId w:val="34"/>
  </w:num>
  <w:num w:numId="49" w16cid:durableId="852497399">
    <w:abstractNumId w:val="39"/>
  </w:num>
  <w:num w:numId="50" w16cid:durableId="1591036197">
    <w:abstractNumId w:val="10"/>
  </w:num>
  <w:num w:numId="51" w16cid:durableId="2033870442">
    <w:abstractNumId w:val="40"/>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art Venice Team">
    <w15:presenceInfo w15:providerId="AD" w15:userId="S::team@SmartVenicesrl.onmicrosoft.com::c5c3aa8d-0ff7-45b7-88c3-4488cdb2afc9"/>
  </w15:person>
  <w15:person w15:author="Franzi Wiedmann">
    <w15:presenceInfo w15:providerId="AD" w15:userId="S::franzi.wiedmann@wecf.org::5227c781-8fc3-42ed-929a-56e4a226b306"/>
  </w15:person>
  <w15:person w15:author="Kiara Groneweg">
    <w15:presenceInfo w15:providerId="AD" w15:userId="S::kiara.groneweg@wecf.org::d0c3e55b-6df4-4193-8cb6-a95c75bbc8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97"/>
    <w:rsid w:val="0000099F"/>
    <w:rsid w:val="00001848"/>
    <w:rsid w:val="000025CC"/>
    <w:rsid w:val="0000362B"/>
    <w:rsid w:val="00004CBA"/>
    <w:rsid w:val="0000520E"/>
    <w:rsid w:val="000075DE"/>
    <w:rsid w:val="000101FF"/>
    <w:rsid w:val="000106FE"/>
    <w:rsid w:val="0001077D"/>
    <w:rsid w:val="00017093"/>
    <w:rsid w:val="00017576"/>
    <w:rsid w:val="00017DB9"/>
    <w:rsid w:val="000202C1"/>
    <w:rsid w:val="0002076B"/>
    <w:rsid w:val="00023D3B"/>
    <w:rsid w:val="00023D72"/>
    <w:rsid w:val="000243DA"/>
    <w:rsid w:val="0002598F"/>
    <w:rsid w:val="00030526"/>
    <w:rsid w:val="00031B0E"/>
    <w:rsid w:val="00032421"/>
    <w:rsid w:val="000328A6"/>
    <w:rsid w:val="00033A8B"/>
    <w:rsid w:val="00035BB2"/>
    <w:rsid w:val="00036A0B"/>
    <w:rsid w:val="00036F16"/>
    <w:rsid w:val="00037151"/>
    <w:rsid w:val="000377E2"/>
    <w:rsid w:val="00040486"/>
    <w:rsid w:val="000439BE"/>
    <w:rsid w:val="00044647"/>
    <w:rsid w:val="00044D1D"/>
    <w:rsid w:val="000451CB"/>
    <w:rsid w:val="00047A40"/>
    <w:rsid w:val="00047C4A"/>
    <w:rsid w:val="00050924"/>
    <w:rsid w:val="00050B53"/>
    <w:rsid w:val="000512A3"/>
    <w:rsid w:val="0005180E"/>
    <w:rsid w:val="0005185B"/>
    <w:rsid w:val="0005368A"/>
    <w:rsid w:val="0005403B"/>
    <w:rsid w:val="000549ED"/>
    <w:rsid w:val="00054CE8"/>
    <w:rsid w:val="00055188"/>
    <w:rsid w:val="000551F5"/>
    <w:rsid w:val="000561C9"/>
    <w:rsid w:val="00056600"/>
    <w:rsid w:val="000572EB"/>
    <w:rsid w:val="000573DD"/>
    <w:rsid w:val="00062F00"/>
    <w:rsid w:val="00064FFA"/>
    <w:rsid w:val="000667BF"/>
    <w:rsid w:val="00066C78"/>
    <w:rsid w:val="00066FBA"/>
    <w:rsid w:val="00067015"/>
    <w:rsid w:val="000670F0"/>
    <w:rsid w:val="000705A4"/>
    <w:rsid w:val="00070640"/>
    <w:rsid w:val="00071015"/>
    <w:rsid w:val="000718CD"/>
    <w:rsid w:val="00072691"/>
    <w:rsid w:val="000732C9"/>
    <w:rsid w:val="0007358A"/>
    <w:rsid w:val="00074BDB"/>
    <w:rsid w:val="00075B12"/>
    <w:rsid w:val="00075E5D"/>
    <w:rsid w:val="00076A28"/>
    <w:rsid w:val="000843D0"/>
    <w:rsid w:val="00085B63"/>
    <w:rsid w:val="00086047"/>
    <w:rsid w:val="0008622A"/>
    <w:rsid w:val="000866DB"/>
    <w:rsid w:val="00086C6B"/>
    <w:rsid w:val="00086DE2"/>
    <w:rsid w:val="00087BB3"/>
    <w:rsid w:val="000914C3"/>
    <w:rsid w:val="00091E5F"/>
    <w:rsid w:val="000929DA"/>
    <w:rsid w:val="00094422"/>
    <w:rsid w:val="00095545"/>
    <w:rsid w:val="00095649"/>
    <w:rsid w:val="00095B31"/>
    <w:rsid w:val="0009685D"/>
    <w:rsid w:val="000A2C01"/>
    <w:rsid w:val="000A3F39"/>
    <w:rsid w:val="000A44D7"/>
    <w:rsid w:val="000A7376"/>
    <w:rsid w:val="000B01B4"/>
    <w:rsid w:val="000B07F4"/>
    <w:rsid w:val="000B1883"/>
    <w:rsid w:val="000B1BE3"/>
    <w:rsid w:val="000B258F"/>
    <w:rsid w:val="000B2C67"/>
    <w:rsid w:val="000B307E"/>
    <w:rsid w:val="000B43A3"/>
    <w:rsid w:val="000B6D7E"/>
    <w:rsid w:val="000C12AD"/>
    <w:rsid w:val="000C2764"/>
    <w:rsid w:val="000C3A5D"/>
    <w:rsid w:val="000C3A75"/>
    <w:rsid w:val="000C420E"/>
    <w:rsid w:val="000C4810"/>
    <w:rsid w:val="000C5B16"/>
    <w:rsid w:val="000D0773"/>
    <w:rsid w:val="000D11B2"/>
    <w:rsid w:val="000D376F"/>
    <w:rsid w:val="000D468D"/>
    <w:rsid w:val="000D5892"/>
    <w:rsid w:val="000D659F"/>
    <w:rsid w:val="000D6834"/>
    <w:rsid w:val="000D7554"/>
    <w:rsid w:val="000D7A92"/>
    <w:rsid w:val="000D7B4E"/>
    <w:rsid w:val="000D7B50"/>
    <w:rsid w:val="000E081B"/>
    <w:rsid w:val="000E132A"/>
    <w:rsid w:val="000E3E83"/>
    <w:rsid w:val="000E3FB6"/>
    <w:rsid w:val="000E46D7"/>
    <w:rsid w:val="000E47E9"/>
    <w:rsid w:val="000E4B4C"/>
    <w:rsid w:val="000E4FA7"/>
    <w:rsid w:val="000E6214"/>
    <w:rsid w:val="000E7B25"/>
    <w:rsid w:val="000F15DF"/>
    <w:rsid w:val="000F38CC"/>
    <w:rsid w:val="000F49E1"/>
    <w:rsid w:val="000F5D27"/>
    <w:rsid w:val="000F6D34"/>
    <w:rsid w:val="000F6E69"/>
    <w:rsid w:val="0010056E"/>
    <w:rsid w:val="00100588"/>
    <w:rsid w:val="00100E65"/>
    <w:rsid w:val="001013C2"/>
    <w:rsid w:val="001020CC"/>
    <w:rsid w:val="00102393"/>
    <w:rsid w:val="001045A3"/>
    <w:rsid w:val="00105943"/>
    <w:rsid w:val="001061B7"/>
    <w:rsid w:val="001073C1"/>
    <w:rsid w:val="00112A6B"/>
    <w:rsid w:val="001141EC"/>
    <w:rsid w:val="0011426E"/>
    <w:rsid w:val="00116055"/>
    <w:rsid w:val="00120FD4"/>
    <w:rsid w:val="00121515"/>
    <w:rsid w:val="00121623"/>
    <w:rsid w:val="001231B1"/>
    <w:rsid w:val="00123291"/>
    <w:rsid w:val="00123E41"/>
    <w:rsid w:val="0012401F"/>
    <w:rsid w:val="00125EE3"/>
    <w:rsid w:val="00130266"/>
    <w:rsid w:val="0013060F"/>
    <w:rsid w:val="0013119C"/>
    <w:rsid w:val="00132B66"/>
    <w:rsid w:val="001356D9"/>
    <w:rsid w:val="0014069E"/>
    <w:rsid w:val="00146C32"/>
    <w:rsid w:val="00147CF8"/>
    <w:rsid w:val="00150279"/>
    <w:rsid w:val="001508F7"/>
    <w:rsid w:val="00151D5D"/>
    <w:rsid w:val="0015262B"/>
    <w:rsid w:val="00154743"/>
    <w:rsid w:val="00156AA0"/>
    <w:rsid w:val="001571C0"/>
    <w:rsid w:val="00157894"/>
    <w:rsid w:val="001600C1"/>
    <w:rsid w:val="00161F36"/>
    <w:rsid w:val="001629BB"/>
    <w:rsid w:val="001639F1"/>
    <w:rsid w:val="00167032"/>
    <w:rsid w:val="0017124D"/>
    <w:rsid w:val="00171D7E"/>
    <w:rsid w:val="0017238E"/>
    <w:rsid w:val="00172B5F"/>
    <w:rsid w:val="001733BB"/>
    <w:rsid w:val="001759A9"/>
    <w:rsid w:val="00182995"/>
    <w:rsid w:val="001842AD"/>
    <w:rsid w:val="001850AB"/>
    <w:rsid w:val="00186636"/>
    <w:rsid w:val="00186A2B"/>
    <w:rsid w:val="00187F52"/>
    <w:rsid w:val="00190299"/>
    <w:rsid w:val="00192709"/>
    <w:rsid w:val="00195BCD"/>
    <w:rsid w:val="00196D8B"/>
    <w:rsid w:val="00197D68"/>
    <w:rsid w:val="001A0061"/>
    <w:rsid w:val="001A0485"/>
    <w:rsid w:val="001A0941"/>
    <w:rsid w:val="001A39DF"/>
    <w:rsid w:val="001A4976"/>
    <w:rsid w:val="001A70F8"/>
    <w:rsid w:val="001B01A9"/>
    <w:rsid w:val="001B01C1"/>
    <w:rsid w:val="001B11FF"/>
    <w:rsid w:val="001B4573"/>
    <w:rsid w:val="001B518E"/>
    <w:rsid w:val="001B5262"/>
    <w:rsid w:val="001B536A"/>
    <w:rsid w:val="001B546F"/>
    <w:rsid w:val="001B6541"/>
    <w:rsid w:val="001C12F4"/>
    <w:rsid w:val="001C5AC8"/>
    <w:rsid w:val="001C6B88"/>
    <w:rsid w:val="001C73E6"/>
    <w:rsid w:val="001C7DD9"/>
    <w:rsid w:val="001D16A2"/>
    <w:rsid w:val="001D1A1B"/>
    <w:rsid w:val="001D255D"/>
    <w:rsid w:val="001D4AC1"/>
    <w:rsid w:val="001E012F"/>
    <w:rsid w:val="001E23A5"/>
    <w:rsid w:val="001E5E91"/>
    <w:rsid w:val="001E721D"/>
    <w:rsid w:val="001E7345"/>
    <w:rsid w:val="001F2909"/>
    <w:rsid w:val="001F2C3A"/>
    <w:rsid w:val="001F2E25"/>
    <w:rsid w:val="001F3715"/>
    <w:rsid w:val="001F43D6"/>
    <w:rsid w:val="001F5307"/>
    <w:rsid w:val="001F675D"/>
    <w:rsid w:val="001F6D02"/>
    <w:rsid w:val="001F79E8"/>
    <w:rsid w:val="001F7C0C"/>
    <w:rsid w:val="002007FF"/>
    <w:rsid w:val="002027E7"/>
    <w:rsid w:val="00205DF9"/>
    <w:rsid w:val="0020784F"/>
    <w:rsid w:val="00210960"/>
    <w:rsid w:val="00210B2D"/>
    <w:rsid w:val="002131A0"/>
    <w:rsid w:val="00215C59"/>
    <w:rsid w:val="00215DCC"/>
    <w:rsid w:val="00216BD4"/>
    <w:rsid w:val="002176F3"/>
    <w:rsid w:val="00217BE9"/>
    <w:rsid w:val="00217CA8"/>
    <w:rsid w:val="00221A14"/>
    <w:rsid w:val="00221A94"/>
    <w:rsid w:val="002229D9"/>
    <w:rsid w:val="00225251"/>
    <w:rsid w:val="00225DBC"/>
    <w:rsid w:val="002265CA"/>
    <w:rsid w:val="002273B7"/>
    <w:rsid w:val="00232C43"/>
    <w:rsid w:val="002337E2"/>
    <w:rsid w:val="00234AC4"/>
    <w:rsid w:val="002354B7"/>
    <w:rsid w:val="00235F63"/>
    <w:rsid w:val="00236F99"/>
    <w:rsid w:val="00237756"/>
    <w:rsid w:val="002379A1"/>
    <w:rsid w:val="002404DE"/>
    <w:rsid w:val="002405D4"/>
    <w:rsid w:val="00240F69"/>
    <w:rsid w:val="0024151F"/>
    <w:rsid w:val="00242186"/>
    <w:rsid w:val="00243F43"/>
    <w:rsid w:val="00244C28"/>
    <w:rsid w:val="002466DF"/>
    <w:rsid w:val="00247057"/>
    <w:rsid w:val="0025178A"/>
    <w:rsid w:val="00251796"/>
    <w:rsid w:val="00252804"/>
    <w:rsid w:val="00253FA7"/>
    <w:rsid w:val="0025489D"/>
    <w:rsid w:val="002553B9"/>
    <w:rsid w:val="00255E2D"/>
    <w:rsid w:val="00256BDC"/>
    <w:rsid w:val="00257CAA"/>
    <w:rsid w:val="00257DB0"/>
    <w:rsid w:val="00262748"/>
    <w:rsid w:val="00262B26"/>
    <w:rsid w:val="00262C6D"/>
    <w:rsid w:val="00263D54"/>
    <w:rsid w:val="0026444A"/>
    <w:rsid w:val="00264E99"/>
    <w:rsid w:val="002672A8"/>
    <w:rsid w:val="002705CC"/>
    <w:rsid w:val="002716A7"/>
    <w:rsid w:val="00272079"/>
    <w:rsid w:val="00273ABF"/>
    <w:rsid w:val="0027424E"/>
    <w:rsid w:val="002744BB"/>
    <w:rsid w:val="00277E08"/>
    <w:rsid w:val="00280702"/>
    <w:rsid w:val="002826BE"/>
    <w:rsid w:val="00282BF6"/>
    <w:rsid w:val="00282ED2"/>
    <w:rsid w:val="00283C83"/>
    <w:rsid w:val="002847A4"/>
    <w:rsid w:val="002849A4"/>
    <w:rsid w:val="00286FA1"/>
    <w:rsid w:val="002873F1"/>
    <w:rsid w:val="002908E1"/>
    <w:rsid w:val="002910CE"/>
    <w:rsid w:val="0029117A"/>
    <w:rsid w:val="00291A36"/>
    <w:rsid w:val="002921FB"/>
    <w:rsid w:val="002927E0"/>
    <w:rsid w:val="0029295A"/>
    <w:rsid w:val="00292D8A"/>
    <w:rsid w:val="00293D59"/>
    <w:rsid w:val="00295583"/>
    <w:rsid w:val="00295B26"/>
    <w:rsid w:val="00297CF3"/>
    <w:rsid w:val="002A1AE3"/>
    <w:rsid w:val="002A1F82"/>
    <w:rsid w:val="002A2F81"/>
    <w:rsid w:val="002B008F"/>
    <w:rsid w:val="002B04BB"/>
    <w:rsid w:val="002B04E0"/>
    <w:rsid w:val="002B0648"/>
    <w:rsid w:val="002B154C"/>
    <w:rsid w:val="002B2391"/>
    <w:rsid w:val="002B29D1"/>
    <w:rsid w:val="002B6695"/>
    <w:rsid w:val="002B76E2"/>
    <w:rsid w:val="002C0FC9"/>
    <w:rsid w:val="002C17CC"/>
    <w:rsid w:val="002C28FA"/>
    <w:rsid w:val="002C3613"/>
    <w:rsid w:val="002C3CD7"/>
    <w:rsid w:val="002C58BC"/>
    <w:rsid w:val="002C6049"/>
    <w:rsid w:val="002C7E66"/>
    <w:rsid w:val="002D0EA8"/>
    <w:rsid w:val="002D30BF"/>
    <w:rsid w:val="002D403E"/>
    <w:rsid w:val="002D50A8"/>
    <w:rsid w:val="002D78F7"/>
    <w:rsid w:val="002E2928"/>
    <w:rsid w:val="002E5C5E"/>
    <w:rsid w:val="002E64F5"/>
    <w:rsid w:val="002E7D82"/>
    <w:rsid w:val="002F08E9"/>
    <w:rsid w:val="002F16A6"/>
    <w:rsid w:val="002F3A5D"/>
    <w:rsid w:val="002F57B7"/>
    <w:rsid w:val="002F660D"/>
    <w:rsid w:val="002F7E31"/>
    <w:rsid w:val="00300388"/>
    <w:rsid w:val="00300EBB"/>
    <w:rsid w:val="00303201"/>
    <w:rsid w:val="00303800"/>
    <w:rsid w:val="00307515"/>
    <w:rsid w:val="00307D35"/>
    <w:rsid w:val="00310EE1"/>
    <w:rsid w:val="00313481"/>
    <w:rsid w:val="00316672"/>
    <w:rsid w:val="00317561"/>
    <w:rsid w:val="003179FB"/>
    <w:rsid w:val="00321F0A"/>
    <w:rsid w:val="00323423"/>
    <w:rsid w:val="00325621"/>
    <w:rsid w:val="00326AC5"/>
    <w:rsid w:val="00327C0C"/>
    <w:rsid w:val="00327E8F"/>
    <w:rsid w:val="00333166"/>
    <w:rsid w:val="00334617"/>
    <w:rsid w:val="00335521"/>
    <w:rsid w:val="00336041"/>
    <w:rsid w:val="00336377"/>
    <w:rsid w:val="003364CE"/>
    <w:rsid w:val="00337323"/>
    <w:rsid w:val="0033754B"/>
    <w:rsid w:val="00337571"/>
    <w:rsid w:val="00340A7B"/>
    <w:rsid w:val="00340D3C"/>
    <w:rsid w:val="00340D84"/>
    <w:rsid w:val="00341777"/>
    <w:rsid w:val="0034264E"/>
    <w:rsid w:val="003429F1"/>
    <w:rsid w:val="0034353F"/>
    <w:rsid w:val="00343C4F"/>
    <w:rsid w:val="00343DF5"/>
    <w:rsid w:val="00344AED"/>
    <w:rsid w:val="0035002F"/>
    <w:rsid w:val="00353B6E"/>
    <w:rsid w:val="003615AB"/>
    <w:rsid w:val="0036481E"/>
    <w:rsid w:val="00364E66"/>
    <w:rsid w:val="003674E9"/>
    <w:rsid w:val="0036B218"/>
    <w:rsid w:val="0037392E"/>
    <w:rsid w:val="00373B2F"/>
    <w:rsid w:val="00374694"/>
    <w:rsid w:val="003761A3"/>
    <w:rsid w:val="003766AC"/>
    <w:rsid w:val="003768D0"/>
    <w:rsid w:val="00376A31"/>
    <w:rsid w:val="00376C9A"/>
    <w:rsid w:val="003816DD"/>
    <w:rsid w:val="00382623"/>
    <w:rsid w:val="00383357"/>
    <w:rsid w:val="003873BE"/>
    <w:rsid w:val="003877FD"/>
    <w:rsid w:val="00391EA4"/>
    <w:rsid w:val="003920C8"/>
    <w:rsid w:val="00392242"/>
    <w:rsid w:val="00393DF3"/>
    <w:rsid w:val="00394E64"/>
    <w:rsid w:val="00395806"/>
    <w:rsid w:val="003967A0"/>
    <w:rsid w:val="00397627"/>
    <w:rsid w:val="003978FD"/>
    <w:rsid w:val="003A0D1B"/>
    <w:rsid w:val="003A1451"/>
    <w:rsid w:val="003A199E"/>
    <w:rsid w:val="003A20A8"/>
    <w:rsid w:val="003A2D60"/>
    <w:rsid w:val="003A56DA"/>
    <w:rsid w:val="003A6001"/>
    <w:rsid w:val="003A6882"/>
    <w:rsid w:val="003B1B52"/>
    <w:rsid w:val="003B3654"/>
    <w:rsid w:val="003B36C3"/>
    <w:rsid w:val="003B49F5"/>
    <w:rsid w:val="003B6084"/>
    <w:rsid w:val="003C013F"/>
    <w:rsid w:val="003C29F8"/>
    <w:rsid w:val="003C399E"/>
    <w:rsid w:val="003C5BF8"/>
    <w:rsid w:val="003C7492"/>
    <w:rsid w:val="003C7BBE"/>
    <w:rsid w:val="003D04E4"/>
    <w:rsid w:val="003D1889"/>
    <w:rsid w:val="003D1F69"/>
    <w:rsid w:val="003D29F6"/>
    <w:rsid w:val="003D41F2"/>
    <w:rsid w:val="003D5369"/>
    <w:rsid w:val="003D5628"/>
    <w:rsid w:val="003E0207"/>
    <w:rsid w:val="003E1EF8"/>
    <w:rsid w:val="003E2FE4"/>
    <w:rsid w:val="003E37FA"/>
    <w:rsid w:val="003E3BFB"/>
    <w:rsid w:val="003E3C91"/>
    <w:rsid w:val="003E4646"/>
    <w:rsid w:val="003F2257"/>
    <w:rsid w:val="003F4713"/>
    <w:rsid w:val="003F4CEF"/>
    <w:rsid w:val="003F4D16"/>
    <w:rsid w:val="003F6637"/>
    <w:rsid w:val="003F6C09"/>
    <w:rsid w:val="00400674"/>
    <w:rsid w:val="00402E16"/>
    <w:rsid w:val="004032AC"/>
    <w:rsid w:val="00410AAC"/>
    <w:rsid w:val="00410D1C"/>
    <w:rsid w:val="004113EF"/>
    <w:rsid w:val="00411836"/>
    <w:rsid w:val="00411975"/>
    <w:rsid w:val="00415365"/>
    <w:rsid w:val="0041588D"/>
    <w:rsid w:val="004176C2"/>
    <w:rsid w:val="0041779A"/>
    <w:rsid w:val="004226D8"/>
    <w:rsid w:val="0042449A"/>
    <w:rsid w:val="00424A03"/>
    <w:rsid w:val="00427BEA"/>
    <w:rsid w:val="00432536"/>
    <w:rsid w:val="00433E94"/>
    <w:rsid w:val="00434A5A"/>
    <w:rsid w:val="00434B68"/>
    <w:rsid w:val="004358AD"/>
    <w:rsid w:val="00435C95"/>
    <w:rsid w:val="00436061"/>
    <w:rsid w:val="0043728B"/>
    <w:rsid w:val="004401E6"/>
    <w:rsid w:val="0044190D"/>
    <w:rsid w:val="0044455B"/>
    <w:rsid w:val="00444827"/>
    <w:rsid w:val="00444D31"/>
    <w:rsid w:val="00445CA9"/>
    <w:rsid w:val="00445F2F"/>
    <w:rsid w:val="00446C43"/>
    <w:rsid w:val="00450EFB"/>
    <w:rsid w:val="00451897"/>
    <w:rsid w:val="00454F78"/>
    <w:rsid w:val="0045665D"/>
    <w:rsid w:val="0045750B"/>
    <w:rsid w:val="004618BA"/>
    <w:rsid w:val="004623C6"/>
    <w:rsid w:val="00463222"/>
    <w:rsid w:val="00463AB9"/>
    <w:rsid w:val="00466E5D"/>
    <w:rsid w:val="00467A37"/>
    <w:rsid w:val="00470308"/>
    <w:rsid w:val="004709B2"/>
    <w:rsid w:val="004719AE"/>
    <w:rsid w:val="0047214D"/>
    <w:rsid w:val="00472A1A"/>
    <w:rsid w:val="004736B8"/>
    <w:rsid w:val="00474D9A"/>
    <w:rsid w:val="00477A7E"/>
    <w:rsid w:val="00480506"/>
    <w:rsid w:val="00481D08"/>
    <w:rsid w:val="004822BD"/>
    <w:rsid w:val="00486814"/>
    <w:rsid w:val="00486B68"/>
    <w:rsid w:val="0048752A"/>
    <w:rsid w:val="004876D0"/>
    <w:rsid w:val="004909AE"/>
    <w:rsid w:val="00493BC6"/>
    <w:rsid w:val="00493D28"/>
    <w:rsid w:val="00497D06"/>
    <w:rsid w:val="004A196D"/>
    <w:rsid w:val="004A260E"/>
    <w:rsid w:val="004A2C85"/>
    <w:rsid w:val="004A4F8B"/>
    <w:rsid w:val="004A60E6"/>
    <w:rsid w:val="004A6A40"/>
    <w:rsid w:val="004B00D5"/>
    <w:rsid w:val="004B01D3"/>
    <w:rsid w:val="004B0849"/>
    <w:rsid w:val="004B177F"/>
    <w:rsid w:val="004B2835"/>
    <w:rsid w:val="004B4D55"/>
    <w:rsid w:val="004B5261"/>
    <w:rsid w:val="004B5C39"/>
    <w:rsid w:val="004C12D7"/>
    <w:rsid w:val="004C28D5"/>
    <w:rsid w:val="004C556C"/>
    <w:rsid w:val="004C716F"/>
    <w:rsid w:val="004C7602"/>
    <w:rsid w:val="004C7D79"/>
    <w:rsid w:val="004D169C"/>
    <w:rsid w:val="004D2D81"/>
    <w:rsid w:val="004D32E7"/>
    <w:rsid w:val="004D3394"/>
    <w:rsid w:val="004D608C"/>
    <w:rsid w:val="004D764D"/>
    <w:rsid w:val="004E20BC"/>
    <w:rsid w:val="004E2FE2"/>
    <w:rsid w:val="004E3A24"/>
    <w:rsid w:val="004E437D"/>
    <w:rsid w:val="004E4AAF"/>
    <w:rsid w:val="004E6715"/>
    <w:rsid w:val="004F0833"/>
    <w:rsid w:val="004F0C2A"/>
    <w:rsid w:val="004F18C7"/>
    <w:rsid w:val="004F2271"/>
    <w:rsid w:val="004F2566"/>
    <w:rsid w:val="004F4B5E"/>
    <w:rsid w:val="004F51BF"/>
    <w:rsid w:val="004F51DA"/>
    <w:rsid w:val="004F5F91"/>
    <w:rsid w:val="004F6F3B"/>
    <w:rsid w:val="00500455"/>
    <w:rsid w:val="00500B26"/>
    <w:rsid w:val="00500ED1"/>
    <w:rsid w:val="00501726"/>
    <w:rsid w:val="005018B0"/>
    <w:rsid w:val="00502999"/>
    <w:rsid w:val="00504242"/>
    <w:rsid w:val="00504589"/>
    <w:rsid w:val="00507995"/>
    <w:rsid w:val="00510A83"/>
    <w:rsid w:val="005111BC"/>
    <w:rsid w:val="00511414"/>
    <w:rsid w:val="00511CFC"/>
    <w:rsid w:val="005129FA"/>
    <w:rsid w:val="005148F7"/>
    <w:rsid w:val="005172DC"/>
    <w:rsid w:val="00517915"/>
    <w:rsid w:val="005205A6"/>
    <w:rsid w:val="005217E5"/>
    <w:rsid w:val="00521FC1"/>
    <w:rsid w:val="005221F7"/>
    <w:rsid w:val="00523609"/>
    <w:rsid w:val="00523802"/>
    <w:rsid w:val="00523969"/>
    <w:rsid w:val="005317BD"/>
    <w:rsid w:val="005326A2"/>
    <w:rsid w:val="005330D2"/>
    <w:rsid w:val="00534C0B"/>
    <w:rsid w:val="00536DF1"/>
    <w:rsid w:val="00540359"/>
    <w:rsid w:val="00545A5D"/>
    <w:rsid w:val="00550B20"/>
    <w:rsid w:val="00550CC6"/>
    <w:rsid w:val="00552DBF"/>
    <w:rsid w:val="00552EA9"/>
    <w:rsid w:val="00553CEF"/>
    <w:rsid w:val="00553D2C"/>
    <w:rsid w:val="005545D1"/>
    <w:rsid w:val="00554F1A"/>
    <w:rsid w:val="0055777F"/>
    <w:rsid w:val="0056081B"/>
    <w:rsid w:val="00560934"/>
    <w:rsid w:val="005630D1"/>
    <w:rsid w:val="005639BF"/>
    <w:rsid w:val="005643ED"/>
    <w:rsid w:val="005651EC"/>
    <w:rsid w:val="005703F3"/>
    <w:rsid w:val="0057136A"/>
    <w:rsid w:val="00572679"/>
    <w:rsid w:val="005734C0"/>
    <w:rsid w:val="005739AF"/>
    <w:rsid w:val="00575835"/>
    <w:rsid w:val="005772C7"/>
    <w:rsid w:val="00577D35"/>
    <w:rsid w:val="00580BEA"/>
    <w:rsid w:val="00582C74"/>
    <w:rsid w:val="005840F1"/>
    <w:rsid w:val="00585B4D"/>
    <w:rsid w:val="005907D2"/>
    <w:rsid w:val="00591FF3"/>
    <w:rsid w:val="00594B25"/>
    <w:rsid w:val="005971F4"/>
    <w:rsid w:val="005976F9"/>
    <w:rsid w:val="005A02ED"/>
    <w:rsid w:val="005A048B"/>
    <w:rsid w:val="005A050A"/>
    <w:rsid w:val="005A05F5"/>
    <w:rsid w:val="005A0892"/>
    <w:rsid w:val="005A16AF"/>
    <w:rsid w:val="005A1859"/>
    <w:rsid w:val="005A246E"/>
    <w:rsid w:val="005A6F7D"/>
    <w:rsid w:val="005A70FF"/>
    <w:rsid w:val="005A7496"/>
    <w:rsid w:val="005A75F2"/>
    <w:rsid w:val="005A7F5D"/>
    <w:rsid w:val="005B3FF8"/>
    <w:rsid w:val="005B4FDB"/>
    <w:rsid w:val="005B7260"/>
    <w:rsid w:val="005C1A2C"/>
    <w:rsid w:val="005C2B5D"/>
    <w:rsid w:val="005C31C3"/>
    <w:rsid w:val="005C3940"/>
    <w:rsid w:val="005C3BEB"/>
    <w:rsid w:val="005C602C"/>
    <w:rsid w:val="005C6EA8"/>
    <w:rsid w:val="005D01D7"/>
    <w:rsid w:val="005D13A2"/>
    <w:rsid w:val="005D2C0D"/>
    <w:rsid w:val="005D407A"/>
    <w:rsid w:val="005D4CB3"/>
    <w:rsid w:val="005E08D8"/>
    <w:rsid w:val="005E3852"/>
    <w:rsid w:val="005E43D8"/>
    <w:rsid w:val="005E5861"/>
    <w:rsid w:val="005E5B07"/>
    <w:rsid w:val="005E5D9D"/>
    <w:rsid w:val="005E7181"/>
    <w:rsid w:val="005E7CBB"/>
    <w:rsid w:val="005F04F7"/>
    <w:rsid w:val="005F0EC4"/>
    <w:rsid w:val="005F0F30"/>
    <w:rsid w:val="005F2EF8"/>
    <w:rsid w:val="005F5DCB"/>
    <w:rsid w:val="005F650F"/>
    <w:rsid w:val="005F7C43"/>
    <w:rsid w:val="00601627"/>
    <w:rsid w:val="00603696"/>
    <w:rsid w:val="00604BA7"/>
    <w:rsid w:val="00610604"/>
    <w:rsid w:val="00610F30"/>
    <w:rsid w:val="006152D3"/>
    <w:rsid w:val="00615E73"/>
    <w:rsid w:val="006164EE"/>
    <w:rsid w:val="00616735"/>
    <w:rsid w:val="006225DA"/>
    <w:rsid w:val="00625DC4"/>
    <w:rsid w:val="00626948"/>
    <w:rsid w:val="00626CD2"/>
    <w:rsid w:val="00627802"/>
    <w:rsid w:val="00627EDF"/>
    <w:rsid w:val="0063051D"/>
    <w:rsid w:val="006317E8"/>
    <w:rsid w:val="00633C6A"/>
    <w:rsid w:val="00634293"/>
    <w:rsid w:val="00635830"/>
    <w:rsid w:val="00635D35"/>
    <w:rsid w:val="00636122"/>
    <w:rsid w:val="006365CC"/>
    <w:rsid w:val="00643614"/>
    <w:rsid w:val="00644E35"/>
    <w:rsid w:val="00647595"/>
    <w:rsid w:val="00647C1B"/>
    <w:rsid w:val="006505A3"/>
    <w:rsid w:val="00652C5D"/>
    <w:rsid w:val="00654066"/>
    <w:rsid w:val="006552D4"/>
    <w:rsid w:val="00655FEC"/>
    <w:rsid w:val="006569D1"/>
    <w:rsid w:val="00662A1C"/>
    <w:rsid w:val="00662FE3"/>
    <w:rsid w:val="006657E7"/>
    <w:rsid w:val="006676F2"/>
    <w:rsid w:val="00667CD6"/>
    <w:rsid w:val="006718ED"/>
    <w:rsid w:val="00672FF5"/>
    <w:rsid w:val="00674017"/>
    <w:rsid w:val="00674AEC"/>
    <w:rsid w:val="006756F6"/>
    <w:rsid w:val="00675A59"/>
    <w:rsid w:val="00675BE7"/>
    <w:rsid w:val="00676DB9"/>
    <w:rsid w:val="00680971"/>
    <w:rsid w:val="006809A0"/>
    <w:rsid w:val="00681021"/>
    <w:rsid w:val="00681E2F"/>
    <w:rsid w:val="00682111"/>
    <w:rsid w:val="006835C5"/>
    <w:rsid w:val="00684C5A"/>
    <w:rsid w:val="0068548E"/>
    <w:rsid w:val="0068571F"/>
    <w:rsid w:val="00685D55"/>
    <w:rsid w:val="006861AD"/>
    <w:rsid w:val="00686BF0"/>
    <w:rsid w:val="0068705F"/>
    <w:rsid w:val="0069078B"/>
    <w:rsid w:val="00692D89"/>
    <w:rsid w:val="0069301A"/>
    <w:rsid w:val="00693445"/>
    <w:rsid w:val="00695DD8"/>
    <w:rsid w:val="00695EC3"/>
    <w:rsid w:val="006A0F23"/>
    <w:rsid w:val="006A1080"/>
    <w:rsid w:val="006A2A97"/>
    <w:rsid w:val="006A3015"/>
    <w:rsid w:val="006A4C6C"/>
    <w:rsid w:val="006A5AB0"/>
    <w:rsid w:val="006A5DB7"/>
    <w:rsid w:val="006A6A99"/>
    <w:rsid w:val="006A6F7D"/>
    <w:rsid w:val="006A6FE2"/>
    <w:rsid w:val="006B036F"/>
    <w:rsid w:val="006B320C"/>
    <w:rsid w:val="006B3BB7"/>
    <w:rsid w:val="006B6644"/>
    <w:rsid w:val="006B6653"/>
    <w:rsid w:val="006C1953"/>
    <w:rsid w:val="006C363D"/>
    <w:rsid w:val="006C3D71"/>
    <w:rsid w:val="006C64AF"/>
    <w:rsid w:val="006C726F"/>
    <w:rsid w:val="006D042A"/>
    <w:rsid w:val="006D15F7"/>
    <w:rsid w:val="006D17EA"/>
    <w:rsid w:val="006D3D79"/>
    <w:rsid w:val="006D538C"/>
    <w:rsid w:val="006D636F"/>
    <w:rsid w:val="006D7475"/>
    <w:rsid w:val="006E04D1"/>
    <w:rsid w:val="006E29C1"/>
    <w:rsid w:val="006E3D71"/>
    <w:rsid w:val="006E62B5"/>
    <w:rsid w:val="006E669D"/>
    <w:rsid w:val="006E6AF7"/>
    <w:rsid w:val="006F028E"/>
    <w:rsid w:val="006F2C87"/>
    <w:rsid w:val="006F59D4"/>
    <w:rsid w:val="006F718F"/>
    <w:rsid w:val="006F7703"/>
    <w:rsid w:val="00702103"/>
    <w:rsid w:val="00703B16"/>
    <w:rsid w:val="00704F4F"/>
    <w:rsid w:val="00705AC9"/>
    <w:rsid w:val="00706C81"/>
    <w:rsid w:val="00706E2E"/>
    <w:rsid w:val="00710322"/>
    <w:rsid w:val="00711407"/>
    <w:rsid w:val="00712EBB"/>
    <w:rsid w:val="00713BC7"/>
    <w:rsid w:val="00716FE6"/>
    <w:rsid w:val="00720FCC"/>
    <w:rsid w:val="00721AF2"/>
    <w:rsid w:val="00723659"/>
    <w:rsid w:val="00725254"/>
    <w:rsid w:val="00727FC0"/>
    <w:rsid w:val="00734393"/>
    <w:rsid w:val="00736DB1"/>
    <w:rsid w:val="0074021F"/>
    <w:rsid w:val="00740F69"/>
    <w:rsid w:val="007417B7"/>
    <w:rsid w:val="00741B22"/>
    <w:rsid w:val="007423A3"/>
    <w:rsid w:val="0074417F"/>
    <w:rsid w:val="007441A9"/>
    <w:rsid w:val="0074470B"/>
    <w:rsid w:val="00746CA1"/>
    <w:rsid w:val="00747CA1"/>
    <w:rsid w:val="00747D78"/>
    <w:rsid w:val="00750A50"/>
    <w:rsid w:val="007511E8"/>
    <w:rsid w:val="007519B7"/>
    <w:rsid w:val="007535D2"/>
    <w:rsid w:val="0075626E"/>
    <w:rsid w:val="007565EA"/>
    <w:rsid w:val="007566B6"/>
    <w:rsid w:val="00760F29"/>
    <w:rsid w:val="00761280"/>
    <w:rsid w:val="0076156B"/>
    <w:rsid w:val="00763297"/>
    <w:rsid w:val="00766054"/>
    <w:rsid w:val="007660EA"/>
    <w:rsid w:val="00766795"/>
    <w:rsid w:val="007669D2"/>
    <w:rsid w:val="00767F5E"/>
    <w:rsid w:val="007700D8"/>
    <w:rsid w:val="007732BF"/>
    <w:rsid w:val="0077366E"/>
    <w:rsid w:val="00773FBE"/>
    <w:rsid w:val="0077596E"/>
    <w:rsid w:val="007767E1"/>
    <w:rsid w:val="00777B16"/>
    <w:rsid w:val="00780220"/>
    <w:rsid w:val="00783F75"/>
    <w:rsid w:val="00785F85"/>
    <w:rsid w:val="007861A0"/>
    <w:rsid w:val="00787A9B"/>
    <w:rsid w:val="00790392"/>
    <w:rsid w:val="007904D5"/>
    <w:rsid w:val="00791E56"/>
    <w:rsid w:val="00792D96"/>
    <w:rsid w:val="007933AB"/>
    <w:rsid w:val="00793CE4"/>
    <w:rsid w:val="007952B9"/>
    <w:rsid w:val="00795CCC"/>
    <w:rsid w:val="007A2301"/>
    <w:rsid w:val="007A29E5"/>
    <w:rsid w:val="007A322B"/>
    <w:rsid w:val="007A609A"/>
    <w:rsid w:val="007A6160"/>
    <w:rsid w:val="007A6F24"/>
    <w:rsid w:val="007A757B"/>
    <w:rsid w:val="007B09F7"/>
    <w:rsid w:val="007B0C85"/>
    <w:rsid w:val="007B16BB"/>
    <w:rsid w:val="007B61B3"/>
    <w:rsid w:val="007B639C"/>
    <w:rsid w:val="007B79E1"/>
    <w:rsid w:val="007B7F5E"/>
    <w:rsid w:val="007C270C"/>
    <w:rsid w:val="007C3ED4"/>
    <w:rsid w:val="007C405E"/>
    <w:rsid w:val="007C42D0"/>
    <w:rsid w:val="007C561E"/>
    <w:rsid w:val="007C6412"/>
    <w:rsid w:val="007C7AAD"/>
    <w:rsid w:val="007D05A0"/>
    <w:rsid w:val="007D3312"/>
    <w:rsid w:val="007D46E9"/>
    <w:rsid w:val="007D64B7"/>
    <w:rsid w:val="007E16D2"/>
    <w:rsid w:val="007E1D11"/>
    <w:rsid w:val="007E54EB"/>
    <w:rsid w:val="007E55A3"/>
    <w:rsid w:val="007E696B"/>
    <w:rsid w:val="007E6AD1"/>
    <w:rsid w:val="007E6B4A"/>
    <w:rsid w:val="007E738E"/>
    <w:rsid w:val="007F143A"/>
    <w:rsid w:val="007F2455"/>
    <w:rsid w:val="007F2531"/>
    <w:rsid w:val="007F5301"/>
    <w:rsid w:val="007F72F9"/>
    <w:rsid w:val="008006C0"/>
    <w:rsid w:val="00804484"/>
    <w:rsid w:val="00810DCE"/>
    <w:rsid w:val="0081192C"/>
    <w:rsid w:val="00811B22"/>
    <w:rsid w:val="0081486C"/>
    <w:rsid w:val="00820AE4"/>
    <w:rsid w:val="0082294C"/>
    <w:rsid w:val="00822ED8"/>
    <w:rsid w:val="00823E7C"/>
    <w:rsid w:val="00825EA6"/>
    <w:rsid w:val="00826D4A"/>
    <w:rsid w:val="00830684"/>
    <w:rsid w:val="00831FF4"/>
    <w:rsid w:val="008321E5"/>
    <w:rsid w:val="00834815"/>
    <w:rsid w:val="00835C44"/>
    <w:rsid w:val="0083600B"/>
    <w:rsid w:val="008363E4"/>
    <w:rsid w:val="00837BE9"/>
    <w:rsid w:val="00837EA0"/>
    <w:rsid w:val="00841B95"/>
    <w:rsid w:val="0084201C"/>
    <w:rsid w:val="00842D49"/>
    <w:rsid w:val="008432B8"/>
    <w:rsid w:val="008436B4"/>
    <w:rsid w:val="008459DB"/>
    <w:rsid w:val="008473BD"/>
    <w:rsid w:val="00854366"/>
    <w:rsid w:val="00855628"/>
    <w:rsid w:val="00855859"/>
    <w:rsid w:val="00857119"/>
    <w:rsid w:val="0085E5DD"/>
    <w:rsid w:val="008606E4"/>
    <w:rsid w:val="00861B3F"/>
    <w:rsid w:val="00861EA5"/>
    <w:rsid w:val="0086226B"/>
    <w:rsid w:val="00864BFA"/>
    <w:rsid w:val="00864F8B"/>
    <w:rsid w:val="00865BD3"/>
    <w:rsid w:val="008668AC"/>
    <w:rsid w:val="00867E39"/>
    <w:rsid w:val="00870462"/>
    <w:rsid w:val="00871E89"/>
    <w:rsid w:val="0087215F"/>
    <w:rsid w:val="00873164"/>
    <w:rsid w:val="008755C8"/>
    <w:rsid w:val="008763B9"/>
    <w:rsid w:val="0087719B"/>
    <w:rsid w:val="008775E9"/>
    <w:rsid w:val="00880445"/>
    <w:rsid w:val="00880584"/>
    <w:rsid w:val="00881C05"/>
    <w:rsid w:val="008836EB"/>
    <w:rsid w:val="0088516C"/>
    <w:rsid w:val="00885E13"/>
    <w:rsid w:val="0088677B"/>
    <w:rsid w:val="00886880"/>
    <w:rsid w:val="008911F4"/>
    <w:rsid w:val="00895DE2"/>
    <w:rsid w:val="0089729A"/>
    <w:rsid w:val="00897BD5"/>
    <w:rsid w:val="00897F36"/>
    <w:rsid w:val="008A0975"/>
    <w:rsid w:val="008A2940"/>
    <w:rsid w:val="008A418A"/>
    <w:rsid w:val="008A4C5C"/>
    <w:rsid w:val="008A6311"/>
    <w:rsid w:val="008A7213"/>
    <w:rsid w:val="008A7E80"/>
    <w:rsid w:val="008B060B"/>
    <w:rsid w:val="008B0946"/>
    <w:rsid w:val="008B0C0A"/>
    <w:rsid w:val="008B10D7"/>
    <w:rsid w:val="008B19AC"/>
    <w:rsid w:val="008B315F"/>
    <w:rsid w:val="008B4A80"/>
    <w:rsid w:val="008B55EB"/>
    <w:rsid w:val="008B59B7"/>
    <w:rsid w:val="008B6088"/>
    <w:rsid w:val="008B6286"/>
    <w:rsid w:val="008C0EB5"/>
    <w:rsid w:val="008C135A"/>
    <w:rsid w:val="008C163F"/>
    <w:rsid w:val="008C1E95"/>
    <w:rsid w:val="008C542E"/>
    <w:rsid w:val="008C658D"/>
    <w:rsid w:val="008C65ED"/>
    <w:rsid w:val="008C6B40"/>
    <w:rsid w:val="008C6D5B"/>
    <w:rsid w:val="008C6E9F"/>
    <w:rsid w:val="008C747F"/>
    <w:rsid w:val="008D2849"/>
    <w:rsid w:val="008D2B3D"/>
    <w:rsid w:val="008D307D"/>
    <w:rsid w:val="008D3C1C"/>
    <w:rsid w:val="008D6194"/>
    <w:rsid w:val="008D639C"/>
    <w:rsid w:val="008D65BB"/>
    <w:rsid w:val="008D6D32"/>
    <w:rsid w:val="008E0426"/>
    <w:rsid w:val="008E1BA5"/>
    <w:rsid w:val="008E2068"/>
    <w:rsid w:val="008E2DE5"/>
    <w:rsid w:val="008E725C"/>
    <w:rsid w:val="008E7E95"/>
    <w:rsid w:val="008F072D"/>
    <w:rsid w:val="008F173B"/>
    <w:rsid w:val="008F1D64"/>
    <w:rsid w:val="008F3B5B"/>
    <w:rsid w:val="008F52D9"/>
    <w:rsid w:val="008F6C9E"/>
    <w:rsid w:val="0090536A"/>
    <w:rsid w:val="009060C8"/>
    <w:rsid w:val="00906541"/>
    <w:rsid w:val="00906747"/>
    <w:rsid w:val="0091019F"/>
    <w:rsid w:val="00914D5A"/>
    <w:rsid w:val="009158EB"/>
    <w:rsid w:val="009162F6"/>
    <w:rsid w:val="00916DC2"/>
    <w:rsid w:val="0091715D"/>
    <w:rsid w:val="00917871"/>
    <w:rsid w:val="009209DD"/>
    <w:rsid w:val="00920A71"/>
    <w:rsid w:val="009212EE"/>
    <w:rsid w:val="009220BF"/>
    <w:rsid w:val="00923E7E"/>
    <w:rsid w:val="0092543B"/>
    <w:rsid w:val="009263C9"/>
    <w:rsid w:val="009273BF"/>
    <w:rsid w:val="009316AB"/>
    <w:rsid w:val="00932B34"/>
    <w:rsid w:val="00934AC6"/>
    <w:rsid w:val="0093587E"/>
    <w:rsid w:val="0093782F"/>
    <w:rsid w:val="0094273C"/>
    <w:rsid w:val="00942879"/>
    <w:rsid w:val="00942E40"/>
    <w:rsid w:val="00943115"/>
    <w:rsid w:val="00944224"/>
    <w:rsid w:val="00944AEB"/>
    <w:rsid w:val="00945D28"/>
    <w:rsid w:val="009506D6"/>
    <w:rsid w:val="009520CF"/>
    <w:rsid w:val="0095218F"/>
    <w:rsid w:val="009529C7"/>
    <w:rsid w:val="009536BD"/>
    <w:rsid w:val="00954FA6"/>
    <w:rsid w:val="009608CB"/>
    <w:rsid w:val="0096398D"/>
    <w:rsid w:val="00965847"/>
    <w:rsid w:val="00966E94"/>
    <w:rsid w:val="00967E12"/>
    <w:rsid w:val="009715E7"/>
    <w:rsid w:val="00972800"/>
    <w:rsid w:val="00972A0E"/>
    <w:rsid w:val="00972A0F"/>
    <w:rsid w:val="0097336D"/>
    <w:rsid w:val="0097490F"/>
    <w:rsid w:val="009754CE"/>
    <w:rsid w:val="00976456"/>
    <w:rsid w:val="009772A8"/>
    <w:rsid w:val="00977EDC"/>
    <w:rsid w:val="00977FC8"/>
    <w:rsid w:val="00982402"/>
    <w:rsid w:val="00982FD1"/>
    <w:rsid w:val="009832F0"/>
    <w:rsid w:val="00984D81"/>
    <w:rsid w:val="00986B19"/>
    <w:rsid w:val="0098756C"/>
    <w:rsid w:val="009877AE"/>
    <w:rsid w:val="009927DD"/>
    <w:rsid w:val="00993177"/>
    <w:rsid w:val="00994890"/>
    <w:rsid w:val="00995ECD"/>
    <w:rsid w:val="0099658E"/>
    <w:rsid w:val="009979FA"/>
    <w:rsid w:val="009A21F4"/>
    <w:rsid w:val="009A3827"/>
    <w:rsid w:val="009A72EF"/>
    <w:rsid w:val="009B10D3"/>
    <w:rsid w:val="009B1941"/>
    <w:rsid w:val="009B1FC0"/>
    <w:rsid w:val="009B27B7"/>
    <w:rsid w:val="009B2963"/>
    <w:rsid w:val="009B3EA9"/>
    <w:rsid w:val="009B4D95"/>
    <w:rsid w:val="009B5267"/>
    <w:rsid w:val="009B680D"/>
    <w:rsid w:val="009B6B1E"/>
    <w:rsid w:val="009B6D56"/>
    <w:rsid w:val="009B70E7"/>
    <w:rsid w:val="009B782A"/>
    <w:rsid w:val="009C0880"/>
    <w:rsid w:val="009C08F5"/>
    <w:rsid w:val="009C5916"/>
    <w:rsid w:val="009C71D7"/>
    <w:rsid w:val="009C7AFF"/>
    <w:rsid w:val="009D35B2"/>
    <w:rsid w:val="009D4B9B"/>
    <w:rsid w:val="009D637B"/>
    <w:rsid w:val="009D6F93"/>
    <w:rsid w:val="009E04EE"/>
    <w:rsid w:val="009E062F"/>
    <w:rsid w:val="009E0F7C"/>
    <w:rsid w:val="009E200C"/>
    <w:rsid w:val="009E32CC"/>
    <w:rsid w:val="009E3616"/>
    <w:rsid w:val="009F04FC"/>
    <w:rsid w:val="009F27F6"/>
    <w:rsid w:val="009F3FC9"/>
    <w:rsid w:val="009F588C"/>
    <w:rsid w:val="009F59FC"/>
    <w:rsid w:val="009F5EB5"/>
    <w:rsid w:val="009F63DD"/>
    <w:rsid w:val="00A015FE"/>
    <w:rsid w:val="00A01E80"/>
    <w:rsid w:val="00A042FB"/>
    <w:rsid w:val="00A04EB5"/>
    <w:rsid w:val="00A0558F"/>
    <w:rsid w:val="00A06E73"/>
    <w:rsid w:val="00A07BA9"/>
    <w:rsid w:val="00A07F9D"/>
    <w:rsid w:val="00A10556"/>
    <w:rsid w:val="00A14E21"/>
    <w:rsid w:val="00A15FC8"/>
    <w:rsid w:val="00A165B8"/>
    <w:rsid w:val="00A1783E"/>
    <w:rsid w:val="00A21BFA"/>
    <w:rsid w:val="00A22982"/>
    <w:rsid w:val="00A25F47"/>
    <w:rsid w:val="00A2638A"/>
    <w:rsid w:val="00A269A3"/>
    <w:rsid w:val="00A30EA0"/>
    <w:rsid w:val="00A33F29"/>
    <w:rsid w:val="00A35D24"/>
    <w:rsid w:val="00A368DF"/>
    <w:rsid w:val="00A37E17"/>
    <w:rsid w:val="00A407C4"/>
    <w:rsid w:val="00A41A9C"/>
    <w:rsid w:val="00A44068"/>
    <w:rsid w:val="00A44145"/>
    <w:rsid w:val="00A523EF"/>
    <w:rsid w:val="00A52758"/>
    <w:rsid w:val="00A52E17"/>
    <w:rsid w:val="00A57713"/>
    <w:rsid w:val="00A61E79"/>
    <w:rsid w:val="00A642C1"/>
    <w:rsid w:val="00A64DF5"/>
    <w:rsid w:val="00A655E4"/>
    <w:rsid w:val="00A65EAE"/>
    <w:rsid w:val="00A67882"/>
    <w:rsid w:val="00A713ED"/>
    <w:rsid w:val="00A71A0E"/>
    <w:rsid w:val="00A71DB0"/>
    <w:rsid w:val="00A71FA1"/>
    <w:rsid w:val="00A71FB5"/>
    <w:rsid w:val="00A738BF"/>
    <w:rsid w:val="00A75BEE"/>
    <w:rsid w:val="00A770C2"/>
    <w:rsid w:val="00A776F3"/>
    <w:rsid w:val="00A800D7"/>
    <w:rsid w:val="00A8192B"/>
    <w:rsid w:val="00A81A8A"/>
    <w:rsid w:val="00A8243C"/>
    <w:rsid w:val="00A8631B"/>
    <w:rsid w:val="00A900CC"/>
    <w:rsid w:val="00A92698"/>
    <w:rsid w:val="00A935AA"/>
    <w:rsid w:val="00A93E86"/>
    <w:rsid w:val="00A94373"/>
    <w:rsid w:val="00A948E9"/>
    <w:rsid w:val="00A95F4C"/>
    <w:rsid w:val="00A96503"/>
    <w:rsid w:val="00A9689B"/>
    <w:rsid w:val="00A96E5D"/>
    <w:rsid w:val="00A978F1"/>
    <w:rsid w:val="00AA032A"/>
    <w:rsid w:val="00AA0F32"/>
    <w:rsid w:val="00AA6D5F"/>
    <w:rsid w:val="00AB00E8"/>
    <w:rsid w:val="00AB0A01"/>
    <w:rsid w:val="00AB1916"/>
    <w:rsid w:val="00AB264D"/>
    <w:rsid w:val="00AB31A2"/>
    <w:rsid w:val="00AB38B3"/>
    <w:rsid w:val="00AB447C"/>
    <w:rsid w:val="00AB610A"/>
    <w:rsid w:val="00AB6979"/>
    <w:rsid w:val="00AC2635"/>
    <w:rsid w:val="00AC2887"/>
    <w:rsid w:val="00AC519D"/>
    <w:rsid w:val="00AC59A4"/>
    <w:rsid w:val="00AC73E0"/>
    <w:rsid w:val="00AC77AD"/>
    <w:rsid w:val="00AD270C"/>
    <w:rsid w:val="00AD4063"/>
    <w:rsid w:val="00AD4CFD"/>
    <w:rsid w:val="00AD5987"/>
    <w:rsid w:val="00AD64F7"/>
    <w:rsid w:val="00AD6A43"/>
    <w:rsid w:val="00AD6C97"/>
    <w:rsid w:val="00AD74A1"/>
    <w:rsid w:val="00AD75F2"/>
    <w:rsid w:val="00AE021C"/>
    <w:rsid w:val="00AE09AD"/>
    <w:rsid w:val="00AE0AEB"/>
    <w:rsid w:val="00AE101D"/>
    <w:rsid w:val="00AE1CA4"/>
    <w:rsid w:val="00AE383E"/>
    <w:rsid w:val="00AE4F4C"/>
    <w:rsid w:val="00AE5304"/>
    <w:rsid w:val="00AE5B48"/>
    <w:rsid w:val="00AE76B2"/>
    <w:rsid w:val="00AF0739"/>
    <w:rsid w:val="00AF1389"/>
    <w:rsid w:val="00AF16F3"/>
    <w:rsid w:val="00AF1831"/>
    <w:rsid w:val="00AF18E5"/>
    <w:rsid w:val="00AF2450"/>
    <w:rsid w:val="00AF3664"/>
    <w:rsid w:val="00AF3E24"/>
    <w:rsid w:val="00AF5010"/>
    <w:rsid w:val="00AF6A87"/>
    <w:rsid w:val="00AF7BAD"/>
    <w:rsid w:val="00B0167C"/>
    <w:rsid w:val="00B02BB3"/>
    <w:rsid w:val="00B07560"/>
    <w:rsid w:val="00B11E05"/>
    <w:rsid w:val="00B12F4F"/>
    <w:rsid w:val="00B147C6"/>
    <w:rsid w:val="00B1531E"/>
    <w:rsid w:val="00B15601"/>
    <w:rsid w:val="00B15D03"/>
    <w:rsid w:val="00B15ECC"/>
    <w:rsid w:val="00B1679D"/>
    <w:rsid w:val="00B20B5A"/>
    <w:rsid w:val="00B21620"/>
    <w:rsid w:val="00B27397"/>
    <w:rsid w:val="00B273BD"/>
    <w:rsid w:val="00B27C9A"/>
    <w:rsid w:val="00B31EA7"/>
    <w:rsid w:val="00B33AD9"/>
    <w:rsid w:val="00B33E98"/>
    <w:rsid w:val="00B34A99"/>
    <w:rsid w:val="00B3515B"/>
    <w:rsid w:val="00B37615"/>
    <w:rsid w:val="00B3780E"/>
    <w:rsid w:val="00B378F8"/>
    <w:rsid w:val="00B400B8"/>
    <w:rsid w:val="00B41FC4"/>
    <w:rsid w:val="00B4369A"/>
    <w:rsid w:val="00B43B88"/>
    <w:rsid w:val="00B457E0"/>
    <w:rsid w:val="00B46953"/>
    <w:rsid w:val="00B46DAC"/>
    <w:rsid w:val="00B50B11"/>
    <w:rsid w:val="00B51156"/>
    <w:rsid w:val="00B52023"/>
    <w:rsid w:val="00B52F23"/>
    <w:rsid w:val="00B5360B"/>
    <w:rsid w:val="00B53B5D"/>
    <w:rsid w:val="00B53FC5"/>
    <w:rsid w:val="00B54424"/>
    <w:rsid w:val="00B5448A"/>
    <w:rsid w:val="00B546F4"/>
    <w:rsid w:val="00B549C0"/>
    <w:rsid w:val="00B54A5D"/>
    <w:rsid w:val="00B55A08"/>
    <w:rsid w:val="00B55B14"/>
    <w:rsid w:val="00B560AE"/>
    <w:rsid w:val="00B56807"/>
    <w:rsid w:val="00B5681D"/>
    <w:rsid w:val="00B5720A"/>
    <w:rsid w:val="00B5774A"/>
    <w:rsid w:val="00B60A38"/>
    <w:rsid w:val="00B610C7"/>
    <w:rsid w:val="00B61878"/>
    <w:rsid w:val="00B63432"/>
    <w:rsid w:val="00B654FF"/>
    <w:rsid w:val="00B65575"/>
    <w:rsid w:val="00B65BDA"/>
    <w:rsid w:val="00B66788"/>
    <w:rsid w:val="00B67167"/>
    <w:rsid w:val="00B672C6"/>
    <w:rsid w:val="00B67846"/>
    <w:rsid w:val="00B71148"/>
    <w:rsid w:val="00B73533"/>
    <w:rsid w:val="00B7498C"/>
    <w:rsid w:val="00B75ACB"/>
    <w:rsid w:val="00B76051"/>
    <w:rsid w:val="00B76668"/>
    <w:rsid w:val="00B820F3"/>
    <w:rsid w:val="00B8227B"/>
    <w:rsid w:val="00B827B0"/>
    <w:rsid w:val="00B837C2"/>
    <w:rsid w:val="00B854B4"/>
    <w:rsid w:val="00B8672A"/>
    <w:rsid w:val="00B8692F"/>
    <w:rsid w:val="00B86BB0"/>
    <w:rsid w:val="00B875A9"/>
    <w:rsid w:val="00B87F34"/>
    <w:rsid w:val="00B92738"/>
    <w:rsid w:val="00B92D6C"/>
    <w:rsid w:val="00B96DCC"/>
    <w:rsid w:val="00BA5007"/>
    <w:rsid w:val="00BA52ED"/>
    <w:rsid w:val="00BA5E52"/>
    <w:rsid w:val="00BA60E3"/>
    <w:rsid w:val="00BA659B"/>
    <w:rsid w:val="00BA6A4F"/>
    <w:rsid w:val="00BA6D46"/>
    <w:rsid w:val="00BB18EC"/>
    <w:rsid w:val="00BB4329"/>
    <w:rsid w:val="00BB4786"/>
    <w:rsid w:val="00BB6196"/>
    <w:rsid w:val="00BC00C2"/>
    <w:rsid w:val="00BC0747"/>
    <w:rsid w:val="00BC1E47"/>
    <w:rsid w:val="00BC2C48"/>
    <w:rsid w:val="00BC38D0"/>
    <w:rsid w:val="00BC7DC2"/>
    <w:rsid w:val="00BD044E"/>
    <w:rsid w:val="00BD09E8"/>
    <w:rsid w:val="00BD22E0"/>
    <w:rsid w:val="00BD3D9E"/>
    <w:rsid w:val="00BD44F5"/>
    <w:rsid w:val="00BE1913"/>
    <w:rsid w:val="00BE1E95"/>
    <w:rsid w:val="00BE50EF"/>
    <w:rsid w:val="00BF02DB"/>
    <w:rsid w:val="00BF1B28"/>
    <w:rsid w:val="00BF236D"/>
    <w:rsid w:val="00BF3581"/>
    <w:rsid w:val="00BF4C72"/>
    <w:rsid w:val="00BF5033"/>
    <w:rsid w:val="00BF55CB"/>
    <w:rsid w:val="00C006F1"/>
    <w:rsid w:val="00C01E01"/>
    <w:rsid w:val="00C036EF"/>
    <w:rsid w:val="00C04887"/>
    <w:rsid w:val="00C052D6"/>
    <w:rsid w:val="00C0623B"/>
    <w:rsid w:val="00C13CDC"/>
    <w:rsid w:val="00C141E9"/>
    <w:rsid w:val="00C158E3"/>
    <w:rsid w:val="00C210F6"/>
    <w:rsid w:val="00C226F8"/>
    <w:rsid w:val="00C230DF"/>
    <w:rsid w:val="00C23C8D"/>
    <w:rsid w:val="00C23E8B"/>
    <w:rsid w:val="00C245A1"/>
    <w:rsid w:val="00C25317"/>
    <w:rsid w:val="00C263E9"/>
    <w:rsid w:val="00C2788B"/>
    <w:rsid w:val="00C32436"/>
    <w:rsid w:val="00C32C6E"/>
    <w:rsid w:val="00C35619"/>
    <w:rsid w:val="00C36F76"/>
    <w:rsid w:val="00C40462"/>
    <w:rsid w:val="00C40E79"/>
    <w:rsid w:val="00C416EC"/>
    <w:rsid w:val="00C449CD"/>
    <w:rsid w:val="00C455C3"/>
    <w:rsid w:val="00C51F4F"/>
    <w:rsid w:val="00C54F64"/>
    <w:rsid w:val="00C55911"/>
    <w:rsid w:val="00C55FB2"/>
    <w:rsid w:val="00C5633C"/>
    <w:rsid w:val="00C5770A"/>
    <w:rsid w:val="00C57771"/>
    <w:rsid w:val="00C57AFD"/>
    <w:rsid w:val="00C61592"/>
    <w:rsid w:val="00C62A74"/>
    <w:rsid w:val="00C62EFC"/>
    <w:rsid w:val="00C65E1C"/>
    <w:rsid w:val="00C6624A"/>
    <w:rsid w:val="00C67ED0"/>
    <w:rsid w:val="00C706E0"/>
    <w:rsid w:val="00C71B51"/>
    <w:rsid w:val="00C71D78"/>
    <w:rsid w:val="00C73850"/>
    <w:rsid w:val="00C746CC"/>
    <w:rsid w:val="00C75933"/>
    <w:rsid w:val="00C81CB6"/>
    <w:rsid w:val="00C8471C"/>
    <w:rsid w:val="00C85993"/>
    <w:rsid w:val="00C86FBD"/>
    <w:rsid w:val="00C87015"/>
    <w:rsid w:val="00C8721D"/>
    <w:rsid w:val="00C900A8"/>
    <w:rsid w:val="00C90A8C"/>
    <w:rsid w:val="00C923C7"/>
    <w:rsid w:val="00C94A87"/>
    <w:rsid w:val="00C957F2"/>
    <w:rsid w:val="00C95D3A"/>
    <w:rsid w:val="00C97D63"/>
    <w:rsid w:val="00CA0106"/>
    <w:rsid w:val="00CA077C"/>
    <w:rsid w:val="00CA0E23"/>
    <w:rsid w:val="00CA16CB"/>
    <w:rsid w:val="00CA5E17"/>
    <w:rsid w:val="00CB0150"/>
    <w:rsid w:val="00CB101C"/>
    <w:rsid w:val="00CB176D"/>
    <w:rsid w:val="00CB18AB"/>
    <w:rsid w:val="00CB22D6"/>
    <w:rsid w:val="00CB3C7E"/>
    <w:rsid w:val="00CB5633"/>
    <w:rsid w:val="00CB5F4A"/>
    <w:rsid w:val="00CC0E23"/>
    <w:rsid w:val="00CC2992"/>
    <w:rsid w:val="00CC2A21"/>
    <w:rsid w:val="00CC42B4"/>
    <w:rsid w:val="00CC6927"/>
    <w:rsid w:val="00CC70A2"/>
    <w:rsid w:val="00CC7A52"/>
    <w:rsid w:val="00CD07CB"/>
    <w:rsid w:val="00CD0F0C"/>
    <w:rsid w:val="00CD0F9F"/>
    <w:rsid w:val="00CD3564"/>
    <w:rsid w:val="00CD73AD"/>
    <w:rsid w:val="00CD78D2"/>
    <w:rsid w:val="00CD9B8C"/>
    <w:rsid w:val="00CE08B2"/>
    <w:rsid w:val="00CE1C6B"/>
    <w:rsid w:val="00CE769D"/>
    <w:rsid w:val="00CF0020"/>
    <w:rsid w:val="00CF36F3"/>
    <w:rsid w:val="00CF41AD"/>
    <w:rsid w:val="00CF6321"/>
    <w:rsid w:val="00CF69D6"/>
    <w:rsid w:val="00CF6F3B"/>
    <w:rsid w:val="00CF70E9"/>
    <w:rsid w:val="00CF710E"/>
    <w:rsid w:val="00D02B29"/>
    <w:rsid w:val="00D05DC5"/>
    <w:rsid w:val="00D0610D"/>
    <w:rsid w:val="00D1080F"/>
    <w:rsid w:val="00D12B22"/>
    <w:rsid w:val="00D15C5B"/>
    <w:rsid w:val="00D1651E"/>
    <w:rsid w:val="00D16542"/>
    <w:rsid w:val="00D16EA4"/>
    <w:rsid w:val="00D20199"/>
    <w:rsid w:val="00D20939"/>
    <w:rsid w:val="00D210C1"/>
    <w:rsid w:val="00D2211D"/>
    <w:rsid w:val="00D22DD1"/>
    <w:rsid w:val="00D23E15"/>
    <w:rsid w:val="00D2651F"/>
    <w:rsid w:val="00D266F8"/>
    <w:rsid w:val="00D275CF"/>
    <w:rsid w:val="00D312E5"/>
    <w:rsid w:val="00D32916"/>
    <w:rsid w:val="00D338B1"/>
    <w:rsid w:val="00D36734"/>
    <w:rsid w:val="00D36994"/>
    <w:rsid w:val="00D3922C"/>
    <w:rsid w:val="00D446A2"/>
    <w:rsid w:val="00D44F2E"/>
    <w:rsid w:val="00D452D2"/>
    <w:rsid w:val="00D47287"/>
    <w:rsid w:val="00D47735"/>
    <w:rsid w:val="00D50C5E"/>
    <w:rsid w:val="00D50E57"/>
    <w:rsid w:val="00D50F81"/>
    <w:rsid w:val="00D5189E"/>
    <w:rsid w:val="00D538CE"/>
    <w:rsid w:val="00D54E0E"/>
    <w:rsid w:val="00D566FF"/>
    <w:rsid w:val="00D6567E"/>
    <w:rsid w:val="00D672BF"/>
    <w:rsid w:val="00D67522"/>
    <w:rsid w:val="00D67766"/>
    <w:rsid w:val="00D70F6A"/>
    <w:rsid w:val="00D728D2"/>
    <w:rsid w:val="00D7452B"/>
    <w:rsid w:val="00D74D19"/>
    <w:rsid w:val="00D751F0"/>
    <w:rsid w:val="00D76965"/>
    <w:rsid w:val="00D775B1"/>
    <w:rsid w:val="00D817DF"/>
    <w:rsid w:val="00D833F6"/>
    <w:rsid w:val="00D83E97"/>
    <w:rsid w:val="00D8483C"/>
    <w:rsid w:val="00D86206"/>
    <w:rsid w:val="00D87BFF"/>
    <w:rsid w:val="00D87F60"/>
    <w:rsid w:val="00D90E25"/>
    <w:rsid w:val="00D91F3B"/>
    <w:rsid w:val="00D92746"/>
    <w:rsid w:val="00D92BBB"/>
    <w:rsid w:val="00D938F9"/>
    <w:rsid w:val="00D93C01"/>
    <w:rsid w:val="00D94777"/>
    <w:rsid w:val="00D955D4"/>
    <w:rsid w:val="00D95F6B"/>
    <w:rsid w:val="00D96AAF"/>
    <w:rsid w:val="00DA234E"/>
    <w:rsid w:val="00DA235D"/>
    <w:rsid w:val="00DA3C02"/>
    <w:rsid w:val="00DA5415"/>
    <w:rsid w:val="00DA6780"/>
    <w:rsid w:val="00DA7C37"/>
    <w:rsid w:val="00DB0FAC"/>
    <w:rsid w:val="00DB2DF0"/>
    <w:rsid w:val="00DB3F2C"/>
    <w:rsid w:val="00DC12E1"/>
    <w:rsid w:val="00DC135C"/>
    <w:rsid w:val="00DC1559"/>
    <w:rsid w:val="00DC18B2"/>
    <w:rsid w:val="00DC2D71"/>
    <w:rsid w:val="00DC6327"/>
    <w:rsid w:val="00DD1BCC"/>
    <w:rsid w:val="00DD4DAD"/>
    <w:rsid w:val="00DD5603"/>
    <w:rsid w:val="00DD621A"/>
    <w:rsid w:val="00DD7334"/>
    <w:rsid w:val="00DD7406"/>
    <w:rsid w:val="00DE11FE"/>
    <w:rsid w:val="00DE1D20"/>
    <w:rsid w:val="00DE29A0"/>
    <w:rsid w:val="00DE34F4"/>
    <w:rsid w:val="00DE4657"/>
    <w:rsid w:val="00DE5F45"/>
    <w:rsid w:val="00DF0D0F"/>
    <w:rsid w:val="00DF1AA4"/>
    <w:rsid w:val="00DF3909"/>
    <w:rsid w:val="00DF4265"/>
    <w:rsid w:val="00DF6836"/>
    <w:rsid w:val="00DF6B42"/>
    <w:rsid w:val="00DF7A90"/>
    <w:rsid w:val="00E0154D"/>
    <w:rsid w:val="00E0217F"/>
    <w:rsid w:val="00E0281C"/>
    <w:rsid w:val="00E029D3"/>
    <w:rsid w:val="00E04DD3"/>
    <w:rsid w:val="00E05AB5"/>
    <w:rsid w:val="00E05EF8"/>
    <w:rsid w:val="00E071B7"/>
    <w:rsid w:val="00E07B57"/>
    <w:rsid w:val="00E07CC0"/>
    <w:rsid w:val="00E106A7"/>
    <w:rsid w:val="00E10EC1"/>
    <w:rsid w:val="00E1142E"/>
    <w:rsid w:val="00E140C5"/>
    <w:rsid w:val="00E17A32"/>
    <w:rsid w:val="00E2426D"/>
    <w:rsid w:val="00E2488C"/>
    <w:rsid w:val="00E249A1"/>
    <w:rsid w:val="00E26405"/>
    <w:rsid w:val="00E271C7"/>
    <w:rsid w:val="00E272CE"/>
    <w:rsid w:val="00E2796D"/>
    <w:rsid w:val="00E27C21"/>
    <w:rsid w:val="00E3437D"/>
    <w:rsid w:val="00E35E68"/>
    <w:rsid w:val="00E37331"/>
    <w:rsid w:val="00E3F29B"/>
    <w:rsid w:val="00E4006A"/>
    <w:rsid w:val="00E402D5"/>
    <w:rsid w:val="00E42AA9"/>
    <w:rsid w:val="00E42F8F"/>
    <w:rsid w:val="00E440D7"/>
    <w:rsid w:val="00E44662"/>
    <w:rsid w:val="00E45591"/>
    <w:rsid w:val="00E50F0E"/>
    <w:rsid w:val="00E51F52"/>
    <w:rsid w:val="00E546F3"/>
    <w:rsid w:val="00E55156"/>
    <w:rsid w:val="00E55565"/>
    <w:rsid w:val="00E56C0E"/>
    <w:rsid w:val="00E56E74"/>
    <w:rsid w:val="00E60D52"/>
    <w:rsid w:val="00E60EA8"/>
    <w:rsid w:val="00E614D9"/>
    <w:rsid w:val="00E62B3E"/>
    <w:rsid w:val="00E65133"/>
    <w:rsid w:val="00E66060"/>
    <w:rsid w:val="00E67739"/>
    <w:rsid w:val="00E70E68"/>
    <w:rsid w:val="00E71D06"/>
    <w:rsid w:val="00E74BF4"/>
    <w:rsid w:val="00E74CE7"/>
    <w:rsid w:val="00E76142"/>
    <w:rsid w:val="00E811B0"/>
    <w:rsid w:val="00E81673"/>
    <w:rsid w:val="00E8446E"/>
    <w:rsid w:val="00E8590E"/>
    <w:rsid w:val="00E85A9D"/>
    <w:rsid w:val="00E86C9C"/>
    <w:rsid w:val="00E870DE"/>
    <w:rsid w:val="00E8786B"/>
    <w:rsid w:val="00E92042"/>
    <w:rsid w:val="00E939ED"/>
    <w:rsid w:val="00E93BE3"/>
    <w:rsid w:val="00E9487D"/>
    <w:rsid w:val="00EA2684"/>
    <w:rsid w:val="00EA2832"/>
    <w:rsid w:val="00EA2B8D"/>
    <w:rsid w:val="00EA49A2"/>
    <w:rsid w:val="00EA5D0B"/>
    <w:rsid w:val="00EA6701"/>
    <w:rsid w:val="00EB0F3E"/>
    <w:rsid w:val="00EB138D"/>
    <w:rsid w:val="00EB23D2"/>
    <w:rsid w:val="00EB26DB"/>
    <w:rsid w:val="00EB2F6D"/>
    <w:rsid w:val="00EB4793"/>
    <w:rsid w:val="00EB5376"/>
    <w:rsid w:val="00EB5DCA"/>
    <w:rsid w:val="00EB62EE"/>
    <w:rsid w:val="00EB6469"/>
    <w:rsid w:val="00EC0CF8"/>
    <w:rsid w:val="00EC1717"/>
    <w:rsid w:val="00EC1874"/>
    <w:rsid w:val="00EC2E79"/>
    <w:rsid w:val="00EC3641"/>
    <w:rsid w:val="00EC5BAC"/>
    <w:rsid w:val="00EC6AE2"/>
    <w:rsid w:val="00EC6C69"/>
    <w:rsid w:val="00EC71EB"/>
    <w:rsid w:val="00EC7200"/>
    <w:rsid w:val="00EC7468"/>
    <w:rsid w:val="00ED155B"/>
    <w:rsid w:val="00ED34EF"/>
    <w:rsid w:val="00ED5696"/>
    <w:rsid w:val="00ED699B"/>
    <w:rsid w:val="00ED6E79"/>
    <w:rsid w:val="00ED757C"/>
    <w:rsid w:val="00ED7DA2"/>
    <w:rsid w:val="00ED7E98"/>
    <w:rsid w:val="00EE2EE4"/>
    <w:rsid w:val="00EE2F34"/>
    <w:rsid w:val="00EE36CD"/>
    <w:rsid w:val="00EE3866"/>
    <w:rsid w:val="00EE7A34"/>
    <w:rsid w:val="00EE7BB8"/>
    <w:rsid w:val="00EF03D3"/>
    <w:rsid w:val="00EF46CC"/>
    <w:rsid w:val="00EF50EE"/>
    <w:rsid w:val="00EF7A55"/>
    <w:rsid w:val="00F008A1"/>
    <w:rsid w:val="00F00D15"/>
    <w:rsid w:val="00F01ACC"/>
    <w:rsid w:val="00F022AE"/>
    <w:rsid w:val="00F038DC"/>
    <w:rsid w:val="00F04C9D"/>
    <w:rsid w:val="00F06496"/>
    <w:rsid w:val="00F06DF1"/>
    <w:rsid w:val="00F076C4"/>
    <w:rsid w:val="00F078C3"/>
    <w:rsid w:val="00F07C72"/>
    <w:rsid w:val="00F07D40"/>
    <w:rsid w:val="00F118DE"/>
    <w:rsid w:val="00F12010"/>
    <w:rsid w:val="00F12FF5"/>
    <w:rsid w:val="00F1471A"/>
    <w:rsid w:val="00F155D4"/>
    <w:rsid w:val="00F15E02"/>
    <w:rsid w:val="00F16134"/>
    <w:rsid w:val="00F169FB"/>
    <w:rsid w:val="00F2035A"/>
    <w:rsid w:val="00F2067E"/>
    <w:rsid w:val="00F21296"/>
    <w:rsid w:val="00F2445D"/>
    <w:rsid w:val="00F255E7"/>
    <w:rsid w:val="00F263BF"/>
    <w:rsid w:val="00F3207E"/>
    <w:rsid w:val="00F32088"/>
    <w:rsid w:val="00F321E8"/>
    <w:rsid w:val="00F32F96"/>
    <w:rsid w:val="00F33680"/>
    <w:rsid w:val="00F34ADD"/>
    <w:rsid w:val="00F34D08"/>
    <w:rsid w:val="00F3604A"/>
    <w:rsid w:val="00F36167"/>
    <w:rsid w:val="00F40978"/>
    <w:rsid w:val="00F40E30"/>
    <w:rsid w:val="00F4123E"/>
    <w:rsid w:val="00F425EC"/>
    <w:rsid w:val="00F430C2"/>
    <w:rsid w:val="00F44EA5"/>
    <w:rsid w:val="00F505CE"/>
    <w:rsid w:val="00F52011"/>
    <w:rsid w:val="00F54FC9"/>
    <w:rsid w:val="00F5547B"/>
    <w:rsid w:val="00F56717"/>
    <w:rsid w:val="00F61A6B"/>
    <w:rsid w:val="00F644AB"/>
    <w:rsid w:val="00F648F3"/>
    <w:rsid w:val="00F66448"/>
    <w:rsid w:val="00F66990"/>
    <w:rsid w:val="00F67382"/>
    <w:rsid w:val="00F67D2B"/>
    <w:rsid w:val="00F702C3"/>
    <w:rsid w:val="00F705BB"/>
    <w:rsid w:val="00F708DC"/>
    <w:rsid w:val="00F70A9E"/>
    <w:rsid w:val="00F71085"/>
    <w:rsid w:val="00F71371"/>
    <w:rsid w:val="00F71630"/>
    <w:rsid w:val="00F74955"/>
    <w:rsid w:val="00F74A2C"/>
    <w:rsid w:val="00F75CD1"/>
    <w:rsid w:val="00F76B67"/>
    <w:rsid w:val="00F7767E"/>
    <w:rsid w:val="00F80008"/>
    <w:rsid w:val="00F804CC"/>
    <w:rsid w:val="00F8267E"/>
    <w:rsid w:val="00F82EAD"/>
    <w:rsid w:val="00F82FF7"/>
    <w:rsid w:val="00F83264"/>
    <w:rsid w:val="00F83B26"/>
    <w:rsid w:val="00F84609"/>
    <w:rsid w:val="00F87275"/>
    <w:rsid w:val="00F8C4DE"/>
    <w:rsid w:val="00F90537"/>
    <w:rsid w:val="00F90A13"/>
    <w:rsid w:val="00F91370"/>
    <w:rsid w:val="00F9201D"/>
    <w:rsid w:val="00F951ED"/>
    <w:rsid w:val="00FA008E"/>
    <w:rsid w:val="00FA1E70"/>
    <w:rsid w:val="00FA29FC"/>
    <w:rsid w:val="00FA2F3E"/>
    <w:rsid w:val="00FA4A5C"/>
    <w:rsid w:val="00FA4F12"/>
    <w:rsid w:val="00FA4FEC"/>
    <w:rsid w:val="00FA75DF"/>
    <w:rsid w:val="00FB070B"/>
    <w:rsid w:val="00FB17F0"/>
    <w:rsid w:val="00FB22FD"/>
    <w:rsid w:val="00FB40F1"/>
    <w:rsid w:val="00FB457C"/>
    <w:rsid w:val="00FB6937"/>
    <w:rsid w:val="00FB7D72"/>
    <w:rsid w:val="00FB7D93"/>
    <w:rsid w:val="00FC072E"/>
    <w:rsid w:val="00FC363E"/>
    <w:rsid w:val="00FC387D"/>
    <w:rsid w:val="00FC43D8"/>
    <w:rsid w:val="00FD00CB"/>
    <w:rsid w:val="00FD21E0"/>
    <w:rsid w:val="00FD3B27"/>
    <w:rsid w:val="00FD5002"/>
    <w:rsid w:val="00FD6D05"/>
    <w:rsid w:val="00FD74BB"/>
    <w:rsid w:val="00FD76C2"/>
    <w:rsid w:val="00FD7E59"/>
    <w:rsid w:val="00FE36CC"/>
    <w:rsid w:val="00FE4006"/>
    <w:rsid w:val="00FE51C4"/>
    <w:rsid w:val="00FE691A"/>
    <w:rsid w:val="00FF105D"/>
    <w:rsid w:val="00FF1537"/>
    <w:rsid w:val="00FF1791"/>
    <w:rsid w:val="00FF1B10"/>
    <w:rsid w:val="00FF2966"/>
    <w:rsid w:val="00FF2CD7"/>
    <w:rsid w:val="00FF39D5"/>
    <w:rsid w:val="00FF52A2"/>
    <w:rsid w:val="00FF58F5"/>
    <w:rsid w:val="00FF643A"/>
    <w:rsid w:val="01224F8B"/>
    <w:rsid w:val="01493936"/>
    <w:rsid w:val="016B8833"/>
    <w:rsid w:val="01761F0C"/>
    <w:rsid w:val="018119D5"/>
    <w:rsid w:val="01A5C069"/>
    <w:rsid w:val="01C10F1F"/>
    <w:rsid w:val="01D81A05"/>
    <w:rsid w:val="01E3C2A3"/>
    <w:rsid w:val="02B00311"/>
    <w:rsid w:val="033671AF"/>
    <w:rsid w:val="033A8E79"/>
    <w:rsid w:val="0344785D"/>
    <w:rsid w:val="034D4AAE"/>
    <w:rsid w:val="035FB00F"/>
    <w:rsid w:val="038B286F"/>
    <w:rsid w:val="03DE07B2"/>
    <w:rsid w:val="03E1532C"/>
    <w:rsid w:val="044DB4E3"/>
    <w:rsid w:val="04707382"/>
    <w:rsid w:val="04A231E9"/>
    <w:rsid w:val="04BC248E"/>
    <w:rsid w:val="0519545F"/>
    <w:rsid w:val="051D7544"/>
    <w:rsid w:val="0528AA0C"/>
    <w:rsid w:val="053A3177"/>
    <w:rsid w:val="055D9418"/>
    <w:rsid w:val="0579FABA"/>
    <w:rsid w:val="05EFFFC0"/>
    <w:rsid w:val="05FDE725"/>
    <w:rsid w:val="060E0FF4"/>
    <w:rsid w:val="0628E6BB"/>
    <w:rsid w:val="066CD118"/>
    <w:rsid w:val="06869A4C"/>
    <w:rsid w:val="06C29F67"/>
    <w:rsid w:val="070F28C2"/>
    <w:rsid w:val="072AFBBA"/>
    <w:rsid w:val="0734D32D"/>
    <w:rsid w:val="0748F271"/>
    <w:rsid w:val="075091A8"/>
    <w:rsid w:val="079353C3"/>
    <w:rsid w:val="082E1DD0"/>
    <w:rsid w:val="089C7CC4"/>
    <w:rsid w:val="090CBF0E"/>
    <w:rsid w:val="091456D8"/>
    <w:rsid w:val="09155830"/>
    <w:rsid w:val="091AB7EA"/>
    <w:rsid w:val="0937838C"/>
    <w:rsid w:val="0943EA47"/>
    <w:rsid w:val="0955F9EF"/>
    <w:rsid w:val="09D381BE"/>
    <w:rsid w:val="09EBBBF0"/>
    <w:rsid w:val="0A080FE3"/>
    <w:rsid w:val="0AF86E85"/>
    <w:rsid w:val="0AFE272E"/>
    <w:rsid w:val="0B2D32BC"/>
    <w:rsid w:val="0B47DB6B"/>
    <w:rsid w:val="0B658A1F"/>
    <w:rsid w:val="0BB09911"/>
    <w:rsid w:val="0BD5648E"/>
    <w:rsid w:val="0BE1CA4D"/>
    <w:rsid w:val="0C1CD44D"/>
    <w:rsid w:val="0C317BE8"/>
    <w:rsid w:val="0C327E53"/>
    <w:rsid w:val="0C5B53DE"/>
    <w:rsid w:val="0CA50F34"/>
    <w:rsid w:val="0CD7B7E8"/>
    <w:rsid w:val="0D25A422"/>
    <w:rsid w:val="0D305E2B"/>
    <w:rsid w:val="0D35241F"/>
    <w:rsid w:val="0D98E329"/>
    <w:rsid w:val="0D9C21D8"/>
    <w:rsid w:val="0DACC077"/>
    <w:rsid w:val="0DDA81C3"/>
    <w:rsid w:val="0DDCD087"/>
    <w:rsid w:val="0E0F6305"/>
    <w:rsid w:val="0E1BB6CC"/>
    <w:rsid w:val="0E33FF3E"/>
    <w:rsid w:val="0E450DF3"/>
    <w:rsid w:val="0E4ABB8D"/>
    <w:rsid w:val="0E6E6800"/>
    <w:rsid w:val="0E8A98F1"/>
    <w:rsid w:val="0E8E5DD5"/>
    <w:rsid w:val="0EAABE39"/>
    <w:rsid w:val="0EC52DA3"/>
    <w:rsid w:val="0EE8CE00"/>
    <w:rsid w:val="0F01FD7F"/>
    <w:rsid w:val="0F158B11"/>
    <w:rsid w:val="0F1C8C6E"/>
    <w:rsid w:val="0F5C09DE"/>
    <w:rsid w:val="0F766539"/>
    <w:rsid w:val="0FAFB2E2"/>
    <w:rsid w:val="0FCDE62B"/>
    <w:rsid w:val="0FF48539"/>
    <w:rsid w:val="0FFBD5B0"/>
    <w:rsid w:val="100CEC45"/>
    <w:rsid w:val="1020EA54"/>
    <w:rsid w:val="10306BFA"/>
    <w:rsid w:val="109CC38D"/>
    <w:rsid w:val="10F03811"/>
    <w:rsid w:val="10F6B76E"/>
    <w:rsid w:val="113AC717"/>
    <w:rsid w:val="116AEF6B"/>
    <w:rsid w:val="1182CCB6"/>
    <w:rsid w:val="11C5EBD8"/>
    <w:rsid w:val="11DD08F9"/>
    <w:rsid w:val="11E19ECA"/>
    <w:rsid w:val="12163E22"/>
    <w:rsid w:val="126C8E0B"/>
    <w:rsid w:val="1270FED2"/>
    <w:rsid w:val="1286DC49"/>
    <w:rsid w:val="12C17AEE"/>
    <w:rsid w:val="12ED0051"/>
    <w:rsid w:val="12F999A0"/>
    <w:rsid w:val="132E5029"/>
    <w:rsid w:val="132EE215"/>
    <w:rsid w:val="135EF791"/>
    <w:rsid w:val="136D0840"/>
    <w:rsid w:val="139C78AB"/>
    <w:rsid w:val="13DC61EB"/>
    <w:rsid w:val="14054174"/>
    <w:rsid w:val="140C4E9C"/>
    <w:rsid w:val="142A6412"/>
    <w:rsid w:val="143ABAC7"/>
    <w:rsid w:val="1448EEAC"/>
    <w:rsid w:val="14FA6122"/>
    <w:rsid w:val="150600A1"/>
    <w:rsid w:val="159C49E9"/>
    <w:rsid w:val="15E19429"/>
    <w:rsid w:val="15E605F1"/>
    <w:rsid w:val="15FA81DD"/>
    <w:rsid w:val="16582E3A"/>
    <w:rsid w:val="165FCE72"/>
    <w:rsid w:val="166CE452"/>
    <w:rsid w:val="169EABF3"/>
    <w:rsid w:val="16E2C9C8"/>
    <w:rsid w:val="177611C2"/>
    <w:rsid w:val="177DE695"/>
    <w:rsid w:val="179CF078"/>
    <w:rsid w:val="179F1349"/>
    <w:rsid w:val="17ED1D13"/>
    <w:rsid w:val="18186652"/>
    <w:rsid w:val="184296F3"/>
    <w:rsid w:val="18580F0F"/>
    <w:rsid w:val="185AE53B"/>
    <w:rsid w:val="1866DC09"/>
    <w:rsid w:val="1887C042"/>
    <w:rsid w:val="18DDFF2B"/>
    <w:rsid w:val="18EBDF14"/>
    <w:rsid w:val="18ECC76C"/>
    <w:rsid w:val="19C7D21B"/>
    <w:rsid w:val="19D305BE"/>
    <w:rsid w:val="19FD3C99"/>
    <w:rsid w:val="1A05B750"/>
    <w:rsid w:val="1A0656DF"/>
    <w:rsid w:val="1A436269"/>
    <w:rsid w:val="1A9B4449"/>
    <w:rsid w:val="1A9C3078"/>
    <w:rsid w:val="1AA74D1B"/>
    <w:rsid w:val="1AD4120F"/>
    <w:rsid w:val="1AE1AE75"/>
    <w:rsid w:val="1AEC92E9"/>
    <w:rsid w:val="1AFAC65B"/>
    <w:rsid w:val="1B599036"/>
    <w:rsid w:val="1B5D6ADA"/>
    <w:rsid w:val="1BA52E38"/>
    <w:rsid w:val="1BCE7D0D"/>
    <w:rsid w:val="1C1F8208"/>
    <w:rsid w:val="1C1FE848"/>
    <w:rsid w:val="1C3AAB80"/>
    <w:rsid w:val="1C40DDD2"/>
    <w:rsid w:val="1C5ABDE2"/>
    <w:rsid w:val="1C66BF5D"/>
    <w:rsid w:val="1C9A6439"/>
    <w:rsid w:val="1CEDE0F5"/>
    <w:rsid w:val="1CF83418"/>
    <w:rsid w:val="1D0DC606"/>
    <w:rsid w:val="1DDFF28F"/>
    <w:rsid w:val="1DF8AEC5"/>
    <w:rsid w:val="1EBE0C49"/>
    <w:rsid w:val="1ED381A4"/>
    <w:rsid w:val="1F144B41"/>
    <w:rsid w:val="1F177720"/>
    <w:rsid w:val="1F4C2859"/>
    <w:rsid w:val="1F4E1E91"/>
    <w:rsid w:val="1F9C01B6"/>
    <w:rsid w:val="1FA02246"/>
    <w:rsid w:val="1FBE99D8"/>
    <w:rsid w:val="1FC57878"/>
    <w:rsid w:val="1FF55866"/>
    <w:rsid w:val="206843C8"/>
    <w:rsid w:val="20BB50F5"/>
    <w:rsid w:val="20DF4840"/>
    <w:rsid w:val="21308284"/>
    <w:rsid w:val="21354E01"/>
    <w:rsid w:val="214919BC"/>
    <w:rsid w:val="21AF5788"/>
    <w:rsid w:val="21DA47B3"/>
    <w:rsid w:val="22311E27"/>
    <w:rsid w:val="22421DE8"/>
    <w:rsid w:val="2252C828"/>
    <w:rsid w:val="22AED0D7"/>
    <w:rsid w:val="22BF7DE9"/>
    <w:rsid w:val="22C00059"/>
    <w:rsid w:val="22C3C9B6"/>
    <w:rsid w:val="22C48E2D"/>
    <w:rsid w:val="22D483BB"/>
    <w:rsid w:val="22E5BD72"/>
    <w:rsid w:val="230E7919"/>
    <w:rsid w:val="23771BCE"/>
    <w:rsid w:val="238AEBF5"/>
    <w:rsid w:val="23A1EB7D"/>
    <w:rsid w:val="245527E7"/>
    <w:rsid w:val="245BD655"/>
    <w:rsid w:val="249BD43E"/>
    <w:rsid w:val="24B8E0B5"/>
    <w:rsid w:val="24C91270"/>
    <w:rsid w:val="25092735"/>
    <w:rsid w:val="25256ADD"/>
    <w:rsid w:val="25356A1D"/>
    <w:rsid w:val="253C3660"/>
    <w:rsid w:val="2560D7D8"/>
    <w:rsid w:val="25BC6058"/>
    <w:rsid w:val="260EE32D"/>
    <w:rsid w:val="2641CD0F"/>
    <w:rsid w:val="2685F452"/>
    <w:rsid w:val="268B9356"/>
    <w:rsid w:val="26B1C679"/>
    <w:rsid w:val="270063FA"/>
    <w:rsid w:val="27022449"/>
    <w:rsid w:val="27608021"/>
    <w:rsid w:val="276ECA9C"/>
    <w:rsid w:val="27A5F4D3"/>
    <w:rsid w:val="27B63465"/>
    <w:rsid w:val="27BBD5AC"/>
    <w:rsid w:val="27C30C09"/>
    <w:rsid w:val="2838BB57"/>
    <w:rsid w:val="284E2185"/>
    <w:rsid w:val="28977C82"/>
    <w:rsid w:val="28A68AD4"/>
    <w:rsid w:val="28AD1061"/>
    <w:rsid w:val="28C1FE16"/>
    <w:rsid w:val="28F138BE"/>
    <w:rsid w:val="290201B0"/>
    <w:rsid w:val="292C0866"/>
    <w:rsid w:val="294E538B"/>
    <w:rsid w:val="29E0662F"/>
    <w:rsid w:val="2A07F03F"/>
    <w:rsid w:val="2A0AE6D5"/>
    <w:rsid w:val="2A0DD17F"/>
    <w:rsid w:val="2A586D8C"/>
    <w:rsid w:val="2A8911C0"/>
    <w:rsid w:val="2AB8B01F"/>
    <w:rsid w:val="2B177788"/>
    <w:rsid w:val="2B37111B"/>
    <w:rsid w:val="2B6D26F7"/>
    <w:rsid w:val="2B83DC21"/>
    <w:rsid w:val="2BB23551"/>
    <w:rsid w:val="2BD92DF3"/>
    <w:rsid w:val="2BDF9E0C"/>
    <w:rsid w:val="2C0B44D7"/>
    <w:rsid w:val="2C0EDFBD"/>
    <w:rsid w:val="2C2B839F"/>
    <w:rsid w:val="2C3CCC70"/>
    <w:rsid w:val="2C63749C"/>
    <w:rsid w:val="2C71023B"/>
    <w:rsid w:val="2CA2CD22"/>
    <w:rsid w:val="2CC89D63"/>
    <w:rsid w:val="2CF04BF4"/>
    <w:rsid w:val="2D031791"/>
    <w:rsid w:val="2D2B8909"/>
    <w:rsid w:val="2D3F431B"/>
    <w:rsid w:val="2D5784D1"/>
    <w:rsid w:val="2DCD3826"/>
    <w:rsid w:val="2DD04D19"/>
    <w:rsid w:val="2E3840E4"/>
    <w:rsid w:val="2ECC05FD"/>
    <w:rsid w:val="2F0F100B"/>
    <w:rsid w:val="2F50955E"/>
    <w:rsid w:val="2F6276E2"/>
    <w:rsid w:val="2F826600"/>
    <w:rsid w:val="2FA23087"/>
    <w:rsid w:val="2FB21407"/>
    <w:rsid w:val="2FB2926F"/>
    <w:rsid w:val="2FB8EE62"/>
    <w:rsid w:val="2FD369AB"/>
    <w:rsid w:val="2FE233E9"/>
    <w:rsid w:val="30269282"/>
    <w:rsid w:val="305F66F0"/>
    <w:rsid w:val="30729F31"/>
    <w:rsid w:val="30A517BB"/>
    <w:rsid w:val="30B81D5F"/>
    <w:rsid w:val="30C32C31"/>
    <w:rsid w:val="30C7B6B7"/>
    <w:rsid w:val="30D824C8"/>
    <w:rsid w:val="30ECC612"/>
    <w:rsid w:val="3110605C"/>
    <w:rsid w:val="312A0948"/>
    <w:rsid w:val="31467705"/>
    <w:rsid w:val="3163EE21"/>
    <w:rsid w:val="316C5BA5"/>
    <w:rsid w:val="31BB15C6"/>
    <w:rsid w:val="320C9FC0"/>
    <w:rsid w:val="32287D6A"/>
    <w:rsid w:val="32419ECE"/>
    <w:rsid w:val="3249BFDE"/>
    <w:rsid w:val="326ACEDB"/>
    <w:rsid w:val="32BDFD84"/>
    <w:rsid w:val="330EC04F"/>
    <w:rsid w:val="3318174A"/>
    <w:rsid w:val="3321DA96"/>
    <w:rsid w:val="333A52B0"/>
    <w:rsid w:val="33668194"/>
    <w:rsid w:val="3368847C"/>
    <w:rsid w:val="33A1DCD7"/>
    <w:rsid w:val="33D875C4"/>
    <w:rsid w:val="342D0320"/>
    <w:rsid w:val="347D94BE"/>
    <w:rsid w:val="3483BCEC"/>
    <w:rsid w:val="348ADC26"/>
    <w:rsid w:val="3491F06B"/>
    <w:rsid w:val="34AC61E2"/>
    <w:rsid w:val="34CD8282"/>
    <w:rsid w:val="34CEB898"/>
    <w:rsid w:val="34EF65FD"/>
    <w:rsid w:val="3509C6D2"/>
    <w:rsid w:val="351B50D0"/>
    <w:rsid w:val="35322B8F"/>
    <w:rsid w:val="35465E87"/>
    <w:rsid w:val="3581CD12"/>
    <w:rsid w:val="35B8EFF0"/>
    <w:rsid w:val="360531C0"/>
    <w:rsid w:val="360FFF1A"/>
    <w:rsid w:val="361001A3"/>
    <w:rsid w:val="3641E273"/>
    <w:rsid w:val="364C767E"/>
    <w:rsid w:val="36699A33"/>
    <w:rsid w:val="368B402B"/>
    <w:rsid w:val="36B3ECF7"/>
    <w:rsid w:val="36E2209C"/>
    <w:rsid w:val="371831AF"/>
    <w:rsid w:val="3720CB31"/>
    <w:rsid w:val="378A39EF"/>
    <w:rsid w:val="3790DCA7"/>
    <w:rsid w:val="37AA4432"/>
    <w:rsid w:val="37AABEF5"/>
    <w:rsid w:val="38079764"/>
    <w:rsid w:val="380B31A4"/>
    <w:rsid w:val="381E90BC"/>
    <w:rsid w:val="3830954F"/>
    <w:rsid w:val="386C3DAB"/>
    <w:rsid w:val="387614D5"/>
    <w:rsid w:val="389A7BFC"/>
    <w:rsid w:val="38B01BFF"/>
    <w:rsid w:val="39182068"/>
    <w:rsid w:val="3920029E"/>
    <w:rsid w:val="392E3F85"/>
    <w:rsid w:val="3941B612"/>
    <w:rsid w:val="39B3BFF1"/>
    <w:rsid w:val="39E3EC02"/>
    <w:rsid w:val="39E9417C"/>
    <w:rsid w:val="39ED1DAF"/>
    <w:rsid w:val="39EE916C"/>
    <w:rsid w:val="39FD72E3"/>
    <w:rsid w:val="3A1241CA"/>
    <w:rsid w:val="3A2B2FEE"/>
    <w:rsid w:val="3A57ED71"/>
    <w:rsid w:val="3A648426"/>
    <w:rsid w:val="3A6D3923"/>
    <w:rsid w:val="3A933634"/>
    <w:rsid w:val="3AC27E4B"/>
    <w:rsid w:val="3AE51A69"/>
    <w:rsid w:val="3AEFF0DE"/>
    <w:rsid w:val="3AF22E59"/>
    <w:rsid w:val="3B016026"/>
    <w:rsid w:val="3B018709"/>
    <w:rsid w:val="3B3EE7D3"/>
    <w:rsid w:val="3B454834"/>
    <w:rsid w:val="3B5446A2"/>
    <w:rsid w:val="3BA24F09"/>
    <w:rsid w:val="3C01D03C"/>
    <w:rsid w:val="3C392C52"/>
    <w:rsid w:val="3C4F9DE0"/>
    <w:rsid w:val="3C572885"/>
    <w:rsid w:val="3C5DCF3A"/>
    <w:rsid w:val="3C8DFB5B"/>
    <w:rsid w:val="3C92C7B0"/>
    <w:rsid w:val="3CDA8433"/>
    <w:rsid w:val="3CF89954"/>
    <w:rsid w:val="3D0D0272"/>
    <w:rsid w:val="3D1B29EA"/>
    <w:rsid w:val="3D3E85EE"/>
    <w:rsid w:val="3D606C38"/>
    <w:rsid w:val="3D6DDC4F"/>
    <w:rsid w:val="3DBEEE83"/>
    <w:rsid w:val="3DECB020"/>
    <w:rsid w:val="3E19C3FF"/>
    <w:rsid w:val="3E3BEBDB"/>
    <w:rsid w:val="3E46AF84"/>
    <w:rsid w:val="3FC238BA"/>
    <w:rsid w:val="3FFA1A77"/>
    <w:rsid w:val="40AD3956"/>
    <w:rsid w:val="40B6A900"/>
    <w:rsid w:val="40CA6B18"/>
    <w:rsid w:val="40D19148"/>
    <w:rsid w:val="40F2DBA5"/>
    <w:rsid w:val="40F75532"/>
    <w:rsid w:val="41B388B3"/>
    <w:rsid w:val="41D00ECD"/>
    <w:rsid w:val="41F365BB"/>
    <w:rsid w:val="420F1EB7"/>
    <w:rsid w:val="423696FD"/>
    <w:rsid w:val="423AF182"/>
    <w:rsid w:val="4271698E"/>
    <w:rsid w:val="428BDE29"/>
    <w:rsid w:val="42A9A887"/>
    <w:rsid w:val="42CB4FD6"/>
    <w:rsid w:val="42E4AFCA"/>
    <w:rsid w:val="42EAC67D"/>
    <w:rsid w:val="4317131D"/>
    <w:rsid w:val="434ADBB4"/>
    <w:rsid w:val="435DA0A6"/>
    <w:rsid w:val="4388CEEC"/>
    <w:rsid w:val="439FB660"/>
    <w:rsid w:val="43B5F476"/>
    <w:rsid w:val="43F71DC0"/>
    <w:rsid w:val="440E0710"/>
    <w:rsid w:val="44449B81"/>
    <w:rsid w:val="4451DA17"/>
    <w:rsid w:val="4456F60D"/>
    <w:rsid w:val="448E0A57"/>
    <w:rsid w:val="4490A663"/>
    <w:rsid w:val="453F0050"/>
    <w:rsid w:val="45404828"/>
    <w:rsid w:val="45D4323E"/>
    <w:rsid w:val="460B81F5"/>
    <w:rsid w:val="460D6FE1"/>
    <w:rsid w:val="468F41AC"/>
    <w:rsid w:val="46DC4924"/>
    <w:rsid w:val="46E3C71C"/>
    <w:rsid w:val="47156DDD"/>
    <w:rsid w:val="472315A1"/>
    <w:rsid w:val="473EC032"/>
    <w:rsid w:val="47A89AF3"/>
    <w:rsid w:val="4812C7E2"/>
    <w:rsid w:val="481E12DF"/>
    <w:rsid w:val="48644698"/>
    <w:rsid w:val="487B5675"/>
    <w:rsid w:val="487C64A3"/>
    <w:rsid w:val="48CA0FFB"/>
    <w:rsid w:val="48D0C826"/>
    <w:rsid w:val="48D38B44"/>
    <w:rsid w:val="493C723E"/>
    <w:rsid w:val="496F7995"/>
    <w:rsid w:val="49C09DED"/>
    <w:rsid w:val="49C47D73"/>
    <w:rsid w:val="4A189848"/>
    <w:rsid w:val="4AD4769D"/>
    <w:rsid w:val="4AEA0C52"/>
    <w:rsid w:val="4AF3A035"/>
    <w:rsid w:val="4B1074C3"/>
    <w:rsid w:val="4B135C45"/>
    <w:rsid w:val="4B9B346B"/>
    <w:rsid w:val="4BB82828"/>
    <w:rsid w:val="4BED1326"/>
    <w:rsid w:val="4C14E400"/>
    <w:rsid w:val="4C382D4C"/>
    <w:rsid w:val="4CA2EEE4"/>
    <w:rsid w:val="4CCE95DB"/>
    <w:rsid w:val="4D1D43EC"/>
    <w:rsid w:val="4D29679D"/>
    <w:rsid w:val="4D450E64"/>
    <w:rsid w:val="4D75F06C"/>
    <w:rsid w:val="4D835EC4"/>
    <w:rsid w:val="4DD4E6E1"/>
    <w:rsid w:val="4E3D2405"/>
    <w:rsid w:val="4E64D6CC"/>
    <w:rsid w:val="4E769357"/>
    <w:rsid w:val="4E7F741E"/>
    <w:rsid w:val="4E956F46"/>
    <w:rsid w:val="4EBD6844"/>
    <w:rsid w:val="4EC39D8C"/>
    <w:rsid w:val="4F1B5940"/>
    <w:rsid w:val="4F243A39"/>
    <w:rsid w:val="4FE4787C"/>
    <w:rsid w:val="4FF3A0ED"/>
    <w:rsid w:val="501F0F22"/>
    <w:rsid w:val="50607EFD"/>
    <w:rsid w:val="5087D25D"/>
    <w:rsid w:val="50BA2E38"/>
    <w:rsid w:val="50BFD0D9"/>
    <w:rsid w:val="50F1A7B3"/>
    <w:rsid w:val="513A1389"/>
    <w:rsid w:val="519B5EA8"/>
    <w:rsid w:val="51A94FC6"/>
    <w:rsid w:val="52617BD7"/>
    <w:rsid w:val="52A15CFE"/>
    <w:rsid w:val="52B9B686"/>
    <w:rsid w:val="531A377C"/>
    <w:rsid w:val="53262FE8"/>
    <w:rsid w:val="53912D44"/>
    <w:rsid w:val="53916242"/>
    <w:rsid w:val="5394B94E"/>
    <w:rsid w:val="53A04AE4"/>
    <w:rsid w:val="53D84FE8"/>
    <w:rsid w:val="53F7E19E"/>
    <w:rsid w:val="5424C6B4"/>
    <w:rsid w:val="545E58B1"/>
    <w:rsid w:val="54653C4A"/>
    <w:rsid w:val="54CC33BE"/>
    <w:rsid w:val="551F064B"/>
    <w:rsid w:val="554A88AB"/>
    <w:rsid w:val="55865239"/>
    <w:rsid w:val="558B3D06"/>
    <w:rsid w:val="559A9ADA"/>
    <w:rsid w:val="55A43B49"/>
    <w:rsid w:val="563624D3"/>
    <w:rsid w:val="563FC190"/>
    <w:rsid w:val="564A8AA7"/>
    <w:rsid w:val="565A0AE3"/>
    <w:rsid w:val="56B99F2A"/>
    <w:rsid w:val="56C27300"/>
    <w:rsid w:val="578AF852"/>
    <w:rsid w:val="579F7E51"/>
    <w:rsid w:val="57DAF5EE"/>
    <w:rsid w:val="57E804A1"/>
    <w:rsid w:val="57F45AF7"/>
    <w:rsid w:val="584D146D"/>
    <w:rsid w:val="5883638D"/>
    <w:rsid w:val="58C7EEF1"/>
    <w:rsid w:val="58EEA78D"/>
    <w:rsid w:val="58FECC46"/>
    <w:rsid w:val="592EE9C7"/>
    <w:rsid w:val="5934F40D"/>
    <w:rsid w:val="595AF8A7"/>
    <w:rsid w:val="595B5656"/>
    <w:rsid w:val="597B8EDD"/>
    <w:rsid w:val="598420D1"/>
    <w:rsid w:val="59CC258D"/>
    <w:rsid w:val="5A0103A1"/>
    <w:rsid w:val="5A35485E"/>
    <w:rsid w:val="5A406A84"/>
    <w:rsid w:val="5A4BF35B"/>
    <w:rsid w:val="5A639AC1"/>
    <w:rsid w:val="5A7A44B9"/>
    <w:rsid w:val="5A834612"/>
    <w:rsid w:val="5A974DE9"/>
    <w:rsid w:val="5AA56B8C"/>
    <w:rsid w:val="5ACC106A"/>
    <w:rsid w:val="5ADE6FED"/>
    <w:rsid w:val="5AFE88F3"/>
    <w:rsid w:val="5B3D35F2"/>
    <w:rsid w:val="5B912AE0"/>
    <w:rsid w:val="5B9951BB"/>
    <w:rsid w:val="5C069905"/>
    <w:rsid w:val="5C8AC180"/>
    <w:rsid w:val="5CE2FDE5"/>
    <w:rsid w:val="5D52EC2F"/>
    <w:rsid w:val="5D581C5B"/>
    <w:rsid w:val="5DC1D068"/>
    <w:rsid w:val="5DC70900"/>
    <w:rsid w:val="5DEED29A"/>
    <w:rsid w:val="5DFE835E"/>
    <w:rsid w:val="5E3AF3B8"/>
    <w:rsid w:val="5E40E75B"/>
    <w:rsid w:val="5E67CE2B"/>
    <w:rsid w:val="5E821F6E"/>
    <w:rsid w:val="5EDD52E0"/>
    <w:rsid w:val="5EE63C72"/>
    <w:rsid w:val="5EF0DD95"/>
    <w:rsid w:val="5F4244B5"/>
    <w:rsid w:val="5F744B3F"/>
    <w:rsid w:val="5F7B3DA9"/>
    <w:rsid w:val="5FAC1CEA"/>
    <w:rsid w:val="5FB2FA6D"/>
    <w:rsid w:val="5FCE1327"/>
    <w:rsid w:val="5FCF8929"/>
    <w:rsid w:val="600D8B26"/>
    <w:rsid w:val="60175A28"/>
    <w:rsid w:val="6035FB0D"/>
    <w:rsid w:val="605DA9D5"/>
    <w:rsid w:val="60C2886B"/>
    <w:rsid w:val="60DA7D86"/>
    <w:rsid w:val="60EA4F0A"/>
    <w:rsid w:val="60EF45F3"/>
    <w:rsid w:val="616D834D"/>
    <w:rsid w:val="617F9086"/>
    <w:rsid w:val="61994057"/>
    <w:rsid w:val="61A9FE12"/>
    <w:rsid w:val="61D909EE"/>
    <w:rsid w:val="61E9F4BE"/>
    <w:rsid w:val="61F9B004"/>
    <w:rsid w:val="62434BB2"/>
    <w:rsid w:val="6252B8EC"/>
    <w:rsid w:val="6254C6D5"/>
    <w:rsid w:val="62C6E492"/>
    <w:rsid w:val="62D57BB7"/>
    <w:rsid w:val="62F52D8B"/>
    <w:rsid w:val="63986B83"/>
    <w:rsid w:val="6438A48C"/>
    <w:rsid w:val="64603214"/>
    <w:rsid w:val="6464B68D"/>
    <w:rsid w:val="646BC7D7"/>
    <w:rsid w:val="64B0E023"/>
    <w:rsid w:val="64CB6C09"/>
    <w:rsid w:val="64E4AF70"/>
    <w:rsid w:val="65217593"/>
    <w:rsid w:val="654B5A90"/>
    <w:rsid w:val="657985B9"/>
    <w:rsid w:val="660E707A"/>
    <w:rsid w:val="6663C912"/>
    <w:rsid w:val="667A399D"/>
    <w:rsid w:val="66B47F23"/>
    <w:rsid w:val="66E9663B"/>
    <w:rsid w:val="67142EF1"/>
    <w:rsid w:val="672FE3AA"/>
    <w:rsid w:val="6733FCA2"/>
    <w:rsid w:val="6766A8B8"/>
    <w:rsid w:val="678EAA45"/>
    <w:rsid w:val="67917A38"/>
    <w:rsid w:val="67B1E65D"/>
    <w:rsid w:val="68181879"/>
    <w:rsid w:val="681E96FB"/>
    <w:rsid w:val="6850C3B9"/>
    <w:rsid w:val="686E9E38"/>
    <w:rsid w:val="68837DE0"/>
    <w:rsid w:val="69465DAB"/>
    <w:rsid w:val="695D67C2"/>
    <w:rsid w:val="6996E044"/>
    <w:rsid w:val="69B38F4B"/>
    <w:rsid w:val="6A05140C"/>
    <w:rsid w:val="6A694A72"/>
    <w:rsid w:val="6A989ACF"/>
    <w:rsid w:val="6AD7094C"/>
    <w:rsid w:val="6B9DF8DE"/>
    <w:rsid w:val="6B9F9A8A"/>
    <w:rsid w:val="6BA76BF5"/>
    <w:rsid w:val="6BB70719"/>
    <w:rsid w:val="6BD51342"/>
    <w:rsid w:val="6C11EEBA"/>
    <w:rsid w:val="6C9DE833"/>
    <w:rsid w:val="6CDC85EA"/>
    <w:rsid w:val="6D342E62"/>
    <w:rsid w:val="6E3D5DA6"/>
    <w:rsid w:val="6E788E46"/>
    <w:rsid w:val="6EA4AB07"/>
    <w:rsid w:val="6EAA7145"/>
    <w:rsid w:val="6EC82BE5"/>
    <w:rsid w:val="6ECA0FF4"/>
    <w:rsid w:val="6EEE83F9"/>
    <w:rsid w:val="6EFCCBB5"/>
    <w:rsid w:val="6F19BEFD"/>
    <w:rsid w:val="6F2FA44D"/>
    <w:rsid w:val="6F4BADC5"/>
    <w:rsid w:val="6F715AF7"/>
    <w:rsid w:val="6F7EE2E5"/>
    <w:rsid w:val="6FBBA508"/>
    <w:rsid w:val="6FDD5367"/>
    <w:rsid w:val="703C9F1E"/>
    <w:rsid w:val="70D4E72C"/>
    <w:rsid w:val="70DAF67C"/>
    <w:rsid w:val="711D91EC"/>
    <w:rsid w:val="712CE010"/>
    <w:rsid w:val="717E1D29"/>
    <w:rsid w:val="71A9FFAE"/>
    <w:rsid w:val="71BA6F57"/>
    <w:rsid w:val="720D46FB"/>
    <w:rsid w:val="72142543"/>
    <w:rsid w:val="723B8CFB"/>
    <w:rsid w:val="72516C60"/>
    <w:rsid w:val="7263459F"/>
    <w:rsid w:val="727EE9EF"/>
    <w:rsid w:val="72867D30"/>
    <w:rsid w:val="7293A09D"/>
    <w:rsid w:val="72A91AD7"/>
    <w:rsid w:val="72B073BB"/>
    <w:rsid w:val="72D5DFF6"/>
    <w:rsid w:val="72DBE426"/>
    <w:rsid w:val="72DE6468"/>
    <w:rsid w:val="72DEB397"/>
    <w:rsid w:val="72E1EAA2"/>
    <w:rsid w:val="72E8C248"/>
    <w:rsid w:val="731034DB"/>
    <w:rsid w:val="73347922"/>
    <w:rsid w:val="7357B696"/>
    <w:rsid w:val="737123F2"/>
    <w:rsid w:val="73E285E8"/>
    <w:rsid w:val="7404184D"/>
    <w:rsid w:val="7458AED0"/>
    <w:rsid w:val="748260DA"/>
    <w:rsid w:val="74A2D564"/>
    <w:rsid w:val="74D45CD7"/>
    <w:rsid w:val="74DBA3DC"/>
    <w:rsid w:val="751357AF"/>
    <w:rsid w:val="75186607"/>
    <w:rsid w:val="756D99F3"/>
    <w:rsid w:val="75D329C5"/>
    <w:rsid w:val="75F275A1"/>
    <w:rsid w:val="7629F91E"/>
    <w:rsid w:val="762F639B"/>
    <w:rsid w:val="76846152"/>
    <w:rsid w:val="76E87EF7"/>
    <w:rsid w:val="76EC78D3"/>
    <w:rsid w:val="77016096"/>
    <w:rsid w:val="771630F9"/>
    <w:rsid w:val="77638BA6"/>
    <w:rsid w:val="776B788B"/>
    <w:rsid w:val="776D8D33"/>
    <w:rsid w:val="77790D73"/>
    <w:rsid w:val="77AA1171"/>
    <w:rsid w:val="78188FD3"/>
    <w:rsid w:val="783DEFA6"/>
    <w:rsid w:val="78811CF0"/>
    <w:rsid w:val="78F99312"/>
    <w:rsid w:val="7935F1B0"/>
    <w:rsid w:val="79A59CE5"/>
    <w:rsid w:val="79B8D1FE"/>
    <w:rsid w:val="79D3BC69"/>
    <w:rsid w:val="79F3EAF1"/>
    <w:rsid w:val="79F737A0"/>
    <w:rsid w:val="7A0D34BA"/>
    <w:rsid w:val="7A6E45EC"/>
    <w:rsid w:val="7AB512E7"/>
    <w:rsid w:val="7ABA793D"/>
    <w:rsid w:val="7B2478ED"/>
    <w:rsid w:val="7B498CEF"/>
    <w:rsid w:val="7B8C44B1"/>
    <w:rsid w:val="7BC1C77B"/>
    <w:rsid w:val="7BD5FFFE"/>
    <w:rsid w:val="7C2CFB1C"/>
    <w:rsid w:val="7C40BD76"/>
    <w:rsid w:val="7C77716C"/>
    <w:rsid w:val="7C812E24"/>
    <w:rsid w:val="7C8C973A"/>
    <w:rsid w:val="7CB05769"/>
    <w:rsid w:val="7CB35448"/>
    <w:rsid w:val="7CB9D044"/>
    <w:rsid w:val="7CD6AF76"/>
    <w:rsid w:val="7CE4EEA7"/>
    <w:rsid w:val="7CE5A0D7"/>
    <w:rsid w:val="7CEAB2FA"/>
    <w:rsid w:val="7D467E71"/>
    <w:rsid w:val="7D741645"/>
    <w:rsid w:val="7D938393"/>
    <w:rsid w:val="7DB297EA"/>
    <w:rsid w:val="7DF52AC8"/>
    <w:rsid w:val="7E03720D"/>
    <w:rsid w:val="7E135E1E"/>
    <w:rsid w:val="7E2D7DD8"/>
    <w:rsid w:val="7E5E7BE8"/>
    <w:rsid w:val="7E60F855"/>
    <w:rsid w:val="7E8BE827"/>
    <w:rsid w:val="7EAA8C0C"/>
    <w:rsid w:val="7F2EF643"/>
    <w:rsid w:val="7F857297"/>
    <w:rsid w:val="7FC69E1D"/>
    <w:rsid w:val="7FE3AB28"/>
    <w:rsid w:val="7FF43662"/>
    <w:rsid w:val="7FFAA2C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CDD9"/>
  <w15:chartTrackingRefBased/>
  <w15:docId w15:val="{FA235690-D82F-4930-A5B5-F4322453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83E97"/>
    <w:pPr>
      <w:spacing w:line="259" w:lineRule="auto"/>
    </w:pPr>
    <w:rPr>
      <w:rFonts w:ascii="Calibri" w:eastAsia="Calibri" w:hAnsi="Calibri" w:cs="Calibri"/>
      <w:kern w:val="0"/>
      <w:sz w:val="22"/>
      <w:szCs w:val="22"/>
      <w:lang w:val="en" w:eastAsia="es-ES_tradnl"/>
      <w14:ligatures w14:val="none"/>
    </w:rPr>
  </w:style>
  <w:style w:type="paragraph" w:styleId="berschrift1">
    <w:name w:val="heading 1"/>
    <w:basedOn w:val="Standard"/>
    <w:next w:val="Standard"/>
    <w:link w:val="berschrift1Zchn"/>
    <w:uiPriority w:val="9"/>
    <w:qFormat/>
    <w:rsid w:val="006317E8"/>
    <w:pPr>
      <w:keepNext/>
      <w:keepLines/>
      <w:numPr>
        <w:numId w:val="10"/>
      </w:numPr>
      <w:tabs>
        <w:tab w:val="left" w:pos="360"/>
      </w:tabs>
      <w:spacing w:before="240" w:after="240"/>
      <w:jc w:val="both"/>
      <w:outlineLvl w:val="0"/>
    </w:pPr>
    <w:rPr>
      <w:b/>
      <w:color w:val="1F3864"/>
      <w:sz w:val="32"/>
      <w:szCs w:val="32"/>
      <w:lang w:val="en-GB"/>
    </w:rPr>
  </w:style>
  <w:style w:type="paragraph" w:styleId="berschrift2">
    <w:name w:val="heading 2"/>
    <w:basedOn w:val="berschrift1"/>
    <w:next w:val="Standard"/>
    <w:link w:val="berschrift2Zchn"/>
    <w:uiPriority w:val="9"/>
    <w:unhideWhenUsed/>
    <w:qFormat/>
    <w:rsid w:val="006317E8"/>
    <w:pPr>
      <w:numPr>
        <w:ilvl w:val="1"/>
      </w:numPr>
      <w:outlineLvl w:val="1"/>
    </w:pPr>
    <w:rPr>
      <w:color w:val="C00000"/>
    </w:rPr>
  </w:style>
  <w:style w:type="paragraph" w:styleId="berschrift3">
    <w:name w:val="heading 3"/>
    <w:basedOn w:val="berschrift2"/>
    <w:next w:val="Standard"/>
    <w:link w:val="berschrift3Zchn"/>
    <w:uiPriority w:val="9"/>
    <w:unhideWhenUsed/>
    <w:qFormat/>
    <w:rsid w:val="006317E8"/>
    <w:pPr>
      <w:numPr>
        <w:ilvl w:val="2"/>
      </w:numPr>
      <w:outlineLvl w:val="2"/>
    </w:pPr>
    <w:rPr>
      <w:color w:val="000000" w:themeColor="text1"/>
      <w:sz w:val="28"/>
      <w:szCs w:val="28"/>
      <w:lang w:eastAsia="en-GB"/>
    </w:rPr>
  </w:style>
  <w:style w:type="paragraph" w:styleId="berschrift4">
    <w:name w:val="heading 4"/>
    <w:basedOn w:val="Standard"/>
    <w:next w:val="Standard"/>
    <w:link w:val="berschrift4Zchn"/>
    <w:unhideWhenUsed/>
    <w:qFormat/>
    <w:rsid w:val="00D83E9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nhideWhenUsed/>
    <w:qFormat/>
    <w:rsid w:val="00D83E9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nhideWhenUsed/>
    <w:qFormat/>
    <w:rsid w:val="00D83E9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83E9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83E9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83E9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317E8"/>
    <w:rPr>
      <w:rFonts w:ascii="Calibri" w:eastAsia="Calibri" w:hAnsi="Calibri" w:cs="Calibri"/>
      <w:b/>
      <w:color w:val="1F3864"/>
      <w:kern w:val="0"/>
      <w:sz w:val="32"/>
      <w:szCs w:val="32"/>
      <w:lang w:val="en-GB" w:eastAsia="es-ES_tradnl"/>
      <w14:ligatures w14:val="none"/>
    </w:rPr>
  </w:style>
  <w:style w:type="character" w:customStyle="1" w:styleId="berschrift2Zchn">
    <w:name w:val="Überschrift 2 Zchn"/>
    <w:basedOn w:val="Absatz-Standardschriftart"/>
    <w:link w:val="berschrift2"/>
    <w:uiPriority w:val="9"/>
    <w:rsid w:val="006317E8"/>
    <w:rPr>
      <w:rFonts w:ascii="Calibri" w:eastAsia="Calibri" w:hAnsi="Calibri" w:cs="Calibri"/>
      <w:b/>
      <w:color w:val="C00000"/>
      <w:kern w:val="0"/>
      <w:sz w:val="32"/>
      <w:szCs w:val="32"/>
      <w:lang w:val="en-GB" w:eastAsia="es-ES_tradnl"/>
      <w14:ligatures w14:val="none"/>
    </w:rPr>
  </w:style>
  <w:style w:type="character" w:customStyle="1" w:styleId="berschrift3Zchn">
    <w:name w:val="Überschrift 3 Zchn"/>
    <w:basedOn w:val="Absatz-Standardschriftart"/>
    <w:link w:val="berschrift3"/>
    <w:uiPriority w:val="9"/>
    <w:rsid w:val="006317E8"/>
    <w:rPr>
      <w:rFonts w:ascii="Calibri" w:eastAsia="Calibri" w:hAnsi="Calibri" w:cs="Calibri"/>
      <w:b/>
      <w:color w:val="000000" w:themeColor="text1"/>
      <w:kern w:val="0"/>
      <w:sz w:val="28"/>
      <w:szCs w:val="28"/>
      <w:lang w:val="en-GB" w:eastAsia="en-GB"/>
      <w14:ligatures w14:val="none"/>
    </w:rPr>
  </w:style>
  <w:style w:type="character" w:customStyle="1" w:styleId="berschrift4Zchn">
    <w:name w:val="Überschrift 4 Zchn"/>
    <w:basedOn w:val="Absatz-Standardschriftart"/>
    <w:link w:val="berschrift4"/>
    <w:rsid w:val="00D83E9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rsid w:val="00D83E97"/>
    <w:rPr>
      <w:rFonts w:eastAsiaTheme="majorEastAsia" w:cstheme="majorBidi"/>
      <w:color w:val="0F4761" w:themeColor="accent1" w:themeShade="BF"/>
    </w:rPr>
  </w:style>
  <w:style w:type="character" w:customStyle="1" w:styleId="berschrift6Zchn">
    <w:name w:val="Überschrift 6 Zchn"/>
    <w:basedOn w:val="Absatz-Standardschriftart"/>
    <w:link w:val="berschrift6"/>
    <w:rsid w:val="00D83E9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83E9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83E9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83E97"/>
    <w:rPr>
      <w:rFonts w:eastAsiaTheme="majorEastAsia" w:cstheme="majorBidi"/>
      <w:color w:val="272727" w:themeColor="text1" w:themeTint="D8"/>
    </w:rPr>
  </w:style>
  <w:style w:type="paragraph" w:styleId="Titel">
    <w:name w:val="Title"/>
    <w:aliases w:val="PLD_FRONT_TITLE"/>
    <w:basedOn w:val="Standard"/>
    <w:next w:val="Standard"/>
    <w:link w:val="TitelZchn"/>
    <w:uiPriority w:val="10"/>
    <w:qFormat/>
    <w:rsid w:val="00D8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aliases w:val="PLD_FRONT_TITLE Zchn"/>
    <w:basedOn w:val="Absatz-Standardschriftart"/>
    <w:link w:val="Titel"/>
    <w:uiPriority w:val="10"/>
    <w:rsid w:val="00D83E9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83E9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83E9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83E9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83E97"/>
    <w:rPr>
      <w:i/>
      <w:iCs/>
      <w:color w:val="404040" w:themeColor="text1" w:themeTint="BF"/>
    </w:rPr>
  </w:style>
  <w:style w:type="paragraph" w:styleId="Listenabsatz">
    <w:name w:val="List Paragraph"/>
    <w:basedOn w:val="Standard"/>
    <w:uiPriority w:val="34"/>
    <w:qFormat/>
    <w:rsid w:val="00D83E97"/>
    <w:pPr>
      <w:ind w:left="720"/>
      <w:contextualSpacing/>
    </w:pPr>
  </w:style>
  <w:style w:type="character" w:styleId="IntensiveHervorhebung">
    <w:name w:val="Intense Emphasis"/>
    <w:basedOn w:val="Absatz-Standardschriftart"/>
    <w:uiPriority w:val="21"/>
    <w:qFormat/>
    <w:rsid w:val="00D83E97"/>
    <w:rPr>
      <w:i/>
      <w:iCs/>
      <w:color w:val="0F4761" w:themeColor="accent1" w:themeShade="BF"/>
    </w:rPr>
  </w:style>
  <w:style w:type="paragraph" w:styleId="IntensivesZitat">
    <w:name w:val="Intense Quote"/>
    <w:basedOn w:val="Standard"/>
    <w:next w:val="Standard"/>
    <w:link w:val="IntensivesZitatZchn"/>
    <w:uiPriority w:val="30"/>
    <w:qFormat/>
    <w:rsid w:val="00D8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83E97"/>
    <w:rPr>
      <w:i/>
      <w:iCs/>
      <w:color w:val="0F4761" w:themeColor="accent1" w:themeShade="BF"/>
    </w:rPr>
  </w:style>
  <w:style w:type="character" w:styleId="IntensiverVerweis">
    <w:name w:val="Intense Reference"/>
    <w:basedOn w:val="Absatz-Standardschriftart"/>
    <w:uiPriority w:val="32"/>
    <w:qFormat/>
    <w:rsid w:val="00D83E97"/>
    <w:rPr>
      <w:b/>
      <w:bCs/>
      <w:smallCaps/>
      <w:color w:val="0F4761" w:themeColor="accent1" w:themeShade="BF"/>
      <w:spacing w:val="5"/>
    </w:rPr>
  </w:style>
  <w:style w:type="table" w:customStyle="1" w:styleId="TableNormal">
    <w:name w:val="TableNormal"/>
    <w:rsid w:val="00D83E97"/>
    <w:pPr>
      <w:spacing w:line="259" w:lineRule="auto"/>
    </w:pPr>
    <w:rPr>
      <w:rFonts w:ascii="Calibri" w:eastAsia="Calibri" w:hAnsi="Calibri" w:cs="Calibri"/>
      <w:kern w:val="0"/>
      <w:sz w:val="22"/>
      <w:szCs w:val="22"/>
      <w:lang w:val="en" w:eastAsia="es-ES_tradnl"/>
      <w14:ligatures w14:val="none"/>
    </w:rPr>
    <w:tblPr>
      <w:tblCellMar>
        <w:top w:w="100" w:type="dxa"/>
        <w:left w:w="100" w:type="dxa"/>
        <w:bottom w:w="100" w:type="dxa"/>
        <w:right w:w="100" w:type="dxa"/>
      </w:tblCellMar>
    </w:tblPr>
  </w:style>
  <w:style w:type="paragraph" w:styleId="Kopfzeile">
    <w:name w:val="header"/>
    <w:basedOn w:val="Standard"/>
    <w:link w:val="KopfzeileZchn"/>
    <w:uiPriority w:val="99"/>
    <w:unhideWhenUsed/>
    <w:rsid w:val="00D83E97"/>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D83E97"/>
    <w:rPr>
      <w:rFonts w:ascii="Calibri" w:eastAsia="Calibri" w:hAnsi="Calibri" w:cs="Calibri"/>
      <w:kern w:val="0"/>
      <w:sz w:val="22"/>
      <w:szCs w:val="22"/>
      <w:lang w:val="en" w:eastAsia="es-ES_tradnl"/>
      <w14:ligatures w14:val="none"/>
    </w:rPr>
  </w:style>
  <w:style w:type="paragraph" w:styleId="Fuzeile">
    <w:name w:val="footer"/>
    <w:basedOn w:val="Standard"/>
    <w:link w:val="FuzeileZchn"/>
    <w:uiPriority w:val="99"/>
    <w:unhideWhenUsed/>
    <w:rsid w:val="00D83E97"/>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D83E97"/>
    <w:rPr>
      <w:rFonts w:ascii="Calibri" w:eastAsia="Calibri" w:hAnsi="Calibri" w:cs="Calibri"/>
      <w:kern w:val="0"/>
      <w:sz w:val="22"/>
      <w:szCs w:val="22"/>
      <w:lang w:val="en" w:eastAsia="es-ES_tradnl"/>
      <w14:ligatures w14:val="none"/>
    </w:rPr>
  </w:style>
  <w:style w:type="paragraph" w:styleId="Sprechblasentext">
    <w:name w:val="Balloon Text"/>
    <w:basedOn w:val="Standard"/>
    <w:link w:val="SprechblasentextZchn"/>
    <w:uiPriority w:val="99"/>
    <w:semiHidden/>
    <w:unhideWhenUsed/>
    <w:rsid w:val="00D83E9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83E97"/>
    <w:rPr>
      <w:rFonts w:ascii="Tahoma" w:eastAsia="Calibri" w:hAnsi="Tahoma" w:cs="Tahoma"/>
      <w:kern w:val="0"/>
      <w:sz w:val="16"/>
      <w:szCs w:val="16"/>
      <w:lang w:val="en" w:eastAsia="es-ES_tradnl"/>
      <w14:ligatures w14:val="none"/>
    </w:rPr>
  </w:style>
  <w:style w:type="paragraph" w:styleId="StandardWeb">
    <w:name w:val="Normal (Web)"/>
    <w:basedOn w:val="Standard"/>
    <w:uiPriority w:val="99"/>
    <w:unhideWhenUsed/>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ellenraster">
    <w:name w:val="Table Grid"/>
    <w:basedOn w:val="NormaleTabelle"/>
    <w:uiPriority w:val="39"/>
    <w:rsid w:val="00D83E97"/>
    <w:pPr>
      <w:spacing w:after="0" w:line="240" w:lineRule="auto"/>
    </w:pPr>
    <w:rPr>
      <w:rFonts w:ascii="Calibri" w:eastAsia="Calibri" w:hAnsi="Calibri" w:cs="Calibri"/>
      <w:kern w:val="0"/>
      <w:sz w:val="22"/>
      <w:szCs w:val="22"/>
      <w:lang w:val="en"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next w:val="Standard"/>
    <w:uiPriority w:val="39"/>
    <w:unhideWhenUsed/>
    <w:qFormat/>
    <w:rsid w:val="00D83E97"/>
    <w:pPr>
      <w:spacing w:line="276" w:lineRule="auto"/>
    </w:pPr>
    <w:rPr>
      <w:rFonts w:ascii="Calibri" w:eastAsia="Calibri" w:hAnsi="Calibri" w:cs="Calibri"/>
      <w:kern w:val="0"/>
      <w:sz w:val="22"/>
      <w:szCs w:val="22"/>
      <w:lang w:val="en" w:eastAsia="es-ES_tradnl"/>
      <w14:ligatures w14:val="none"/>
    </w:rPr>
  </w:style>
  <w:style w:type="paragraph" w:styleId="Verzeichnis2">
    <w:name w:val="toc 2"/>
    <w:basedOn w:val="Standard"/>
    <w:next w:val="Standard"/>
    <w:autoRedefine/>
    <w:uiPriority w:val="39"/>
    <w:semiHidden/>
    <w:unhideWhenUsed/>
    <w:qFormat/>
    <w:rsid w:val="00D83E97"/>
    <w:pPr>
      <w:spacing w:after="100" w:line="276" w:lineRule="auto"/>
      <w:ind w:left="220"/>
    </w:pPr>
    <w:rPr>
      <w:rFonts w:eastAsiaTheme="minorEastAsia"/>
      <w:lang w:val="en-US"/>
    </w:rPr>
  </w:style>
  <w:style w:type="paragraph" w:styleId="Verzeichnis1">
    <w:name w:val="toc 1"/>
    <w:basedOn w:val="Standard"/>
    <w:next w:val="Standard"/>
    <w:autoRedefine/>
    <w:uiPriority w:val="39"/>
    <w:semiHidden/>
    <w:unhideWhenUsed/>
    <w:qFormat/>
    <w:rsid w:val="00D83E97"/>
    <w:pPr>
      <w:spacing w:after="100" w:line="276" w:lineRule="auto"/>
    </w:pPr>
    <w:rPr>
      <w:rFonts w:eastAsiaTheme="minorEastAsia"/>
      <w:lang w:val="en-US"/>
    </w:rPr>
  </w:style>
  <w:style w:type="paragraph" w:styleId="Verzeichnis3">
    <w:name w:val="toc 3"/>
    <w:basedOn w:val="Standard"/>
    <w:next w:val="Standard"/>
    <w:autoRedefine/>
    <w:uiPriority w:val="39"/>
    <w:semiHidden/>
    <w:unhideWhenUsed/>
    <w:qFormat/>
    <w:rsid w:val="00D83E97"/>
    <w:pPr>
      <w:spacing w:after="100" w:line="276" w:lineRule="auto"/>
      <w:ind w:left="440"/>
    </w:pPr>
    <w:rPr>
      <w:rFonts w:eastAsiaTheme="minorEastAsia"/>
      <w:lang w:val="en-US"/>
    </w:rPr>
  </w:style>
  <w:style w:type="table" w:customStyle="1" w:styleId="Style1">
    <w:name w:val="Style1"/>
    <w:basedOn w:val="NormaleTabelle"/>
    <w:uiPriority w:val="99"/>
    <w:qFormat/>
    <w:rsid w:val="00D83E97"/>
    <w:pPr>
      <w:spacing w:after="0" w:line="240" w:lineRule="auto"/>
    </w:pPr>
    <w:rPr>
      <w:rFonts w:ascii="Calibri" w:eastAsia="Calibri" w:hAnsi="Calibri" w:cs="Calibri"/>
      <w:kern w:val="0"/>
      <w:szCs w:val="22"/>
      <w:lang w:val="en" w:eastAsia="es-ES_tradnl"/>
      <w14:ligatures w14:val="none"/>
    </w:rPr>
    <w:tblPr/>
  </w:style>
  <w:style w:type="table" w:customStyle="1" w:styleId="Style2">
    <w:name w:val="Style2"/>
    <w:basedOn w:val="NormaleTabelle"/>
    <w:uiPriority w:val="99"/>
    <w:qFormat/>
    <w:rsid w:val="00D83E97"/>
    <w:pPr>
      <w:spacing w:after="0" w:line="240" w:lineRule="auto"/>
    </w:pPr>
    <w:rPr>
      <w:rFonts w:ascii="Calibri" w:eastAsia="Calibri" w:hAnsi="Calibri" w:cs="Calibri"/>
      <w:kern w:val="0"/>
      <w:sz w:val="22"/>
      <w:szCs w:val="22"/>
      <w:lang w:val="en" w:eastAsia="es-ES_tradnl"/>
      <w14:ligatures w14:val="none"/>
    </w:rPr>
    <w:tblPr/>
    <w:tcPr>
      <w:shd w:val="clear" w:color="auto" w:fill="3692A8"/>
    </w:tcPr>
  </w:style>
  <w:style w:type="paragraph" w:styleId="Funotentext">
    <w:name w:val="footnote text"/>
    <w:basedOn w:val="Standard"/>
    <w:link w:val="FunotentextZchn"/>
    <w:uiPriority w:val="99"/>
    <w:unhideWhenUsed/>
    <w:rsid w:val="00D83E97"/>
    <w:pPr>
      <w:spacing w:after="0" w:line="240" w:lineRule="auto"/>
      <w:jc w:val="both"/>
    </w:pPr>
    <w:rPr>
      <w:sz w:val="20"/>
      <w:szCs w:val="20"/>
      <w:lang w:val="en-GB"/>
    </w:rPr>
  </w:style>
  <w:style w:type="character" w:customStyle="1" w:styleId="FunotentextZchn">
    <w:name w:val="Fußnotentext Zchn"/>
    <w:basedOn w:val="Absatz-Standardschriftart"/>
    <w:link w:val="Funotentext"/>
    <w:uiPriority w:val="99"/>
    <w:rsid w:val="00D83E97"/>
    <w:rPr>
      <w:rFonts w:ascii="Calibri" w:eastAsia="Calibri" w:hAnsi="Calibri" w:cs="Calibri"/>
      <w:kern w:val="0"/>
      <w:sz w:val="20"/>
      <w:szCs w:val="20"/>
      <w:lang w:val="en-GB" w:eastAsia="es-ES_tradnl"/>
      <w14:ligatures w14:val="none"/>
    </w:rPr>
  </w:style>
  <w:style w:type="character" w:styleId="Funotenzeichen">
    <w:name w:val="footnote reference"/>
    <w:basedOn w:val="Absatz-Standardschriftart"/>
    <w:uiPriority w:val="99"/>
    <w:semiHidden/>
    <w:unhideWhenUsed/>
    <w:rsid w:val="00D83E97"/>
    <w:rPr>
      <w:vertAlign w:val="superscript"/>
    </w:rPr>
  </w:style>
  <w:style w:type="paragraph" w:customStyle="1" w:styleId="paragraph">
    <w:name w:val="paragraph"/>
    <w:basedOn w:val="Standard"/>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Absatz-Standardschriftart"/>
    <w:rsid w:val="00D83E97"/>
  </w:style>
  <w:style w:type="character" w:customStyle="1" w:styleId="eop">
    <w:name w:val="eop"/>
    <w:basedOn w:val="Absatz-Standardschriftart"/>
    <w:rsid w:val="00D83E97"/>
  </w:style>
  <w:style w:type="table" w:styleId="HelleListe-Akzent2">
    <w:name w:val="Light List Accent 2"/>
    <w:basedOn w:val="NormaleTabelle"/>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
    <w:name w:val="Light List"/>
    <w:basedOn w:val="NormaleTabelle"/>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numbering" w:customStyle="1" w:styleId="Style3">
    <w:name w:val="Style3"/>
    <w:uiPriority w:val="99"/>
    <w:rsid w:val="00D83E97"/>
    <w:pPr>
      <w:numPr>
        <w:numId w:val="5"/>
      </w:numPr>
    </w:pPr>
  </w:style>
  <w:style w:type="numbering" w:customStyle="1" w:styleId="Style4">
    <w:name w:val="Style4"/>
    <w:uiPriority w:val="99"/>
    <w:rsid w:val="00D83E97"/>
    <w:pPr>
      <w:numPr>
        <w:numId w:val="6"/>
      </w:numPr>
    </w:pPr>
  </w:style>
  <w:style w:type="character" w:styleId="Kommentarzeichen">
    <w:name w:val="annotation reference"/>
    <w:basedOn w:val="Absatz-Standardschriftart"/>
    <w:uiPriority w:val="99"/>
    <w:semiHidden/>
    <w:unhideWhenUsed/>
    <w:rsid w:val="00D83E97"/>
    <w:rPr>
      <w:sz w:val="16"/>
      <w:szCs w:val="16"/>
    </w:rPr>
  </w:style>
  <w:style w:type="paragraph" w:styleId="Kommentartext">
    <w:name w:val="annotation text"/>
    <w:basedOn w:val="Standard"/>
    <w:link w:val="KommentartextZchn"/>
    <w:uiPriority w:val="99"/>
    <w:unhideWhenUsed/>
    <w:rsid w:val="00D83E97"/>
    <w:pPr>
      <w:spacing w:line="240" w:lineRule="auto"/>
    </w:pPr>
    <w:rPr>
      <w:sz w:val="20"/>
      <w:szCs w:val="20"/>
    </w:rPr>
  </w:style>
  <w:style w:type="character" w:customStyle="1" w:styleId="KommentartextZchn">
    <w:name w:val="Kommentartext Zchn"/>
    <w:basedOn w:val="Absatz-Standardschriftart"/>
    <w:link w:val="Kommentartext"/>
    <w:uiPriority w:val="99"/>
    <w:rsid w:val="00D83E97"/>
    <w:rPr>
      <w:rFonts w:ascii="Calibri" w:eastAsia="Calibri" w:hAnsi="Calibri" w:cs="Calibri"/>
      <w:kern w:val="0"/>
      <w:sz w:val="20"/>
      <w:szCs w:val="20"/>
      <w:lang w:val="en" w:eastAsia="es-ES_tradnl"/>
      <w14:ligatures w14:val="none"/>
    </w:rPr>
  </w:style>
  <w:style w:type="paragraph" w:styleId="Kommentarthema">
    <w:name w:val="annotation subject"/>
    <w:basedOn w:val="Kommentartext"/>
    <w:next w:val="Kommentartext"/>
    <w:link w:val="KommentarthemaZchn"/>
    <w:uiPriority w:val="99"/>
    <w:semiHidden/>
    <w:unhideWhenUsed/>
    <w:rsid w:val="00D83E97"/>
    <w:rPr>
      <w:b/>
      <w:bCs/>
    </w:rPr>
  </w:style>
  <w:style w:type="character" w:customStyle="1" w:styleId="KommentarthemaZchn">
    <w:name w:val="Kommentarthema Zchn"/>
    <w:basedOn w:val="KommentartextZchn"/>
    <w:link w:val="Kommentarthema"/>
    <w:uiPriority w:val="99"/>
    <w:semiHidden/>
    <w:rsid w:val="00D83E97"/>
    <w:rPr>
      <w:rFonts w:ascii="Calibri" w:eastAsia="Calibri" w:hAnsi="Calibri" w:cs="Calibri"/>
      <w:b/>
      <w:bCs/>
      <w:kern w:val="0"/>
      <w:sz w:val="20"/>
      <w:szCs w:val="20"/>
      <w:lang w:val="en" w:eastAsia="es-ES_tradnl"/>
      <w14:ligatures w14:val="none"/>
    </w:rPr>
  </w:style>
  <w:style w:type="paragraph" w:styleId="Beschriftung">
    <w:name w:val="caption"/>
    <w:basedOn w:val="Standard"/>
    <w:next w:val="Standard"/>
    <w:uiPriority w:val="35"/>
    <w:unhideWhenUsed/>
    <w:qFormat/>
    <w:rsid w:val="00D83E97"/>
    <w:pPr>
      <w:spacing w:after="200" w:line="240" w:lineRule="auto"/>
    </w:pPr>
    <w:rPr>
      <w:i/>
      <w:iCs/>
      <w:color w:val="0E2841" w:themeColor="text2"/>
      <w:sz w:val="18"/>
      <w:szCs w:val="18"/>
    </w:rPr>
  </w:style>
  <w:style w:type="character" w:styleId="Fett">
    <w:name w:val="Strong"/>
    <w:basedOn w:val="Absatz-Standardschriftart"/>
    <w:uiPriority w:val="22"/>
    <w:qFormat/>
    <w:rsid w:val="00D83E97"/>
    <w:rPr>
      <w:b/>
      <w:bCs/>
    </w:rPr>
  </w:style>
  <w:style w:type="character" w:styleId="Hyperlink">
    <w:name w:val="Hyperlink"/>
    <w:basedOn w:val="Absatz-Standardschriftart"/>
    <w:uiPriority w:val="99"/>
    <w:unhideWhenUsed/>
    <w:rsid w:val="00D83E97"/>
    <w:rPr>
      <w:color w:val="0000FF"/>
      <w:u w:val="single"/>
    </w:rPr>
  </w:style>
  <w:style w:type="paragraph" w:styleId="berarbeitung">
    <w:name w:val="Revision"/>
    <w:hidden/>
    <w:uiPriority w:val="99"/>
    <w:semiHidden/>
    <w:rsid w:val="00D83E97"/>
    <w:pPr>
      <w:spacing w:after="0" w:line="240" w:lineRule="auto"/>
    </w:pPr>
    <w:rPr>
      <w:rFonts w:ascii="Calibri" w:eastAsia="Calibri" w:hAnsi="Calibri" w:cs="Calibri"/>
      <w:kern w:val="0"/>
      <w:sz w:val="22"/>
      <w:szCs w:val="22"/>
      <w:lang w:val="en" w:eastAsia="es-ES_tradnl"/>
      <w14:ligatures w14:val="none"/>
    </w:rPr>
  </w:style>
  <w:style w:type="character" w:styleId="NichtaufgelsteErwhnung">
    <w:name w:val="Unresolved Mention"/>
    <w:basedOn w:val="Absatz-Standardschriftart"/>
    <w:uiPriority w:val="99"/>
    <w:semiHidden/>
    <w:unhideWhenUsed/>
    <w:rsid w:val="00D83E97"/>
    <w:rPr>
      <w:color w:val="605E5C"/>
      <w:shd w:val="clear" w:color="auto" w:fill="E1DFDD"/>
    </w:rPr>
  </w:style>
  <w:style w:type="character" w:styleId="BesuchterLink">
    <w:name w:val="FollowedHyperlink"/>
    <w:basedOn w:val="Absatz-Standardschriftart"/>
    <w:uiPriority w:val="99"/>
    <w:semiHidden/>
    <w:unhideWhenUsed/>
    <w:rsid w:val="00D83E97"/>
    <w:rPr>
      <w:color w:val="96607D" w:themeColor="followedHyperlink"/>
      <w:u w:val="single"/>
    </w:rPr>
  </w:style>
  <w:style w:type="paragraph" w:styleId="KeinLeerraum">
    <w:name w:val="No Spacing"/>
    <w:uiPriority w:val="1"/>
    <w:qFormat/>
    <w:rsid w:val="00D83E97"/>
    <w:pPr>
      <w:spacing w:after="0" w:line="240" w:lineRule="auto"/>
    </w:pPr>
    <w:rPr>
      <w:kern w:val="0"/>
      <w:sz w:val="22"/>
      <w:szCs w:val="22"/>
      <w:lang w:val="bg-BG"/>
      <w14:ligatures w14:val="none"/>
    </w:rPr>
  </w:style>
  <w:style w:type="character" w:styleId="Hervorhebung">
    <w:name w:val="Emphasis"/>
    <w:basedOn w:val="Absatz-Standardschriftart"/>
    <w:uiPriority w:val="20"/>
    <w:qFormat/>
    <w:rsid w:val="00D83E97"/>
    <w:rPr>
      <w:i/>
      <w:iCs/>
    </w:rPr>
  </w:style>
  <w:style w:type="character" w:styleId="Erwhnung">
    <w:name w:val="Mention"/>
    <w:basedOn w:val="Absatz-Standardschriftart"/>
    <w:uiPriority w:val="99"/>
    <w:unhideWhenUsed/>
    <w:rsid w:val="004D764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90930">
      <w:marLeft w:val="0"/>
      <w:marRight w:val="0"/>
      <w:marTop w:val="0"/>
      <w:marBottom w:val="0"/>
      <w:divBdr>
        <w:top w:val="none" w:sz="0" w:space="0" w:color="auto"/>
        <w:left w:val="none" w:sz="0" w:space="0" w:color="auto"/>
        <w:bottom w:val="none" w:sz="0" w:space="0" w:color="auto"/>
        <w:right w:val="none" w:sz="0" w:space="0" w:color="auto"/>
      </w:divBdr>
    </w:div>
    <w:div w:id="1041899592">
      <w:marLeft w:val="0"/>
      <w:marRight w:val="0"/>
      <w:marTop w:val="0"/>
      <w:marBottom w:val="0"/>
      <w:divBdr>
        <w:top w:val="none" w:sz="0" w:space="0" w:color="auto"/>
        <w:left w:val="none" w:sz="0" w:space="0" w:color="auto"/>
        <w:bottom w:val="none" w:sz="0" w:space="0" w:color="auto"/>
        <w:right w:val="none" w:sz="0" w:space="0" w:color="auto"/>
      </w:divBdr>
    </w:div>
    <w:div w:id="1341081575">
      <w:marLeft w:val="0"/>
      <w:marRight w:val="0"/>
      <w:marTop w:val="0"/>
      <w:marBottom w:val="0"/>
      <w:divBdr>
        <w:top w:val="none" w:sz="0" w:space="0" w:color="auto"/>
        <w:left w:val="none" w:sz="0" w:space="0" w:color="auto"/>
        <w:bottom w:val="none" w:sz="0" w:space="0" w:color="auto"/>
        <w:right w:val="none" w:sz="0" w:space="0" w:color="auto"/>
      </w:divBdr>
    </w:div>
    <w:div w:id="1526676007">
      <w:marLeft w:val="0"/>
      <w:marRight w:val="0"/>
      <w:marTop w:val="0"/>
      <w:marBottom w:val="0"/>
      <w:divBdr>
        <w:top w:val="none" w:sz="0" w:space="0" w:color="auto"/>
        <w:left w:val="none" w:sz="0" w:space="0" w:color="auto"/>
        <w:bottom w:val="none" w:sz="0" w:space="0" w:color="auto"/>
        <w:right w:val="none" w:sz="0" w:space="0" w:color="auto"/>
      </w:divBdr>
    </w:div>
    <w:div w:id="197305610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yperlink" Target="https://tudublin.sharepoint.com/:w:/r/sites/FITTER/Shared%20Documents/General/WP4-%20Inequalities%20risk%20assessment%20and%20intersectional%20mitigation%20plans/T4.2%20Co-creating%20intersectional%20mitigation%20plans/3.%20Second%20set%20of%20guidelines%2008-10/Table%20to%20identify%20target%20population.docx?d=w2ae3c43bbd794ea6b59e3d67475d96fd&amp;csf=1&amp;web=1&amp;e=coEaRW" TargetMode="External"/><Relationship Id="rId26" Type="http://schemas.openxmlformats.org/officeDocument/2006/relationships/hyperlink" Target="https://dezernatzukunft.org/effekte-staatlicher-beteiligungen-auf-den-stromnetzausbau/" TargetMode="External"/><Relationship Id="rId3" Type="http://schemas.openxmlformats.org/officeDocument/2006/relationships/customXml" Target="../customXml/item3.xml"/><Relationship Id="rId21" Type="http://schemas.openxmlformats.org/officeDocument/2006/relationships/hyperlink" Target="https://www.techem.com/corp/de/news-und-medien/pressemitteilungen/Der-neue-Techem-Atlas-fuer-Energie,-Waerme-und-Wasser-2025" TargetMode="External"/><Relationship Id="rId7" Type="http://schemas.openxmlformats.org/officeDocument/2006/relationships/styles" Target="styles.xml"/><Relationship Id="rId12"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17"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25" Type="http://schemas.openxmlformats.org/officeDocument/2006/relationships/hyperlink" Target="https://www.buendnis-buergerenergie.de/fileadmin/user_upload/downloads/Positionspapiere/Positionspapier_EnWG_FINAL.pdf"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24" Type="http://schemas.openxmlformats.org/officeDocument/2006/relationships/hyperlink" Target="https://zukunft-klimasozial.de/wp-content/uploads/2025/07/Zukunft-KlimaSozial-Reformvorschlag-fuer-eine-soziale-Ausgestaltung-der-energetischen-Sanierungsfoerderung.pdf" TargetMode="External"/><Relationship Id="rId28" Type="http://schemas.microsoft.com/office/2011/relationships/people" Target="people.xml"/><Relationship Id="rId15" Type="http://schemas.microsoft.com/office/2016/09/relationships/commentsIds" Target="commentsIds.xml"/><Relationship Id="rId23" Type="http://schemas.openxmlformats.org/officeDocument/2006/relationships/hyperlink" Target="https://www.bee-ev.de/fileadmin/Redaktion/Dokumente/Meldungen/Stellungnahmen/2025/2025-08-13_BEE-STN_zur_AEnderung_des_EnergieStG_und_StromStG.pdf" TargetMode="External"/><Relationship Id="rId10" Type="http://schemas.openxmlformats.org/officeDocument/2006/relationships/image" Target="media/image1.png"/><Relationship Id="rId19"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https://mieterbund.de/app/uploads/2024/07/20240731_Studie-soziale-Foerderung_DMB-Oeko-Institut.pdf" TargetMode="External"/><Relationship Id="rId27" Type="http://schemas.openxmlformats.org/officeDocument/2006/relationships/fontTable" Target="fontTable.xml"/><Relationship Id="rId30"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6" ma:contentTypeDescription="Creare un nuovo documento." ma:contentTypeScope="" ma:versionID="3f2dfa3875d09b95e35397d9b55ae9bb">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088605674928226fd05bd34e95fe8cb7"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F40817DE4867240A4E2BD73F25599ED" ma:contentTypeVersion="15" ma:contentTypeDescription="Create a new document." ma:contentTypeScope="" ma:versionID="b7980d24e60e4d467f5ae7737f81e988">
  <xsd:schema xmlns:xsd="http://www.w3.org/2001/XMLSchema" xmlns:xs="http://www.w3.org/2001/XMLSchema" xmlns:p="http://schemas.microsoft.com/office/2006/metadata/properties" xmlns:ns2="03f21cd2-b997-4e21-a791-cf099cdf9d79" xmlns:ns3="186507b4-75b6-45cb-a3ba-52a6c3a30a65" targetNamespace="http://schemas.microsoft.com/office/2006/metadata/properties" ma:root="true" ma:fieldsID="fe93540377cbb7eff48fd2a1735661b3" ns2:_="" ns3:_="">
    <xsd:import namespace="03f21cd2-b997-4e21-a791-cf099cdf9d79"/>
    <xsd:import namespace="186507b4-75b6-45cb-a3ba-52a6c3a30a6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21cd2-b997-4e21-a791-cf099cdf9d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ad53eb0-9ce2-4077-9163-48447acb45d1}" ma:internalName="TaxCatchAll" ma:showField="CatchAllData" ma:web="03f21cd2-b997-4e21-a791-cf099cdf9d7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6507b4-75b6-45cb-a3ba-52a6c3a30a6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d5367f9-37b2-42e0-ab88-b9249dc8b542"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3AE413-38DC-624F-818D-3184AC7E9D81}">
  <ds:schemaRefs>
    <ds:schemaRef ds:uri="http://schemas.openxmlformats.org/officeDocument/2006/bibliography"/>
  </ds:schemaRefs>
</ds:datastoreItem>
</file>

<file path=customXml/itemProps2.xml><?xml version="1.0" encoding="utf-8"?>
<ds:datastoreItem xmlns:ds="http://schemas.openxmlformats.org/officeDocument/2006/customXml" ds:itemID="{6894AAF7-C095-4948-B4EE-F861FE53A90A}"/>
</file>

<file path=customXml/itemProps3.xml><?xml version="1.0" encoding="utf-8"?>
<ds:datastoreItem xmlns:ds="http://schemas.openxmlformats.org/officeDocument/2006/customXml" ds:itemID="{ACC973C8-A9A8-44F7-8FA4-C57A52492FA8}">
  <ds:schemaRefs>
    <ds:schemaRef ds:uri="http://schemas.microsoft.com/sharepoint/v3/contenttype/forms"/>
  </ds:schemaRefs>
</ds:datastoreItem>
</file>

<file path=customXml/itemProps4.xml><?xml version="1.0" encoding="utf-8"?>
<ds:datastoreItem xmlns:ds="http://schemas.openxmlformats.org/officeDocument/2006/customXml" ds:itemID="{1FA29CE8-4AD2-4060-BDD4-0C07DEC85659}">
  <ds:schemaRefs>
    <ds:schemaRef ds:uri="http://schemas.microsoft.com/office/2006/metadata/properties"/>
    <ds:schemaRef ds:uri="http://schemas.microsoft.com/office/infopath/2007/PartnerControls"/>
    <ds:schemaRef ds:uri="186507b4-75b6-45cb-a3ba-52a6c3a30a65"/>
    <ds:schemaRef ds:uri="03f21cd2-b997-4e21-a791-cf099cdf9d79"/>
  </ds:schemaRefs>
</ds:datastoreItem>
</file>

<file path=customXml/itemProps5.xml><?xml version="1.0" encoding="utf-8"?>
<ds:datastoreItem xmlns:ds="http://schemas.openxmlformats.org/officeDocument/2006/customXml" ds:itemID="{8F8F03E7-E405-41D2-BE34-589016FDFE93}"/>
</file>

<file path=docProps/app.xml><?xml version="1.0" encoding="utf-8"?>
<Properties xmlns="http://schemas.openxmlformats.org/officeDocument/2006/extended-properties" xmlns:vt="http://schemas.openxmlformats.org/officeDocument/2006/docPropsVTypes">
  <Template>Normal.dotm</Template>
  <TotalTime>0</TotalTime>
  <Pages>43</Pages>
  <Words>12928</Words>
  <Characters>81450</Characters>
  <Application>Microsoft Office Word</Application>
  <DocSecurity>0</DocSecurity>
  <Lines>678</Lines>
  <Paragraphs>188</Paragraphs>
  <ScaleCrop>false</ScaleCrop>
  <Company/>
  <LinksUpToDate>false</LinksUpToDate>
  <CharactersWithSpaces>94190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 Venice Team</dc:creator>
  <cp:keywords/>
  <dc:description/>
  <cp:lastModifiedBy>Pia Wieser</cp:lastModifiedBy>
  <cp:revision>7</cp:revision>
  <dcterms:created xsi:type="dcterms:W3CDTF">2025-12-19T13:04:00Z</dcterms:created>
  <dcterms:modified xsi:type="dcterms:W3CDTF">2026-01-30T11:17:00Z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y fmtid="{D5CDD505-2E9C-101B-9397-08002B2CF9AE}" pid="4" name="_dlc_DocIdItemGuid">
    <vt:lpwstr>d4dfe78e-62b2-492a-aa37-dced49b6ab20</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